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BBF74D" w14:textId="77777777" w:rsidR="002A482E" w:rsidRPr="002E28ED" w:rsidRDefault="002A482E" w:rsidP="00841C0A">
      <w:pPr>
        <w:pStyle w:val="BodyText"/>
        <w:rPr>
          <w:rFonts w:ascii="Arial" w:hAnsi="Arial" w:cs="Arial"/>
          <w:sz w:val="28"/>
        </w:rPr>
      </w:pPr>
    </w:p>
    <w:p w14:paraId="49BBF74E" w14:textId="77777777" w:rsidR="002A482E" w:rsidRPr="002E28ED" w:rsidRDefault="002A482E" w:rsidP="00841C0A">
      <w:pPr>
        <w:pStyle w:val="BodyText"/>
        <w:spacing w:before="188"/>
        <w:rPr>
          <w:rFonts w:ascii="Arial" w:hAnsi="Arial" w:cs="Arial"/>
          <w:sz w:val="28"/>
        </w:rPr>
      </w:pPr>
    </w:p>
    <w:p w14:paraId="49BBF74F" w14:textId="77777777" w:rsidR="002A482E" w:rsidRPr="002E28ED" w:rsidRDefault="00100570" w:rsidP="00841C0A">
      <w:pPr>
        <w:spacing w:line="228" w:lineRule="auto"/>
        <w:ind w:left="229" w:right="404" w:hanging="2"/>
        <w:rPr>
          <w:rFonts w:ascii="Arial" w:hAnsi="Arial" w:cs="Arial"/>
          <w:sz w:val="28"/>
        </w:rPr>
        <w:pPrChange w:id="0" w:author="Bobby Stojanoski" w:date="2025-05-20T11:03:00Z" w16du:dateUtc="2025-05-20T15:03:00Z">
          <w:pPr>
            <w:spacing w:line="228" w:lineRule="auto"/>
            <w:ind w:left="229" w:right="404" w:hanging="2"/>
            <w:jc w:val="center"/>
          </w:pPr>
        </w:pPrChange>
      </w:pPr>
      <w:bookmarkStart w:id="1" w:name="Abstract"/>
      <w:bookmarkStart w:id="2" w:name="_bookmark0"/>
      <w:bookmarkEnd w:id="1"/>
      <w:bookmarkEnd w:id="2"/>
      <w:r w:rsidRPr="002E28ED">
        <w:rPr>
          <w:rFonts w:ascii="Arial" w:hAnsi="Arial" w:cs="Arial"/>
          <w:w w:val="120"/>
          <w:sz w:val="28"/>
        </w:rPr>
        <w:t>Neural mechanisms in processing of emotion in real and virtual</w:t>
      </w:r>
      <w:r w:rsidRPr="002E28ED">
        <w:rPr>
          <w:rFonts w:ascii="Arial" w:hAnsi="Arial" w:cs="Arial"/>
          <w:spacing w:val="40"/>
          <w:w w:val="120"/>
          <w:sz w:val="28"/>
        </w:rPr>
        <w:t xml:space="preserve"> </w:t>
      </w:r>
      <w:r w:rsidRPr="002E28ED">
        <w:rPr>
          <w:rFonts w:ascii="Arial" w:hAnsi="Arial" w:cs="Arial"/>
          <w:w w:val="120"/>
          <w:sz w:val="28"/>
        </w:rPr>
        <w:t>faces</w:t>
      </w:r>
      <w:r w:rsidRPr="002E28ED">
        <w:rPr>
          <w:rFonts w:ascii="Arial" w:hAnsi="Arial" w:cs="Arial"/>
          <w:spacing w:val="40"/>
          <w:w w:val="120"/>
          <w:sz w:val="28"/>
        </w:rPr>
        <w:t xml:space="preserve"> </w:t>
      </w:r>
      <w:r w:rsidRPr="002E28ED">
        <w:rPr>
          <w:rFonts w:ascii="Arial" w:hAnsi="Arial" w:cs="Arial"/>
          <w:w w:val="120"/>
          <w:sz w:val="28"/>
        </w:rPr>
        <w:t>using</w:t>
      </w:r>
      <w:r w:rsidRPr="002E28ED">
        <w:rPr>
          <w:rFonts w:ascii="Arial" w:hAnsi="Arial" w:cs="Arial"/>
          <w:spacing w:val="40"/>
          <w:w w:val="120"/>
          <w:sz w:val="28"/>
        </w:rPr>
        <w:t xml:space="preserve"> </w:t>
      </w:r>
      <w:r w:rsidRPr="002E28ED">
        <w:rPr>
          <w:rFonts w:ascii="Arial" w:hAnsi="Arial" w:cs="Arial"/>
          <w:w w:val="120"/>
          <w:sz w:val="28"/>
        </w:rPr>
        <w:t>functional-near</w:t>
      </w:r>
      <w:r w:rsidRPr="002E28ED">
        <w:rPr>
          <w:rFonts w:ascii="Arial" w:hAnsi="Arial" w:cs="Arial"/>
          <w:spacing w:val="40"/>
          <w:w w:val="120"/>
          <w:sz w:val="28"/>
        </w:rPr>
        <w:t xml:space="preserve"> </w:t>
      </w:r>
      <w:r w:rsidRPr="002E28ED">
        <w:rPr>
          <w:rFonts w:ascii="Arial" w:hAnsi="Arial" w:cs="Arial"/>
          <w:w w:val="120"/>
          <w:sz w:val="28"/>
        </w:rPr>
        <w:t>infrared</w:t>
      </w:r>
      <w:r w:rsidRPr="002E28ED">
        <w:rPr>
          <w:rFonts w:ascii="Arial" w:hAnsi="Arial" w:cs="Arial"/>
          <w:spacing w:val="40"/>
          <w:w w:val="120"/>
          <w:sz w:val="28"/>
        </w:rPr>
        <w:t xml:space="preserve"> </w:t>
      </w:r>
      <w:r w:rsidRPr="002E28ED">
        <w:rPr>
          <w:rFonts w:ascii="Arial" w:hAnsi="Arial" w:cs="Arial"/>
          <w:w w:val="120"/>
          <w:sz w:val="28"/>
        </w:rPr>
        <w:t xml:space="preserve">spectroscopy </w:t>
      </w:r>
      <w:r w:rsidRPr="002E28ED">
        <w:rPr>
          <w:rFonts w:ascii="Arial" w:hAnsi="Arial" w:cs="Arial"/>
          <w:spacing w:val="-2"/>
          <w:w w:val="120"/>
          <w:sz w:val="28"/>
        </w:rPr>
        <w:t>(</w:t>
      </w:r>
      <w:proofErr w:type="spellStart"/>
      <w:r w:rsidRPr="002E28ED">
        <w:rPr>
          <w:rFonts w:ascii="Arial" w:hAnsi="Arial" w:cs="Arial"/>
          <w:spacing w:val="-2"/>
          <w:w w:val="120"/>
          <w:sz w:val="28"/>
        </w:rPr>
        <w:t>fNIRS</w:t>
      </w:r>
      <w:proofErr w:type="spellEnd"/>
      <w:r w:rsidRPr="002E28ED">
        <w:rPr>
          <w:rFonts w:ascii="Arial" w:hAnsi="Arial" w:cs="Arial"/>
          <w:spacing w:val="-2"/>
          <w:w w:val="120"/>
          <w:sz w:val="28"/>
        </w:rPr>
        <w:t>)</w:t>
      </w:r>
    </w:p>
    <w:p w14:paraId="49BBF750" w14:textId="77777777" w:rsidR="002A482E" w:rsidRPr="002E28ED" w:rsidRDefault="002A482E" w:rsidP="00841C0A">
      <w:pPr>
        <w:pStyle w:val="BodyText"/>
        <w:rPr>
          <w:rFonts w:ascii="Arial" w:hAnsi="Arial" w:cs="Arial"/>
          <w:sz w:val="28"/>
        </w:rPr>
      </w:pPr>
    </w:p>
    <w:p w14:paraId="49BBF751" w14:textId="77777777" w:rsidR="002A482E" w:rsidRPr="002E28ED" w:rsidRDefault="002A482E" w:rsidP="00841C0A">
      <w:pPr>
        <w:pStyle w:val="BodyText"/>
        <w:spacing w:before="123"/>
        <w:rPr>
          <w:rFonts w:ascii="Arial" w:hAnsi="Arial" w:cs="Arial"/>
          <w:sz w:val="28"/>
        </w:rPr>
      </w:pPr>
    </w:p>
    <w:p w14:paraId="49BBF752" w14:textId="77777777" w:rsidR="002A482E" w:rsidRPr="002E28ED" w:rsidRDefault="00100570" w:rsidP="00841C0A">
      <w:pPr>
        <w:spacing w:before="1"/>
        <w:ind w:right="177"/>
        <w:rPr>
          <w:rFonts w:ascii="Arial" w:hAnsi="Arial" w:cs="Arial"/>
          <w:sz w:val="28"/>
        </w:rPr>
        <w:pPrChange w:id="3" w:author="Bobby Stojanoski" w:date="2025-05-20T11:03:00Z" w16du:dateUtc="2025-05-20T15:03:00Z">
          <w:pPr>
            <w:spacing w:before="1"/>
            <w:ind w:right="177"/>
            <w:jc w:val="center"/>
          </w:pPr>
        </w:pPrChange>
      </w:pPr>
      <w:r w:rsidRPr="002E28ED">
        <w:rPr>
          <w:rFonts w:ascii="Arial" w:hAnsi="Arial" w:cs="Arial"/>
          <w:spacing w:val="-5"/>
          <w:sz w:val="28"/>
        </w:rPr>
        <w:t>by</w:t>
      </w:r>
    </w:p>
    <w:p w14:paraId="49BBF753" w14:textId="77777777" w:rsidR="002A482E" w:rsidRPr="002E28ED" w:rsidRDefault="002A482E" w:rsidP="00841C0A">
      <w:pPr>
        <w:pStyle w:val="BodyText"/>
        <w:rPr>
          <w:rFonts w:ascii="Arial" w:hAnsi="Arial" w:cs="Arial"/>
          <w:sz w:val="28"/>
        </w:rPr>
      </w:pPr>
    </w:p>
    <w:p w14:paraId="49BBF754" w14:textId="77777777" w:rsidR="002A482E" w:rsidRPr="002E28ED" w:rsidRDefault="002A482E" w:rsidP="00841C0A">
      <w:pPr>
        <w:pStyle w:val="BodyText"/>
        <w:spacing w:before="119"/>
        <w:rPr>
          <w:rFonts w:ascii="Arial" w:hAnsi="Arial" w:cs="Arial"/>
          <w:sz w:val="28"/>
        </w:rPr>
      </w:pPr>
    </w:p>
    <w:p w14:paraId="49BBF755" w14:textId="77777777" w:rsidR="002A482E" w:rsidRPr="002E28ED" w:rsidRDefault="00100570" w:rsidP="00841C0A">
      <w:pPr>
        <w:ind w:right="177"/>
        <w:rPr>
          <w:rFonts w:ascii="Arial" w:hAnsi="Arial" w:cs="Arial"/>
          <w:sz w:val="28"/>
        </w:rPr>
        <w:pPrChange w:id="4" w:author="Bobby Stojanoski" w:date="2025-05-20T11:03:00Z" w16du:dateUtc="2025-05-20T15:03:00Z">
          <w:pPr>
            <w:ind w:right="177"/>
            <w:jc w:val="center"/>
          </w:pPr>
        </w:pPrChange>
      </w:pPr>
      <w:r w:rsidRPr="002E28ED">
        <w:rPr>
          <w:rFonts w:ascii="Arial" w:hAnsi="Arial" w:cs="Arial"/>
          <w:sz w:val="28"/>
        </w:rPr>
        <w:t xml:space="preserve">Dylan </w:t>
      </w:r>
      <w:proofErr w:type="spellStart"/>
      <w:r w:rsidRPr="002E28ED">
        <w:rPr>
          <w:rFonts w:ascii="Arial" w:hAnsi="Arial" w:cs="Arial"/>
          <w:spacing w:val="-2"/>
          <w:sz w:val="28"/>
        </w:rPr>
        <w:t>Rapanan</w:t>
      </w:r>
      <w:proofErr w:type="spellEnd"/>
    </w:p>
    <w:p w14:paraId="49BBF756" w14:textId="77777777" w:rsidR="002A482E" w:rsidRPr="002E28ED" w:rsidRDefault="002A482E" w:rsidP="00841C0A">
      <w:pPr>
        <w:pStyle w:val="BodyText"/>
        <w:rPr>
          <w:rFonts w:ascii="Arial" w:hAnsi="Arial" w:cs="Arial"/>
          <w:sz w:val="28"/>
        </w:rPr>
      </w:pPr>
    </w:p>
    <w:p w14:paraId="49BBF757" w14:textId="77777777" w:rsidR="002A482E" w:rsidRPr="002E28ED" w:rsidRDefault="002A482E" w:rsidP="00841C0A">
      <w:pPr>
        <w:pStyle w:val="BodyText"/>
        <w:rPr>
          <w:rFonts w:ascii="Arial" w:hAnsi="Arial" w:cs="Arial"/>
          <w:sz w:val="28"/>
        </w:rPr>
      </w:pPr>
    </w:p>
    <w:p w14:paraId="49BBF758" w14:textId="77777777" w:rsidR="002A482E" w:rsidRPr="002E28ED" w:rsidRDefault="002A482E" w:rsidP="00841C0A">
      <w:pPr>
        <w:pStyle w:val="BodyText"/>
        <w:rPr>
          <w:rFonts w:ascii="Arial" w:hAnsi="Arial" w:cs="Arial"/>
          <w:sz w:val="28"/>
        </w:rPr>
      </w:pPr>
    </w:p>
    <w:p w14:paraId="49BBF759" w14:textId="77777777" w:rsidR="002A482E" w:rsidRPr="002E28ED" w:rsidRDefault="002A482E" w:rsidP="00841C0A">
      <w:pPr>
        <w:pStyle w:val="BodyText"/>
        <w:spacing w:before="258"/>
        <w:rPr>
          <w:rFonts w:ascii="Arial" w:hAnsi="Arial" w:cs="Arial"/>
          <w:sz w:val="28"/>
        </w:rPr>
      </w:pPr>
    </w:p>
    <w:p w14:paraId="49BBF75A" w14:textId="77777777" w:rsidR="002A482E" w:rsidRPr="002E28ED" w:rsidRDefault="00100570" w:rsidP="00841C0A">
      <w:pPr>
        <w:spacing w:line="368" w:lineRule="exact"/>
        <w:ind w:right="177"/>
        <w:rPr>
          <w:rFonts w:ascii="Arial" w:hAnsi="Arial" w:cs="Arial"/>
          <w:sz w:val="28"/>
        </w:rPr>
        <w:pPrChange w:id="5" w:author="Bobby Stojanoski" w:date="2025-05-20T11:03:00Z" w16du:dateUtc="2025-05-20T15:03:00Z">
          <w:pPr>
            <w:spacing w:line="368" w:lineRule="exact"/>
            <w:ind w:right="177"/>
            <w:jc w:val="center"/>
          </w:pPr>
        </w:pPrChange>
      </w:pPr>
      <w:r w:rsidRPr="002E28ED">
        <w:rPr>
          <w:rFonts w:ascii="Arial" w:hAnsi="Arial" w:cs="Arial"/>
          <w:sz w:val="28"/>
        </w:rPr>
        <w:t>A</w:t>
      </w:r>
      <w:r w:rsidRPr="002E28ED">
        <w:rPr>
          <w:rFonts w:ascii="Arial" w:hAnsi="Arial" w:cs="Arial"/>
          <w:spacing w:val="10"/>
          <w:sz w:val="28"/>
        </w:rPr>
        <w:t xml:space="preserve"> </w:t>
      </w:r>
      <w:r w:rsidRPr="002E28ED">
        <w:rPr>
          <w:rFonts w:ascii="Arial" w:hAnsi="Arial" w:cs="Arial"/>
          <w:sz w:val="28"/>
        </w:rPr>
        <w:t>thesis</w:t>
      </w:r>
      <w:r w:rsidRPr="002E28ED">
        <w:rPr>
          <w:rFonts w:ascii="Arial" w:hAnsi="Arial" w:cs="Arial"/>
          <w:spacing w:val="10"/>
          <w:sz w:val="28"/>
        </w:rPr>
        <w:t xml:space="preserve"> </w:t>
      </w:r>
      <w:r w:rsidRPr="002E28ED">
        <w:rPr>
          <w:rFonts w:ascii="Arial" w:hAnsi="Arial" w:cs="Arial"/>
          <w:sz w:val="28"/>
        </w:rPr>
        <w:t>submitted</w:t>
      </w:r>
      <w:r w:rsidRPr="002E28ED">
        <w:rPr>
          <w:rFonts w:ascii="Arial" w:hAnsi="Arial" w:cs="Arial"/>
          <w:spacing w:val="10"/>
          <w:sz w:val="28"/>
        </w:rPr>
        <w:t xml:space="preserve"> </w:t>
      </w:r>
      <w:r w:rsidRPr="002E28ED">
        <w:rPr>
          <w:rFonts w:ascii="Arial" w:hAnsi="Arial" w:cs="Arial"/>
          <w:sz w:val="28"/>
        </w:rPr>
        <w:t>to</w:t>
      </w:r>
      <w:r w:rsidRPr="002E28ED">
        <w:rPr>
          <w:rFonts w:ascii="Arial" w:hAnsi="Arial" w:cs="Arial"/>
          <w:spacing w:val="10"/>
          <w:sz w:val="28"/>
        </w:rPr>
        <w:t xml:space="preserve"> </w:t>
      </w:r>
      <w:r w:rsidRPr="002E28ED">
        <w:rPr>
          <w:rFonts w:ascii="Arial" w:hAnsi="Arial" w:cs="Arial"/>
          <w:spacing w:val="-5"/>
          <w:sz w:val="28"/>
        </w:rPr>
        <w:t>the</w:t>
      </w:r>
    </w:p>
    <w:p w14:paraId="49BBF75B" w14:textId="77777777" w:rsidR="002A482E" w:rsidRPr="002E28ED" w:rsidRDefault="00100570" w:rsidP="00841C0A">
      <w:pPr>
        <w:spacing w:line="359" w:lineRule="exact"/>
        <w:ind w:right="176"/>
        <w:rPr>
          <w:rFonts w:ascii="Arial" w:hAnsi="Arial" w:cs="Arial"/>
          <w:sz w:val="28"/>
        </w:rPr>
        <w:pPrChange w:id="6" w:author="Bobby Stojanoski" w:date="2025-05-20T11:03:00Z" w16du:dateUtc="2025-05-20T15:03:00Z">
          <w:pPr>
            <w:spacing w:line="359" w:lineRule="exact"/>
            <w:ind w:right="176"/>
            <w:jc w:val="center"/>
          </w:pPr>
        </w:pPrChange>
      </w:pPr>
      <w:r w:rsidRPr="002E28ED">
        <w:rPr>
          <w:rFonts w:ascii="Arial" w:hAnsi="Arial" w:cs="Arial"/>
          <w:sz w:val="28"/>
        </w:rPr>
        <w:t>School</w:t>
      </w:r>
      <w:r w:rsidRPr="002E28ED">
        <w:rPr>
          <w:rFonts w:ascii="Arial" w:hAnsi="Arial" w:cs="Arial"/>
          <w:spacing w:val="-2"/>
          <w:sz w:val="28"/>
        </w:rPr>
        <w:t xml:space="preserve"> </w:t>
      </w:r>
      <w:r w:rsidRPr="002E28ED">
        <w:rPr>
          <w:rFonts w:ascii="Arial" w:hAnsi="Arial" w:cs="Arial"/>
          <w:sz w:val="28"/>
        </w:rPr>
        <w:t>of</w:t>
      </w:r>
      <w:r w:rsidRPr="002E28ED">
        <w:rPr>
          <w:rFonts w:ascii="Arial" w:hAnsi="Arial" w:cs="Arial"/>
          <w:spacing w:val="-1"/>
          <w:sz w:val="28"/>
        </w:rPr>
        <w:t xml:space="preserve"> </w:t>
      </w:r>
      <w:r w:rsidRPr="002E28ED">
        <w:rPr>
          <w:rFonts w:ascii="Arial" w:hAnsi="Arial" w:cs="Arial"/>
          <w:sz w:val="28"/>
        </w:rPr>
        <w:t>Graduate</w:t>
      </w:r>
      <w:r w:rsidRPr="002E28ED">
        <w:rPr>
          <w:rFonts w:ascii="Arial" w:hAnsi="Arial" w:cs="Arial"/>
          <w:spacing w:val="-1"/>
          <w:sz w:val="28"/>
        </w:rPr>
        <w:t xml:space="preserve"> </w:t>
      </w:r>
      <w:r w:rsidRPr="002E28ED">
        <w:rPr>
          <w:rFonts w:ascii="Arial" w:hAnsi="Arial" w:cs="Arial"/>
          <w:sz w:val="28"/>
        </w:rPr>
        <w:t>and</w:t>
      </w:r>
      <w:r w:rsidRPr="002E28ED">
        <w:rPr>
          <w:rFonts w:ascii="Arial" w:hAnsi="Arial" w:cs="Arial"/>
          <w:spacing w:val="-1"/>
          <w:sz w:val="28"/>
        </w:rPr>
        <w:t xml:space="preserve"> </w:t>
      </w:r>
      <w:r w:rsidRPr="002E28ED">
        <w:rPr>
          <w:rFonts w:ascii="Arial" w:hAnsi="Arial" w:cs="Arial"/>
          <w:sz w:val="28"/>
        </w:rPr>
        <w:t>Postdoctoral</w:t>
      </w:r>
      <w:r w:rsidRPr="002E28ED">
        <w:rPr>
          <w:rFonts w:ascii="Arial" w:hAnsi="Arial" w:cs="Arial"/>
          <w:spacing w:val="-1"/>
          <w:sz w:val="28"/>
        </w:rPr>
        <w:t xml:space="preserve"> </w:t>
      </w:r>
      <w:r w:rsidRPr="002E28ED">
        <w:rPr>
          <w:rFonts w:ascii="Arial" w:hAnsi="Arial" w:cs="Arial"/>
          <w:spacing w:val="-2"/>
          <w:sz w:val="28"/>
        </w:rPr>
        <w:t>Studies</w:t>
      </w:r>
    </w:p>
    <w:p w14:paraId="49BBF75C" w14:textId="77777777" w:rsidR="002A482E" w:rsidRPr="002E28ED" w:rsidRDefault="00100570" w:rsidP="00841C0A">
      <w:pPr>
        <w:spacing w:line="368" w:lineRule="exact"/>
        <w:ind w:right="176"/>
        <w:rPr>
          <w:rFonts w:ascii="Arial" w:hAnsi="Arial" w:cs="Arial"/>
          <w:sz w:val="28"/>
        </w:rPr>
        <w:pPrChange w:id="7" w:author="Bobby Stojanoski" w:date="2025-05-20T11:03:00Z" w16du:dateUtc="2025-05-20T15:03:00Z">
          <w:pPr>
            <w:spacing w:line="368" w:lineRule="exact"/>
            <w:ind w:right="176"/>
            <w:jc w:val="center"/>
          </w:pPr>
        </w:pPrChange>
      </w:pPr>
      <w:r w:rsidRPr="002E28ED">
        <w:rPr>
          <w:rFonts w:ascii="Arial" w:hAnsi="Arial" w:cs="Arial"/>
          <w:spacing w:val="-2"/>
          <w:sz w:val="28"/>
        </w:rPr>
        <w:t>in</w:t>
      </w:r>
      <w:r w:rsidRPr="002E28ED">
        <w:rPr>
          <w:rFonts w:ascii="Arial" w:hAnsi="Arial" w:cs="Arial"/>
          <w:spacing w:val="1"/>
          <w:sz w:val="28"/>
        </w:rPr>
        <w:t xml:space="preserve"> </w:t>
      </w:r>
      <w:r w:rsidRPr="002E28ED">
        <w:rPr>
          <w:rFonts w:ascii="Arial" w:hAnsi="Arial" w:cs="Arial"/>
          <w:spacing w:val="-2"/>
          <w:sz w:val="28"/>
        </w:rPr>
        <w:t>partial</w:t>
      </w:r>
      <w:r w:rsidRPr="002E28ED">
        <w:rPr>
          <w:rFonts w:ascii="Arial" w:hAnsi="Arial" w:cs="Arial"/>
          <w:spacing w:val="1"/>
          <w:sz w:val="28"/>
        </w:rPr>
        <w:t xml:space="preserve"> </w:t>
      </w:r>
      <w:r w:rsidRPr="002E28ED">
        <w:rPr>
          <w:rFonts w:ascii="Arial" w:hAnsi="Arial" w:cs="Arial"/>
          <w:spacing w:val="-2"/>
          <w:sz w:val="28"/>
        </w:rPr>
        <w:t>fulfillment</w:t>
      </w:r>
      <w:r w:rsidRPr="002E28ED">
        <w:rPr>
          <w:rFonts w:ascii="Arial" w:hAnsi="Arial" w:cs="Arial"/>
          <w:spacing w:val="1"/>
          <w:sz w:val="28"/>
        </w:rPr>
        <w:t xml:space="preserve"> </w:t>
      </w:r>
      <w:r w:rsidRPr="002E28ED">
        <w:rPr>
          <w:rFonts w:ascii="Arial" w:hAnsi="Arial" w:cs="Arial"/>
          <w:spacing w:val="-2"/>
          <w:sz w:val="28"/>
        </w:rPr>
        <w:t>of</w:t>
      </w:r>
      <w:r w:rsidRPr="002E28ED">
        <w:rPr>
          <w:rFonts w:ascii="Arial" w:hAnsi="Arial" w:cs="Arial"/>
          <w:spacing w:val="2"/>
          <w:sz w:val="28"/>
        </w:rPr>
        <w:t xml:space="preserve"> </w:t>
      </w:r>
      <w:r w:rsidRPr="002E28ED">
        <w:rPr>
          <w:rFonts w:ascii="Arial" w:hAnsi="Arial" w:cs="Arial"/>
          <w:spacing w:val="-2"/>
          <w:sz w:val="28"/>
        </w:rPr>
        <w:t>the</w:t>
      </w:r>
      <w:r w:rsidRPr="002E28ED">
        <w:rPr>
          <w:rFonts w:ascii="Arial" w:hAnsi="Arial" w:cs="Arial"/>
          <w:spacing w:val="1"/>
          <w:sz w:val="28"/>
        </w:rPr>
        <w:t xml:space="preserve"> </w:t>
      </w:r>
      <w:r w:rsidRPr="002E28ED">
        <w:rPr>
          <w:rFonts w:ascii="Arial" w:hAnsi="Arial" w:cs="Arial"/>
          <w:spacing w:val="-2"/>
          <w:sz w:val="28"/>
        </w:rPr>
        <w:t>requirements</w:t>
      </w:r>
      <w:r w:rsidRPr="002E28ED">
        <w:rPr>
          <w:rFonts w:ascii="Arial" w:hAnsi="Arial" w:cs="Arial"/>
          <w:spacing w:val="1"/>
          <w:sz w:val="28"/>
        </w:rPr>
        <w:t xml:space="preserve"> </w:t>
      </w:r>
      <w:r w:rsidRPr="002E28ED">
        <w:rPr>
          <w:rFonts w:ascii="Arial" w:hAnsi="Arial" w:cs="Arial"/>
          <w:spacing w:val="-2"/>
          <w:sz w:val="28"/>
        </w:rPr>
        <w:t>for</w:t>
      </w:r>
      <w:r w:rsidRPr="002E28ED">
        <w:rPr>
          <w:rFonts w:ascii="Arial" w:hAnsi="Arial" w:cs="Arial"/>
          <w:spacing w:val="2"/>
          <w:sz w:val="28"/>
        </w:rPr>
        <w:t xml:space="preserve"> </w:t>
      </w:r>
      <w:r w:rsidRPr="002E28ED">
        <w:rPr>
          <w:rFonts w:ascii="Arial" w:hAnsi="Arial" w:cs="Arial"/>
          <w:spacing w:val="-2"/>
          <w:sz w:val="28"/>
        </w:rPr>
        <w:t>the</w:t>
      </w:r>
      <w:r w:rsidRPr="002E28ED">
        <w:rPr>
          <w:rFonts w:ascii="Arial" w:hAnsi="Arial" w:cs="Arial"/>
          <w:spacing w:val="1"/>
          <w:sz w:val="28"/>
        </w:rPr>
        <w:t xml:space="preserve"> </w:t>
      </w:r>
      <w:r w:rsidRPr="002E28ED">
        <w:rPr>
          <w:rFonts w:ascii="Arial" w:hAnsi="Arial" w:cs="Arial"/>
          <w:spacing w:val="-2"/>
          <w:sz w:val="28"/>
        </w:rPr>
        <w:t>degree</w:t>
      </w:r>
      <w:r w:rsidRPr="002E28ED">
        <w:rPr>
          <w:rFonts w:ascii="Arial" w:hAnsi="Arial" w:cs="Arial"/>
          <w:spacing w:val="1"/>
          <w:sz w:val="28"/>
        </w:rPr>
        <w:t xml:space="preserve"> </w:t>
      </w:r>
      <w:r w:rsidRPr="002E28ED">
        <w:rPr>
          <w:rFonts w:ascii="Arial" w:hAnsi="Arial" w:cs="Arial"/>
          <w:spacing w:val="-5"/>
          <w:sz w:val="28"/>
        </w:rPr>
        <w:t>of</w:t>
      </w:r>
    </w:p>
    <w:p w14:paraId="49BBF75D" w14:textId="77777777" w:rsidR="002A482E" w:rsidRPr="002E28ED" w:rsidRDefault="002A482E" w:rsidP="00841C0A">
      <w:pPr>
        <w:pStyle w:val="BodyText"/>
        <w:rPr>
          <w:rFonts w:ascii="Arial" w:hAnsi="Arial" w:cs="Arial"/>
          <w:sz w:val="28"/>
        </w:rPr>
      </w:pPr>
    </w:p>
    <w:p w14:paraId="49BBF75E" w14:textId="77777777" w:rsidR="002A482E" w:rsidRPr="002E28ED" w:rsidRDefault="002A482E" w:rsidP="00841C0A">
      <w:pPr>
        <w:pStyle w:val="BodyText"/>
        <w:spacing w:before="119"/>
        <w:rPr>
          <w:rFonts w:ascii="Arial" w:hAnsi="Arial" w:cs="Arial"/>
          <w:sz w:val="28"/>
        </w:rPr>
      </w:pPr>
    </w:p>
    <w:p w14:paraId="49BBF75F" w14:textId="77777777" w:rsidR="002A482E" w:rsidRPr="002E28ED" w:rsidRDefault="00100570" w:rsidP="00841C0A">
      <w:pPr>
        <w:pStyle w:val="Heading3"/>
        <w:spacing w:before="1"/>
        <w:ind w:left="0" w:right="177" w:firstLine="0"/>
        <w:rPr>
          <w:rFonts w:ascii="Arial" w:hAnsi="Arial" w:cs="Arial"/>
        </w:rPr>
        <w:pPrChange w:id="8" w:author="Bobby Stojanoski" w:date="2025-05-20T11:03:00Z" w16du:dateUtc="2025-05-20T15:03:00Z">
          <w:pPr>
            <w:pStyle w:val="Heading3"/>
            <w:spacing w:before="1"/>
            <w:ind w:left="0" w:right="177" w:firstLine="0"/>
            <w:jc w:val="center"/>
          </w:pPr>
        </w:pPrChange>
      </w:pPr>
      <w:proofErr w:type="spellStart"/>
      <w:proofErr w:type="gramStart"/>
      <w:r w:rsidRPr="002E28ED">
        <w:rPr>
          <w:rFonts w:ascii="Arial" w:hAnsi="Arial" w:cs="Arial"/>
          <w:w w:val="110"/>
        </w:rPr>
        <w:t>Masters</w:t>
      </w:r>
      <w:proofErr w:type="spellEnd"/>
      <w:r w:rsidRPr="002E28ED">
        <w:rPr>
          <w:rFonts w:ascii="Arial" w:hAnsi="Arial" w:cs="Arial"/>
          <w:spacing w:val="6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of</w:t>
      </w:r>
      <w:r w:rsidRPr="002E28ED">
        <w:rPr>
          <w:rFonts w:ascii="Arial" w:hAnsi="Arial" w:cs="Arial"/>
          <w:spacing w:val="7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Science</w:t>
      </w:r>
      <w:proofErr w:type="gramEnd"/>
      <w:r w:rsidRPr="002E28ED">
        <w:rPr>
          <w:rFonts w:ascii="Arial" w:hAnsi="Arial" w:cs="Arial"/>
          <w:spacing w:val="-5"/>
          <w:w w:val="110"/>
        </w:rPr>
        <w:t xml:space="preserve"> </w:t>
      </w:r>
      <w:r w:rsidRPr="002E28ED">
        <w:rPr>
          <w:rFonts w:ascii="Arial" w:hAnsi="Arial" w:cs="Arial"/>
          <w:b w:val="0"/>
          <w:w w:val="110"/>
        </w:rPr>
        <w:t>in</w:t>
      </w:r>
      <w:r w:rsidRPr="002E28ED">
        <w:rPr>
          <w:rFonts w:ascii="Arial" w:hAnsi="Arial" w:cs="Arial"/>
          <w:b w:val="0"/>
          <w:spacing w:val="-4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Computer</w:t>
      </w:r>
      <w:r w:rsidRPr="002E28ED">
        <w:rPr>
          <w:rFonts w:ascii="Arial" w:hAnsi="Arial" w:cs="Arial"/>
          <w:spacing w:val="7"/>
          <w:w w:val="110"/>
        </w:rPr>
        <w:t xml:space="preserve"> </w:t>
      </w:r>
      <w:r w:rsidRPr="002E28ED">
        <w:rPr>
          <w:rFonts w:ascii="Arial" w:hAnsi="Arial" w:cs="Arial"/>
          <w:spacing w:val="-2"/>
          <w:w w:val="110"/>
        </w:rPr>
        <w:t>Science</w:t>
      </w:r>
    </w:p>
    <w:p w14:paraId="49BBF760" w14:textId="77777777" w:rsidR="002A482E" w:rsidRPr="002E28ED" w:rsidRDefault="002A482E" w:rsidP="00841C0A">
      <w:pPr>
        <w:pStyle w:val="BodyText"/>
        <w:rPr>
          <w:rFonts w:ascii="Arial" w:hAnsi="Arial" w:cs="Arial"/>
          <w:b/>
          <w:sz w:val="28"/>
        </w:rPr>
      </w:pPr>
    </w:p>
    <w:p w14:paraId="49BBF761" w14:textId="77777777" w:rsidR="002A482E" w:rsidRPr="002E28ED" w:rsidRDefault="002A482E" w:rsidP="00841C0A">
      <w:pPr>
        <w:pStyle w:val="BodyText"/>
        <w:spacing w:before="134"/>
        <w:rPr>
          <w:rFonts w:ascii="Arial" w:hAnsi="Arial" w:cs="Arial"/>
          <w:b/>
          <w:sz w:val="28"/>
        </w:rPr>
      </w:pPr>
    </w:p>
    <w:p w14:paraId="49BBF762" w14:textId="77777777" w:rsidR="002A482E" w:rsidRPr="002E28ED" w:rsidRDefault="00100570" w:rsidP="00841C0A">
      <w:pPr>
        <w:spacing w:line="228" w:lineRule="auto"/>
        <w:ind w:left="3031" w:right="3209"/>
        <w:rPr>
          <w:rFonts w:ascii="Arial" w:hAnsi="Arial" w:cs="Arial"/>
          <w:sz w:val="28"/>
        </w:rPr>
        <w:pPrChange w:id="9" w:author="Bobby Stojanoski" w:date="2025-05-20T11:03:00Z" w16du:dateUtc="2025-05-20T15:03:00Z">
          <w:pPr>
            <w:spacing w:line="228" w:lineRule="auto"/>
            <w:ind w:left="3031" w:right="3209"/>
            <w:jc w:val="center"/>
          </w:pPr>
        </w:pPrChange>
      </w:pPr>
      <w:r w:rsidRPr="002E28ED">
        <w:rPr>
          <w:rFonts w:ascii="Arial" w:hAnsi="Arial" w:cs="Arial"/>
          <w:sz w:val="28"/>
        </w:rPr>
        <w:t xml:space="preserve">Faculty of Science Ontario Tech University </w:t>
      </w:r>
      <w:r w:rsidRPr="002E28ED">
        <w:rPr>
          <w:rFonts w:ascii="Arial" w:hAnsi="Arial" w:cs="Arial"/>
          <w:spacing w:val="-2"/>
          <w:sz w:val="28"/>
        </w:rPr>
        <w:t>Oshawa,</w:t>
      </w:r>
      <w:r w:rsidRPr="002E28ED">
        <w:rPr>
          <w:rFonts w:ascii="Arial" w:hAnsi="Arial" w:cs="Arial"/>
          <w:spacing w:val="-10"/>
          <w:sz w:val="28"/>
        </w:rPr>
        <w:t xml:space="preserve"> </w:t>
      </w:r>
      <w:r w:rsidRPr="002E28ED">
        <w:rPr>
          <w:rFonts w:ascii="Arial" w:hAnsi="Arial" w:cs="Arial"/>
          <w:spacing w:val="-2"/>
          <w:sz w:val="28"/>
        </w:rPr>
        <w:t>Ontario,</w:t>
      </w:r>
      <w:r w:rsidRPr="002E28ED">
        <w:rPr>
          <w:rFonts w:ascii="Arial" w:hAnsi="Arial" w:cs="Arial"/>
          <w:spacing w:val="-10"/>
          <w:sz w:val="28"/>
        </w:rPr>
        <w:t xml:space="preserve"> </w:t>
      </w:r>
      <w:r w:rsidRPr="002E28ED">
        <w:rPr>
          <w:rFonts w:ascii="Arial" w:hAnsi="Arial" w:cs="Arial"/>
          <w:spacing w:val="-2"/>
          <w:sz w:val="28"/>
        </w:rPr>
        <w:t>Canada</w:t>
      </w:r>
    </w:p>
    <w:p w14:paraId="49BBF763" w14:textId="77777777" w:rsidR="002A482E" w:rsidRPr="002E28ED" w:rsidRDefault="002A482E" w:rsidP="00841C0A">
      <w:pPr>
        <w:pStyle w:val="BodyText"/>
        <w:rPr>
          <w:rFonts w:ascii="Arial" w:hAnsi="Arial" w:cs="Arial"/>
          <w:sz w:val="28"/>
        </w:rPr>
      </w:pPr>
    </w:p>
    <w:p w14:paraId="49BBF764" w14:textId="77777777" w:rsidR="002A482E" w:rsidRPr="002E28ED" w:rsidRDefault="002A482E" w:rsidP="00841C0A">
      <w:pPr>
        <w:pStyle w:val="BodyText"/>
        <w:spacing w:before="123"/>
        <w:rPr>
          <w:rFonts w:ascii="Arial" w:hAnsi="Arial" w:cs="Arial"/>
          <w:sz w:val="28"/>
        </w:rPr>
      </w:pPr>
    </w:p>
    <w:p w14:paraId="49BBF765" w14:textId="77777777" w:rsidR="002A482E" w:rsidRPr="002E28ED" w:rsidRDefault="00100570" w:rsidP="00841C0A">
      <w:pPr>
        <w:ind w:right="177"/>
        <w:rPr>
          <w:rFonts w:ascii="Arial" w:hAnsi="Arial" w:cs="Arial"/>
          <w:sz w:val="28"/>
        </w:rPr>
        <w:pPrChange w:id="10" w:author="Bobby Stojanoski" w:date="2025-05-20T11:03:00Z" w16du:dateUtc="2025-05-20T15:03:00Z">
          <w:pPr>
            <w:ind w:right="177"/>
            <w:jc w:val="center"/>
          </w:pPr>
        </w:pPrChange>
      </w:pPr>
      <w:r w:rsidRPr="002E28ED">
        <w:rPr>
          <w:rFonts w:ascii="Arial" w:hAnsi="Arial" w:cs="Arial"/>
          <w:sz w:val="28"/>
        </w:rPr>
        <w:t>©</w:t>
      </w:r>
      <w:r w:rsidRPr="002E28ED">
        <w:rPr>
          <w:rFonts w:ascii="Arial" w:hAnsi="Arial" w:cs="Arial"/>
          <w:spacing w:val="-1"/>
          <w:sz w:val="28"/>
        </w:rPr>
        <w:t xml:space="preserve"> </w:t>
      </w:r>
      <w:r w:rsidRPr="002E28ED">
        <w:rPr>
          <w:rFonts w:ascii="Arial" w:hAnsi="Arial" w:cs="Arial"/>
          <w:sz w:val="28"/>
        </w:rPr>
        <w:t>Dylan</w:t>
      </w:r>
      <w:r w:rsidRPr="002E28ED">
        <w:rPr>
          <w:rFonts w:ascii="Arial" w:hAnsi="Arial" w:cs="Arial"/>
          <w:spacing w:val="8"/>
          <w:sz w:val="28"/>
        </w:rPr>
        <w:t xml:space="preserve"> </w:t>
      </w:r>
      <w:proofErr w:type="spellStart"/>
      <w:r w:rsidRPr="002E28ED">
        <w:rPr>
          <w:rFonts w:ascii="Arial" w:hAnsi="Arial" w:cs="Arial"/>
          <w:sz w:val="28"/>
        </w:rPr>
        <w:t>Rapanan</w:t>
      </w:r>
      <w:proofErr w:type="spellEnd"/>
      <w:r w:rsidRPr="002E28ED">
        <w:rPr>
          <w:rFonts w:ascii="Arial" w:hAnsi="Arial" w:cs="Arial"/>
          <w:spacing w:val="7"/>
          <w:sz w:val="28"/>
        </w:rPr>
        <w:t xml:space="preserve"> </w:t>
      </w:r>
      <w:r w:rsidRPr="002E28ED">
        <w:rPr>
          <w:rFonts w:ascii="Arial" w:hAnsi="Arial" w:cs="Arial"/>
          <w:spacing w:val="-4"/>
          <w:sz w:val="28"/>
        </w:rPr>
        <w:t>2025</w:t>
      </w:r>
    </w:p>
    <w:p w14:paraId="49BBF766" w14:textId="77777777" w:rsidR="002A482E" w:rsidRPr="002E28ED" w:rsidRDefault="002A482E" w:rsidP="00841C0A">
      <w:pPr>
        <w:rPr>
          <w:rFonts w:ascii="Arial" w:hAnsi="Arial" w:cs="Arial"/>
          <w:sz w:val="28"/>
        </w:rPr>
        <w:sectPr w:rsidR="002A482E" w:rsidRPr="002E28ED">
          <w:type w:val="continuous"/>
          <w:pgSz w:w="12240" w:h="15840"/>
          <w:pgMar w:top="1820" w:right="1140" w:bottom="280" w:left="1680" w:header="720" w:footer="720" w:gutter="0"/>
          <w:cols w:space="720"/>
        </w:sectPr>
        <w:pPrChange w:id="11" w:author="Bobby Stojanoski" w:date="2025-05-20T11:03:00Z" w16du:dateUtc="2025-05-20T15:03:00Z">
          <w:pPr>
            <w:jc w:val="center"/>
          </w:pPr>
        </w:pPrChange>
      </w:pPr>
    </w:p>
    <w:p w14:paraId="49BBF767" w14:textId="77777777" w:rsidR="002A482E" w:rsidRPr="002E28ED" w:rsidRDefault="00100570" w:rsidP="00841C0A">
      <w:pPr>
        <w:pStyle w:val="Heading2"/>
        <w:spacing w:before="105"/>
        <w:ind w:left="0" w:right="178" w:firstLine="0"/>
        <w:rPr>
          <w:rFonts w:ascii="Arial" w:hAnsi="Arial" w:cs="Arial"/>
        </w:rPr>
        <w:pPrChange w:id="12" w:author="Bobby Stojanoski" w:date="2025-05-20T11:03:00Z" w16du:dateUtc="2025-05-20T15:03:00Z">
          <w:pPr>
            <w:pStyle w:val="Heading2"/>
            <w:spacing w:before="105"/>
            <w:ind w:left="0" w:right="178" w:firstLine="0"/>
            <w:jc w:val="center"/>
          </w:pPr>
        </w:pPrChange>
      </w:pPr>
      <w:bookmarkStart w:id="13" w:name="Acknowledgment"/>
      <w:bookmarkStart w:id="14" w:name="_bookmark1"/>
      <w:bookmarkEnd w:id="13"/>
      <w:bookmarkEnd w:id="14"/>
      <w:r w:rsidRPr="002E28ED">
        <w:rPr>
          <w:rFonts w:ascii="Arial" w:hAnsi="Arial" w:cs="Arial"/>
          <w:spacing w:val="-2"/>
          <w:w w:val="115"/>
        </w:rPr>
        <w:lastRenderedPageBreak/>
        <w:t>Abstract</w:t>
      </w:r>
    </w:p>
    <w:p w14:paraId="49BBF768" w14:textId="77777777" w:rsidR="002A482E" w:rsidRPr="002E28ED" w:rsidRDefault="00100570" w:rsidP="00841C0A">
      <w:pPr>
        <w:pStyle w:val="BodyText"/>
        <w:spacing w:before="385" w:line="355" w:lineRule="auto"/>
        <w:ind w:left="120" w:right="295"/>
        <w:rPr>
          <w:rFonts w:ascii="Arial" w:hAnsi="Arial" w:cs="Arial"/>
        </w:rPr>
        <w:pPrChange w:id="15" w:author="Bobby Stojanoski" w:date="2025-05-20T11:03:00Z" w16du:dateUtc="2025-05-20T15:03:00Z">
          <w:pPr>
            <w:pStyle w:val="BodyText"/>
            <w:spacing w:before="385" w:line="355" w:lineRule="auto"/>
            <w:ind w:left="120" w:right="295"/>
            <w:jc w:val="both"/>
          </w:pPr>
        </w:pPrChange>
      </w:pPr>
      <w:r w:rsidRPr="002E28ED">
        <w:rPr>
          <w:rFonts w:ascii="Arial" w:hAnsi="Arial" w:cs="Arial"/>
          <w:spacing w:val="-4"/>
        </w:rPr>
        <w:t xml:space="preserve">This study investigates the neural mechanisms underlying face and emotion perception </w:t>
      </w:r>
      <w:r w:rsidRPr="002E28ED">
        <w:rPr>
          <w:rFonts w:ascii="Arial" w:hAnsi="Arial" w:cs="Arial"/>
        </w:rPr>
        <w:t xml:space="preserve">in both real and virtual stimuli, a question of growing importance given the </w:t>
      </w:r>
      <w:proofErr w:type="spellStart"/>
      <w:r w:rsidRPr="002E28ED">
        <w:rPr>
          <w:rFonts w:ascii="Arial" w:hAnsi="Arial" w:cs="Arial"/>
        </w:rPr>
        <w:t>increas</w:t>
      </w:r>
      <w:proofErr w:type="spellEnd"/>
      <w:r w:rsidRPr="002E28ED">
        <w:rPr>
          <w:rFonts w:ascii="Arial" w:hAnsi="Arial" w:cs="Arial"/>
        </w:rPr>
        <w:t xml:space="preserve">- </w:t>
      </w:r>
      <w:proofErr w:type="spellStart"/>
      <w:r w:rsidRPr="002E28ED">
        <w:rPr>
          <w:rFonts w:ascii="Arial" w:hAnsi="Arial" w:cs="Arial"/>
        </w:rPr>
        <w:t>ing</w:t>
      </w:r>
      <w:proofErr w:type="spellEnd"/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prevalence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avatars/virtual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characters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in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our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lives.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>Participants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were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presented with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real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virtual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faces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displaying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various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emotions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while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their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brain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activity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 xml:space="preserve">was </w:t>
      </w:r>
      <w:r w:rsidRPr="002E28ED">
        <w:rPr>
          <w:rFonts w:ascii="Arial" w:hAnsi="Arial" w:cs="Arial"/>
          <w:spacing w:val="-2"/>
        </w:rPr>
        <w:t>recorded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using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functional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near-infrared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spectroscopy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(</w:t>
      </w:r>
      <w:proofErr w:type="spellStart"/>
      <w:r w:rsidRPr="002E28ED">
        <w:rPr>
          <w:rFonts w:ascii="Arial" w:hAnsi="Arial" w:cs="Arial"/>
          <w:spacing w:val="-2"/>
        </w:rPr>
        <w:t>fNIRS</w:t>
      </w:r>
      <w:proofErr w:type="spellEnd"/>
      <w:r w:rsidRPr="002E28ED">
        <w:rPr>
          <w:rFonts w:ascii="Arial" w:hAnsi="Arial" w:cs="Arial"/>
          <w:spacing w:val="-2"/>
        </w:rPr>
        <w:t>).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General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Linear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Model (GLM)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analysis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was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used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to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identify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brain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regions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activated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by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different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face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types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 xml:space="preserve">and </w:t>
      </w:r>
      <w:r w:rsidRPr="002E28ED">
        <w:rPr>
          <w:rFonts w:ascii="Arial" w:hAnsi="Arial" w:cs="Arial"/>
          <w:spacing w:val="-4"/>
        </w:rPr>
        <w:t>emotions,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revealing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differences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in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activation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between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multiple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brain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regions.</w:t>
      </w:r>
      <w:r w:rsidRPr="002E28ED">
        <w:rPr>
          <w:rFonts w:ascii="Arial" w:hAnsi="Arial" w:cs="Arial"/>
          <w:spacing w:val="14"/>
        </w:rPr>
        <w:t xml:space="preserve"> </w:t>
      </w:r>
      <w:r w:rsidRPr="002E28ED">
        <w:rPr>
          <w:rFonts w:ascii="Arial" w:hAnsi="Arial" w:cs="Arial"/>
          <w:spacing w:val="-4"/>
        </w:rPr>
        <w:t xml:space="preserve">Functional </w:t>
      </w:r>
      <w:r w:rsidRPr="002E28ED">
        <w:rPr>
          <w:rFonts w:ascii="Arial" w:hAnsi="Arial" w:cs="Arial"/>
          <w:spacing w:val="-6"/>
        </w:rPr>
        <w:t>connectivity analysis provided insights into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6"/>
        </w:rPr>
        <w:t>synchronization between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6"/>
        </w:rPr>
        <w:t xml:space="preserve">brain regions in the </w:t>
      </w:r>
      <w:r w:rsidRPr="002E28ED">
        <w:rPr>
          <w:rFonts w:ascii="Arial" w:hAnsi="Arial" w:cs="Arial"/>
          <w:spacing w:val="-8"/>
        </w:rPr>
        <w:t>time-frequency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8"/>
        </w:rPr>
        <w:t>domain,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finding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8"/>
        </w:rPr>
        <w:t>differences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  <w:spacing w:val="-8"/>
        </w:rPr>
        <w:t>in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  <w:spacing w:val="-8"/>
        </w:rPr>
        <w:t>synchrony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  <w:spacing w:val="-8"/>
        </w:rPr>
        <w:t>across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  <w:spacing w:val="-8"/>
        </w:rPr>
        <w:t>certain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  <w:spacing w:val="-8"/>
        </w:rPr>
        <w:t>brain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  <w:spacing w:val="-8"/>
        </w:rPr>
        <w:t>regions.</w:t>
      </w:r>
      <w:r w:rsidRPr="002E28ED">
        <w:rPr>
          <w:rFonts w:ascii="Arial" w:hAnsi="Arial" w:cs="Arial"/>
          <w:spacing w:val="34"/>
        </w:rPr>
        <w:t xml:space="preserve"> </w:t>
      </w:r>
      <w:r w:rsidRPr="002E28ED">
        <w:rPr>
          <w:rFonts w:ascii="Arial" w:hAnsi="Arial" w:cs="Arial"/>
          <w:spacing w:val="-8"/>
        </w:rPr>
        <w:t xml:space="preserve">Our </w:t>
      </w:r>
      <w:r w:rsidRPr="002E28ED">
        <w:rPr>
          <w:rFonts w:ascii="Arial" w:hAnsi="Arial" w:cs="Arial"/>
          <w:spacing w:val="-2"/>
        </w:rPr>
        <w:t>findings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reveal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differences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primarily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in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visual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cortex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across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face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and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emotion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 xml:space="preserve">types,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across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other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brain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regions,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including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left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prefrontal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right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parietal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 xml:space="preserve">regions. </w:t>
      </w:r>
      <w:r w:rsidRPr="002E28ED">
        <w:rPr>
          <w:rFonts w:ascii="Arial" w:hAnsi="Arial" w:cs="Arial"/>
          <w:spacing w:val="-8"/>
        </w:rPr>
        <w:t>This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8"/>
        </w:rPr>
        <w:t>research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8"/>
        </w:rPr>
        <w:t>has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8"/>
        </w:rPr>
        <w:t>implications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8"/>
        </w:rPr>
        <w:t>for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8"/>
        </w:rPr>
        <w:t>the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8"/>
        </w:rPr>
        <w:t>development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8"/>
        </w:rPr>
        <w:t>of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8"/>
        </w:rPr>
        <w:t>virtual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8"/>
        </w:rPr>
        <w:t>environments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8"/>
        </w:rPr>
        <w:t>and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8"/>
        </w:rPr>
        <w:t>the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8"/>
        </w:rPr>
        <w:t xml:space="preserve">design </w:t>
      </w:r>
      <w:r w:rsidRPr="002E28ED">
        <w:rPr>
          <w:rFonts w:ascii="Arial" w:hAnsi="Arial" w:cs="Arial"/>
        </w:rPr>
        <w:t>of more effective virtual characters.</w:t>
      </w:r>
    </w:p>
    <w:p w14:paraId="49BBF769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6A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6B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6C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6D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6E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6F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70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71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72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73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74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75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76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77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78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79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7A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7B" w14:textId="77777777" w:rsidR="002A482E" w:rsidRPr="002E28ED" w:rsidRDefault="002A482E" w:rsidP="00841C0A">
      <w:pPr>
        <w:pStyle w:val="BodyText"/>
        <w:spacing w:before="317"/>
        <w:rPr>
          <w:rFonts w:ascii="Arial" w:hAnsi="Arial" w:cs="Arial"/>
        </w:rPr>
      </w:pPr>
    </w:p>
    <w:p w14:paraId="49BBF77C" w14:textId="77777777" w:rsidR="002A482E" w:rsidRPr="002E28ED" w:rsidRDefault="00100570" w:rsidP="00841C0A">
      <w:pPr>
        <w:pStyle w:val="BodyText"/>
        <w:ind w:right="178"/>
        <w:rPr>
          <w:rFonts w:ascii="Arial" w:hAnsi="Arial" w:cs="Arial"/>
        </w:rPr>
        <w:pPrChange w:id="16" w:author="Bobby Stojanoski" w:date="2025-05-20T11:03:00Z" w16du:dateUtc="2025-05-20T15:03:00Z">
          <w:pPr>
            <w:pStyle w:val="BodyText"/>
            <w:ind w:right="178"/>
            <w:jc w:val="center"/>
          </w:pPr>
        </w:pPrChange>
      </w:pPr>
      <w:r w:rsidRPr="002E28ED">
        <w:rPr>
          <w:rFonts w:ascii="Arial" w:hAnsi="Arial" w:cs="Arial"/>
          <w:spacing w:val="-5"/>
        </w:rPr>
        <w:t>ii</w:t>
      </w:r>
    </w:p>
    <w:p w14:paraId="49BBF77D" w14:textId="77777777" w:rsidR="002A482E" w:rsidRPr="002E28ED" w:rsidRDefault="002A482E" w:rsidP="00841C0A">
      <w:pPr>
        <w:rPr>
          <w:rFonts w:ascii="Arial" w:hAnsi="Arial" w:cs="Arial"/>
        </w:rPr>
        <w:sectPr w:rsidR="002A482E" w:rsidRPr="002E28ED">
          <w:pgSz w:w="12240" w:h="15840"/>
          <w:pgMar w:top="1220" w:right="1140" w:bottom="280" w:left="1680" w:header="720" w:footer="720" w:gutter="0"/>
          <w:cols w:space="720"/>
        </w:sectPr>
        <w:pPrChange w:id="17" w:author="Bobby Stojanoski" w:date="2025-05-20T11:03:00Z" w16du:dateUtc="2025-05-20T15:03:00Z">
          <w:pPr>
            <w:jc w:val="center"/>
          </w:pPr>
        </w:pPrChange>
      </w:pPr>
    </w:p>
    <w:p w14:paraId="49BBF77E" w14:textId="77777777" w:rsidR="002A482E" w:rsidRPr="002E28ED" w:rsidRDefault="00100570" w:rsidP="00841C0A">
      <w:pPr>
        <w:pStyle w:val="Heading2"/>
        <w:spacing w:before="105"/>
        <w:ind w:left="0" w:right="177" w:firstLine="0"/>
        <w:rPr>
          <w:rFonts w:ascii="Arial" w:hAnsi="Arial" w:cs="Arial"/>
        </w:rPr>
        <w:pPrChange w:id="18" w:author="Bobby Stojanoski" w:date="2025-05-20T11:03:00Z" w16du:dateUtc="2025-05-20T15:03:00Z">
          <w:pPr>
            <w:pStyle w:val="Heading2"/>
            <w:spacing w:before="105"/>
            <w:ind w:left="0" w:right="177" w:firstLine="0"/>
            <w:jc w:val="center"/>
          </w:pPr>
        </w:pPrChange>
      </w:pPr>
      <w:r w:rsidRPr="002E28ED">
        <w:rPr>
          <w:rFonts w:ascii="Arial" w:hAnsi="Arial" w:cs="Arial"/>
          <w:spacing w:val="-2"/>
          <w:w w:val="105"/>
        </w:rPr>
        <w:lastRenderedPageBreak/>
        <w:t>Acknowledgements</w:t>
      </w:r>
    </w:p>
    <w:p w14:paraId="49BBF77F" w14:textId="77777777" w:rsidR="002A482E" w:rsidRPr="002E28ED" w:rsidRDefault="00100570" w:rsidP="00841C0A">
      <w:pPr>
        <w:pStyle w:val="BodyText"/>
        <w:spacing w:before="385"/>
        <w:ind w:left="120"/>
        <w:rPr>
          <w:rFonts w:ascii="Arial" w:hAnsi="Arial" w:cs="Arial"/>
        </w:rPr>
      </w:pPr>
      <w:r w:rsidRPr="002E28ED">
        <w:rPr>
          <w:rFonts w:ascii="Arial" w:hAnsi="Arial" w:cs="Arial"/>
          <w:spacing w:val="-4"/>
        </w:rPr>
        <w:t>**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Put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your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  <w:spacing w:val="-4"/>
        </w:rPr>
        <w:t>Acknowledgements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here.</w:t>
      </w:r>
      <w:r w:rsidRPr="002E28ED">
        <w:rPr>
          <w:rFonts w:ascii="Arial" w:hAnsi="Arial" w:cs="Arial"/>
          <w:spacing w:val="12"/>
        </w:rPr>
        <w:t xml:space="preserve"> </w:t>
      </w:r>
      <w:r w:rsidRPr="002E28ED">
        <w:rPr>
          <w:rFonts w:ascii="Arial" w:hAnsi="Arial" w:cs="Arial"/>
          <w:spacing w:val="-5"/>
        </w:rPr>
        <w:t>***</w:t>
      </w:r>
    </w:p>
    <w:p w14:paraId="49BBF780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81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82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83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84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85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86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87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88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89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8A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8B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8C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8D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8E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8F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90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91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92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93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94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95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96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97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98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99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9A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9B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9C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9D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9E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9F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A0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A1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A2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A3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A4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7A5" w14:textId="77777777" w:rsidR="002A482E" w:rsidRPr="002E28ED" w:rsidRDefault="002A482E" w:rsidP="00841C0A">
      <w:pPr>
        <w:pStyle w:val="BodyText"/>
        <w:spacing w:before="71"/>
        <w:rPr>
          <w:rFonts w:ascii="Arial" w:hAnsi="Arial" w:cs="Arial"/>
        </w:rPr>
      </w:pPr>
    </w:p>
    <w:p w14:paraId="49BBF7A6" w14:textId="77777777" w:rsidR="002A482E" w:rsidRPr="002E28ED" w:rsidRDefault="00100570" w:rsidP="00841C0A">
      <w:pPr>
        <w:pStyle w:val="BodyText"/>
        <w:ind w:right="178"/>
        <w:rPr>
          <w:rFonts w:ascii="Arial" w:hAnsi="Arial" w:cs="Arial"/>
        </w:rPr>
        <w:pPrChange w:id="19" w:author="Bobby Stojanoski" w:date="2025-05-20T11:03:00Z" w16du:dateUtc="2025-05-20T15:03:00Z">
          <w:pPr>
            <w:pStyle w:val="BodyText"/>
            <w:ind w:right="178"/>
            <w:jc w:val="center"/>
          </w:pPr>
        </w:pPrChange>
      </w:pPr>
      <w:r w:rsidRPr="002E28ED">
        <w:rPr>
          <w:rFonts w:ascii="Arial" w:hAnsi="Arial" w:cs="Arial"/>
          <w:spacing w:val="-5"/>
        </w:rPr>
        <w:t>iii</w:t>
      </w:r>
    </w:p>
    <w:p w14:paraId="49BBF7A7" w14:textId="77777777" w:rsidR="002A482E" w:rsidRPr="002E28ED" w:rsidRDefault="002A482E" w:rsidP="00841C0A">
      <w:pPr>
        <w:rPr>
          <w:rFonts w:ascii="Arial" w:hAnsi="Arial" w:cs="Arial"/>
        </w:rPr>
        <w:sectPr w:rsidR="002A482E" w:rsidRPr="002E28ED">
          <w:pgSz w:w="12240" w:h="15840"/>
          <w:pgMar w:top="1220" w:right="1140" w:bottom="280" w:left="1680" w:header="720" w:footer="720" w:gutter="0"/>
          <w:cols w:space="720"/>
        </w:sectPr>
        <w:pPrChange w:id="20" w:author="Bobby Stojanoski" w:date="2025-05-20T11:03:00Z" w16du:dateUtc="2025-05-20T15:03:00Z">
          <w:pPr>
            <w:jc w:val="center"/>
          </w:pPr>
        </w:pPrChange>
      </w:pPr>
    </w:p>
    <w:p w14:paraId="49BBF7A8" w14:textId="77777777" w:rsidR="002A482E" w:rsidRPr="002E28ED" w:rsidRDefault="002A482E" w:rsidP="00841C0A">
      <w:pPr>
        <w:pStyle w:val="BodyText"/>
        <w:rPr>
          <w:rFonts w:ascii="Arial" w:hAnsi="Arial" w:cs="Arial"/>
          <w:sz w:val="49"/>
        </w:rPr>
      </w:pPr>
    </w:p>
    <w:p w14:paraId="49BBF7A9" w14:textId="77777777" w:rsidR="002A482E" w:rsidRPr="002E28ED" w:rsidRDefault="002A482E" w:rsidP="00841C0A">
      <w:pPr>
        <w:pStyle w:val="BodyText"/>
        <w:spacing w:before="11"/>
        <w:rPr>
          <w:rFonts w:ascii="Arial" w:hAnsi="Arial" w:cs="Arial"/>
          <w:sz w:val="49"/>
        </w:rPr>
      </w:pPr>
    </w:p>
    <w:p w14:paraId="49BBF7AA" w14:textId="77777777" w:rsidR="002A482E" w:rsidRPr="002E28ED" w:rsidRDefault="00100570" w:rsidP="00841C0A">
      <w:pPr>
        <w:pStyle w:val="Heading1"/>
        <w:rPr>
          <w:rFonts w:ascii="Arial" w:hAnsi="Arial" w:cs="Arial"/>
        </w:rPr>
      </w:pPr>
      <w:r w:rsidRPr="002E28ED">
        <w:rPr>
          <w:rFonts w:ascii="Arial" w:hAnsi="Arial" w:cs="Arial"/>
          <w:spacing w:val="-2"/>
          <w:w w:val="110"/>
        </w:rPr>
        <w:t>Contents</w:t>
      </w:r>
    </w:p>
    <w:p w14:paraId="49BBF7AB" w14:textId="77777777" w:rsidR="002A482E" w:rsidRPr="002E28ED" w:rsidRDefault="002A482E" w:rsidP="00841C0A">
      <w:pPr>
        <w:pStyle w:val="BodyText"/>
        <w:spacing w:before="451"/>
        <w:rPr>
          <w:rFonts w:ascii="Arial" w:hAnsi="Arial" w:cs="Arial"/>
          <w:b/>
          <w:sz w:val="49"/>
        </w:rPr>
      </w:pPr>
    </w:p>
    <w:sdt>
      <w:sdtPr>
        <w:rPr>
          <w:rFonts w:ascii="Arial" w:hAnsi="Arial" w:cs="Arial"/>
        </w:rPr>
        <w:id w:val="1380972464"/>
        <w:docPartObj>
          <w:docPartGallery w:val="Table of Contents"/>
          <w:docPartUnique/>
        </w:docPartObj>
      </w:sdtPr>
      <w:sdtEndPr/>
      <w:sdtContent>
        <w:p w14:paraId="49BBF7AC" w14:textId="77777777" w:rsidR="002A482E" w:rsidRPr="002E28ED" w:rsidRDefault="00100570" w:rsidP="00841C0A">
          <w:pPr>
            <w:pStyle w:val="TOC1"/>
            <w:tabs>
              <w:tab w:val="left" w:pos="8850"/>
            </w:tabs>
            <w:ind w:right="178"/>
            <w:jc w:val="left"/>
            <w:rPr>
              <w:rFonts w:ascii="Arial" w:hAnsi="Arial" w:cs="Arial"/>
            </w:rPr>
            <w:pPrChange w:id="21" w:author="Bobby Stojanoski" w:date="2025-05-20T11:03:00Z" w16du:dateUtc="2025-05-20T15:03:00Z">
              <w:pPr>
                <w:pStyle w:val="TOC1"/>
                <w:tabs>
                  <w:tab w:val="left" w:pos="8850"/>
                </w:tabs>
                <w:ind w:right="178"/>
              </w:pPr>
            </w:pPrChange>
          </w:pPr>
          <w:r w:rsidRPr="002E28ED">
            <w:rPr>
              <w:rFonts w:ascii="Arial" w:hAnsi="Arial" w:cs="Arial"/>
            </w:rPr>
            <w:fldChar w:fldCharType="begin"/>
          </w:r>
          <w:r w:rsidRPr="002E28ED">
            <w:rPr>
              <w:rFonts w:ascii="Arial" w:hAnsi="Arial" w:cs="Arial"/>
            </w:rPr>
            <w:instrText>HYPERLINK \l "_bookmark0"</w:instrText>
          </w:r>
          <w:r w:rsidRPr="002E28ED">
            <w:rPr>
              <w:rFonts w:ascii="Arial" w:hAnsi="Arial" w:cs="Arial"/>
            </w:rPr>
          </w:r>
          <w:r w:rsidRPr="002E28ED">
            <w:rPr>
              <w:rFonts w:ascii="Arial" w:hAnsi="Arial" w:cs="Arial"/>
            </w:rPr>
            <w:fldChar w:fldCharType="separate"/>
          </w:r>
          <w:r w:rsidRPr="002E28ED">
            <w:rPr>
              <w:rFonts w:ascii="Arial" w:hAnsi="Arial" w:cs="Arial"/>
              <w:spacing w:val="-2"/>
              <w:w w:val="105"/>
            </w:rPr>
            <w:t>Abstract</w:t>
          </w:r>
          <w:r w:rsidRPr="002E28ED">
            <w:rPr>
              <w:rFonts w:ascii="Arial" w:hAnsi="Arial" w:cs="Arial"/>
            </w:rPr>
            <w:fldChar w:fldCharType="end"/>
          </w:r>
          <w:r w:rsidRPr="002E28ED">
            <w:rPr>
              <w:rFonts w:ascii="Arial" w:hAnsi="Arial" w:cs="Arial"/>
              <w:b w:val="0"/>
            </w:rPr>
            <w:tab/>
          </w:r>
          <w:r w:rsidRPr="002E28ED">
            <w:rPr>
              <w:rFonts w:ascii="Arial" w:hAnsi="Arial" w:cs="Arial"/>
              <w:spacing w:val="-5"/>
              <w:w w:val="105"/>
            </w:rPr>
            <w:t>ii</w:t>
          </w:r>
        </w:p>
        <w:p w14:paraId="49BBF7AD" w14:textId="77777777" w:rsidR="002A482E" w:rsidRPr="002E28ED" w:rsidRDefault="00100570" w:rsidP="00841C0A">
          <w:pPr>
            <w:pStyle w:val="TOC1"/>
            <w:tabs>
              <w:tab w:val="left" w:pos="8775"/>
            </w:tabs>
            <w:spacing w:before="390"/>
            <w:jc w:val="left"/>
            <w:rPr>
              <w:rFonts w:ascii="Arial" w:hAnsi="Arial" w:cs="Arial"/>
            </w:rPr>
            <w:pPrChange w:id="22" w:author="Bobby Stojanoski" w:date="2025-05-20T11:03:00Z" w16du:dateUtc="2025-05-20T15:03:00Z">
              <w:pPr>
                <w:pStyle w:val="TOC1"/>
                <w:tabs>
                  <w:tab w:val="left" w:pos="8775"/>
                </w:tabs>
                <w:spacing w:before="390"/>
              </w:pPr>
            </w:pPrChange>
          </w:pPr>
          <w:r w:rsidRPr="002E28ED">
            <w:rPr>
              <w:rFonts w:ascii="Arial" w:hAnsi="Arial" w:cs="Arial"/>
            </w:rPr>
            <w:fldChar w:fldCharType="begin"/>
          </w:r>
          <w:r w:rsidRPr="002E28ED">
            <w:rPr>
              <w:rFonts w:ascii="Arial" w:hAnsi="Arial" w:cs="Arial"/>
            </w:rPr>
            <w:instrText>HYPERLINK \l "_bookmark1"</w:instrText>
          </w:r>
          <w:r w:rsidRPr="002E28ED">
            <w:rPr>
              <w:rFonts w:ascii="Arial" w:hAnsi="Arial" w:cs="Arial"/>
            </w:rPr>
          </w:r>
          <w:r w:rsidRPr="002E28ED">
            <w:rPr>
              <w:rFonts w:ascii="Arial" w:hAnsi="Arial" w:cs="Arial"/>
            </w:rPr>
            <w:fldChar w:fldCharType="separate"/>
          </w:r>
          <w:r w:rsidRPr="002E28ED">
            <w:rPr>
              <w:rFonts w:ascii="Arial" w:hAnsi="Arial" w:cs="Arial"/>
              <w:spacing w:val="-2"/>
            </w:rPr>
            <w:t>Acknowledgment</w:t>
          </w:r>
          <w:r w:rsidRPr="002E28ED">
            <w:rPr>
              <w:rFonts w:ascii="Arial" w:hAnsi="Arial" w:cs="Arial"/>
            </w:rPr>
            <w:fldChar w:fldCharType="end"/>
          </w:r>
          <w:r w:rsidRPr="002E28ED">
            <w:rPr>
              <w:rFonts w:ascii="Arial" w:hAnsi="Arial" w:cs="Arial"/>
              <w:b w:val="0"/>
            </w:rPr>
            <w:tab/>
          </w:r>
          <w:r w:rsidRPr="002E28ED">
            <w:rPr>
              <w:rFonts w:ascii="Arial" w:hAnsi="Arial" w:cs="Arial"/>
              <w:spacing w:val="-5"/>
            </w:rPr>
            <w:t>iii</w:t>
          </w:r>
        </w:p>
        <w:p w14:paraId="49BBF7AE" w14:textId="77777777" w:rsidR="002A482E" w:rsidRPr="002E28ED" w:rsidRDefault="00100570" w:rsidP="00841C0A">
          <w:pPr>
            <w:pStyle w:val="TOC2"/>
            <w:numPr>
              <w:ilvl w:val="0"/>
              <w:numId w:val="8"/>
            </w:numPr>
            <w:tabs>
              <w:tab w:val="left" w:pos="471"/>
              <w:tab w:val="left" w:pos="8985"/>
            </w:tabs>
            <w:ind w:hanging="351"/>
            <w:rPr>
              <w:rFonts w:ascii="Arial" w:hAnsi="Arial" w:cs="Arial"/>
            </w:rPr>
          </w:pPr>
          <w:hyperlink w:anchor="_bookmark2" w:history="1">
            <w:r w:rsidRPr="002E28ED">
              <w:rPr>
                <w:rFonts w:ascii="Arial" w:hAnsi="Arial" w:cs="Arial"/>
                <w:spacing w:val="-2"/>
                <w:w w:val="110"/>
              </w:rPr>
              <w:t>Introduction</w:t>
            </w:r>
          </w:hyperlink>
          <w:r w:rsidRPr="002E28ED">
            <w:rPr>
              <w:rFonts w:ascii="Arial" w:hAnsi="Arial" w:cs="Arial"/>
              <w:b w:val="0"/>
            </w:rPr>
            <w:tab/>
          </w:r>
          <w:r w:rsidRPr="002E28ED">
            <w:rPr>
              <w:rFonts w:ascii="Arial" w:hAnsi="Arial" w:cs="Arial"/>
              <w:spacing w:val="-12"/>
              <w:w w:val="110"/>
            </w:rPr>
            <w:t>1</w:t>
          </w:r>
        </w:p>
        <w:p w14:paraId="49BBF7AF" w14:textId="77777777" w:rsidR="002A482E" w:rsidRPr="002E28ED" w:rsidRDefault="00100570" w:rsidP="00841C0A">
          <w:pPr>
            <w:pStyle w:val="TOC2"/>
            <w:numPr>
              <w:ilvl w:val="0"/>
              <w:numId w:val="8"/>
            </w:numPr>
            <w:tabs>
              <w:tab w:val="left" w:pos="471"/>
              <w:tab w:val="left" w:pos="8984"/>
            </w:tabs>
            <w:ind w:hanging="351"/>
            <w:rPr>
              <w:rFonts w:ascii="Arial" w:hAnsi="Arial" w:cs="Arial"/>
            </w:rPr>
          </w:pPr>
          <w:hyperlink w:anchor="_bookmark3" w:history="1">
            <w:r w:rsidRPr="002E28ED">
              <w:rPr>
                <w:rFonts w:ascii="Arial" w:hAnsi="Arial" w:cs="Arial"/>
                <w:spacing w:val="-2"/>
                <w:w w:val="105"/>
              </w:rPr>
              <w:t>Methodology</w:t>
            </w:r>
          </w:hyperlink>
          <w:r w:rsidRPr="002E28ED">
            <w:rPr>
              <w:rFonts w:ascii="Arial" w:hAnsi="Arial" w:cs="Arial"/>
              <w:b w:val="0"/>
            </w:rPr>
            <w:tab/>
          </w:r>
          <w:r w:rsidRPr="002E28ED">
            <w:rPr>
              <w:rFonts w:ascii="Arial" w:hAnsi="Arial" w:cs="Arial"/>
              <w:spacing w:val="-10"/>
              <w:w w:val="105"/>
            </w:rPr>
            <w:t>2</w:t>
          </w:r>
        </w:p>
        <w:p w14:paraId="49BBF7B0" w14:textId="77777777" w:rsidR="002A482E" w:rsidRPr="002E28ED" w:rsidRDefault="00100570" w:rsidP="00841C0A">
          <w:pPr>
            <w:pStyle w:val="TOC3"/>
            <w:numPr>
              <w:ilvl w:val="1"/>
              <w:numId w:val="8"/>
            </w:numPr>
            <w:tabs>
              <w:tab w:val="left" w:pos="1009"/>
              <w:tab w:val="left" w:pos="9003"/>
            </w:tabs>
            <w:spacing w:before="155"/>
            <w:ind w:hanging="538"/>
            <w:rPr>
              <w:rFonts w:ascii="Arial" w:hAnsi="Arial" w:cs="Arial"/>
            </w:rPr>
          </w:pPr>
          <w:hyperlink w:anchor="_bookmark4" w:history="1">
            <w:r w:rsidRPr="002E28ED">
              <w:rPr>
                <w:rFonts w:ascii="Arial" w:hAnsi="Arial" w:cs="Arial"/>
                <w:w w:val="105"/>
              </w:rPr>
              <w:t>Participants</w:t>
            </w:r>
          </w:hyperlink>
          <w:r w:rsidRPr="002E28ED">
            <w:rPr>
              <w:rFonts w:ascii="Arial" w:hAnsi="Arial" w:cs="Arial"/>
              <w:spacing w:val="53"/>
              <w:w w:val="150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proofErr w:type="gramStart"/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spacing w:val="-10"/>
              <w:w w:val="105"/>
            </w:rPr>
            <w:t>.</w:t>
          </w:r>
          <w:proofErr w:type="gramEnd"/>
          <w:r w:rsidRPr="002E28ED">
            <w:rPr>
              <w:rFonts w:ascii="Arial" w:hAnsi="Arial" w:cs="Arial"/>
            </w:rPr>
            <w:tab/>
          </w:r>
          <w:r w:rsidRPr="002E28ED">
            <w:rPr>
              <w:rFonts w:ascii="Arial" w:hAnsi="Arial" w:cs="Arial"/>
              <w:spacing w:val="-10"/>
              <w:w w:val="105"/>
            </w:rPr>
            <w:t>2</w:t>
          </w:r>
        </w:p>
        <w:p w14:paraId="49BBF7B1" w14:textId="77777777" w:rsidR="002A482E" w:rsidRPr="002E28ED" w:rsidRDefault="00100570" w:rsidP="00841C0A">
          <w:pPr>
            <w:pStyle w:val="TOC3"/>
            <w:numPr>
              <w:ilvl w:val="1"/>
              <w:numId w:val="8"/>
            </w:numPr>
            <w:tabs>
              <w:tab w:val="left" w:pos="1009"/>
              <w:tab w:val="left" w:pos="9002"/>
            </w:tabs>
            <w:ind w:hanging="538"/>
            <w:rPr>
              <w:rFonts w:ascii="Arial" w:hAnsi="Arial" w:cs="Arial"/>
            </w:rPr>
          </w:pPr>
          <w:hyperlink w:anchor="_bookmark6" w:history="1">
            <w:r w:rsidRPr="002E28ED">
              <w:rPr>
                <w:rFonts w:ascii="Arial" w:hAnsi="Arial" w:cs="Arial"/>
                <w:w w:val="105"/>
              </w:rPr>
              <w:t>Stimuli</w:t>
            </w:r>
          </w:hyperlink>
          <w:r w:rsidRPr="002E28ED">
            <w:rPr>
              <w:rFonts w:ascii="Arial" w:hAnsi="Arial" w:cs="Arial"/>
              <w:spacing w:val="32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proofErr w:type="gramStart"/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6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spacing w:val="-10"/>
              <w:w w:val="105"/>
            </w:rPr>
            <w:t>.</w:t>
          </w:r>
          <w:proofErr w:type="gramEnd"/>
          <w:r w:rsidRPr="002E28ED">
            <w:rPr>
              <w:rFonts w:ascii="Arial" w:hAnsi="Arial" w:cs="Arial"/>
            </w:rPr>
            <w:tab/>
          </w:r>
          <w:r w:rsidRPr="002E28ED">
            <w:rPr>
              <w:rFonts w:ascii="Arial" w:hAnsi="Arial" w:cs="Arial"/>
              <w:spacing w:val="-10"/>
              <w:w w:val="105"/>
            </w:rPr>
            <w:t>3</w:t>
          </w:r>
        </w:p>
        <w:p w14:paraId="49BBF7B2" w14:textId="77777777" w:rsidR="002A482E" w:rsidRPr="002E28ED" w:rsidRDefault="00100570" w:rsidP="00841C0A">
          <w:pPr>
            <w:pStyle w:val="TOC3"/>
            <w:numPr>
              <w:ilvl w:val="1"/>
              <w:numId w:val="8"/>
            </w:numPr>
            <w:tabs>
              <w:tab w:val="left" w:pos="1009"/>
              <w:tab w:val="left" w:pos="3502"/>
              <w:tab w:val="left" w:pos="9002"/>
            </w:tabs>
            <w:ind w:hanging="538"/>
            <w:rPr>
              <w:rFonts w:ascii="Arial" w:hAnsi="Arial" w:cs="Arial"/>
            </w:rPr>
          </w:pPr>
          <w:hyperlink w:anchor="_bookmark7" w:history="1">
            <w:r w:rsidRPr="002E28ED">
              <w:rPr>
                <w:rFonts w:ascii="Arial" w:hAnsi="Arial" w:cs="Arial"/>
                <w:spacing w:val="-6"/>
              </w:rPr>
              <w:t>Design</w:t>
            </w:r>
            <w:r w:rsidRPr="002E28ED">
              <w:rPr>
                <w:rFonts w:ascii="Arial" w:hAnsi="Arial" w:cs="Arial"/>
                <w:spacing w:val="-2"/>
              </w:rPr>
              <w:t xml:space="preserve"> </w:t>
            </w:r>
            <w:r w:rsidRPr="002E28ED">
              <w:rPr>
                <w:rFonts w:ascii="Arial" w:hAnsi="Arial" w:cs="Arial"/>
                <w:spacing w:val="-6"/>
              </w:rPr>
              <w:t>and</w:t>
            </w:r>
            <w:r w:rsidRPr="002E28ED">
              <w:rPr>
                <w:rFonts w:ascii="Arial" w:hAnsi="Arial" w:cs="Arial"/>
                <w:spacing w:val="-2"/>
              </w:rPr>
              <w:t xml:space="preserve"> </w:t>
            </w:r>
            <w:r w:rsidRPr="002E28ED">
              <w:rPr>
                <w:rFonts w:ascii="Arial" w:hAnsi="Arial" w:cs="Arial"/>
                <w:spacing w:val="-6"/>
              </w:rPr>
              <w:t>Procedure</w:t>
            </w:r>
          </w:hyperlink>
          <w:r w:rsidRPr="002E28ED">
            <w:rPr>
              <w:rFonts w:ascii="Arial" w:hAnsi="Arial" w:cs="Arial"/>
            </w:rPr>
            <w:tab/>
            <w:t>.</w:t>
          </w:r>
          <w:r w:rsidRPr="002E28ED">
            <w:rPr>
              <w:rFonts w:ascii="Arial" w:hAnsi="Arial" w:cs="Arial"/>
              <w:spacing w:val="63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4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4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4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4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3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4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4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4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4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3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4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4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4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4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3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4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4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4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4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3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4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4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4"/>
            </w:rPr>
            <w:t xml:space="preserve"> </w:t>
          </w:r>
          <w:proofErr w:type="gramStart"/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4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3"/>
            </w:rPr>
            <w:t xml:space="preserve"> </w:t>
          </w:r>
          <w:r w:rsidRPr="002E28ED">
            <w:rPr>
              <w:rFonts w:ascii="Arial" w:hAnsi="Arial" w:cs="Arial"/>
            </w:rPr>
            <w:t>.</w:t>
          </w:r>
          <w:r w:rsidRPr="002E28ED">
            <w:rPr>
              <w:rFonts w:ascii="Arial" w:hAnsi="Arial" w:cs="Arial"/>
              <w:spacing w:val="64"/>
            </w:rPr>
            <w:t xml:space="preserve"> </w:t>
          </w:r>
          <w:r w:rsidRPr="002E28ED">
            <w:rPr>
              <w:rFonts w:ascii="Arial" w:hAnsi="Arial" w:cs="Arial"/>
              <w:spacing w:val="-10"/>
            </w:rPr>
            <w:t>.</w:t>
          </w:r>
          <w:proofErr w:type="gramEnd"/>
          <w:r w:rsidRPr="002E28ED">
            <w:rPr>
              <w:rFonts w:ascii="Arial" w:hAnsi="Arial" w:cs="Arial"/>
            </w:rPr>
            <w:tab/>
          </w:r>
          <w:r w:rsidRPr="002E28ED">
            <w:rPr>
              <w:rFonts w:ascii="Arial" w:hAnsi="Arial" w:cs="Arial"/>
              <w:spacing w:val="-10"/>
            </w:rPr>
            <w:t>4</w:t>
          </w:r>
        </w:p>
        <w:p w14:paraId="49BBF7B3" w14:textId="77777777" w:rsidR="002A482E" w:rsidRPr="002E28ED" w:rsidRDefault="00100570" w:rsidP="00841C0A">
          <w:pPr>
            <w:pStyle w:val="TOC4"/>
            <w:numPr>
              <w:ilvl w:val="2"/>
              <w:numId w:val="8"/>
            </w:numPr>
            <w:tabs>
              <w:tab w:val="left" w:pos="1758"/>
              <w:tab w:val="left" w:pos="9002"/>
            </w:tabs>
            <w:rPr>
              <w:rFonts w:ascii="Arial" w:hAnsi="Arial" w:cs="Arial"/>
            </w:rPr>
          </w:pPr>
          <w:hyperlink w:anchor="_bookmark8" w:history="1">
            <w:r w:rsidRPr="002E28ED">
              <w:rPr>
                <w:rFonts w:ascii="Arial" w:hAnsi="Arial" w:cs="Arial"/>
                <w:w w:val="105"/>
              </w:rPr>
              <w:t>Design</w:t>
            </w:r>
          </w:hyperlink>
          <w:r w:rsidRPr="002E28ED">
            <w:rPr>
              <w:rFonts w:ascii="Arial" w:hAnsi="Arial" w:cs="Arial"/>
              <w:spacing w:val="68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spacing w:val="-10"/>
              <w:w w:val="105"/>
            </w:rPr>
            <w:t>.</w:t>
          </w:r>
          <w:r w:rsidRPr="002E28ED">
            <w:rPr>
              <w:rFonts w:ascii="Arial" w:hAnsi="Arial" w:cs="Arial"/>
            </w:rPr>
            <w:tab/>
          </w:r>
          <w:r w:rsidRPr="002E28ED">
            <w:rPr>
              <w:rFonts w:ascii="Arial" w:hAnsi="Arial" w:cs="Arial"/>
              <w:spacing w:val="-10"/>
              <w:w w:val="105"/>
            </w:rPr>
            <w:t>4</w:t>
          </w:r>
        </w:p>
        <w:p w14:paraId="49BBF7B4" w14:textId="77777777" w:rsidR="002A482E" w:rsidRPr="002E28ED" w:rsidRDefault="00100570" w:rsidP="00841C0A">
          <w:pPr>
            <w:pStyle w:val="TOC4"/>
            <w:numPr>
              <w:ilvl w:val="2"/>
              <w:numId w:val="8"/>
            </w:numPr>
            <w:tabs>
              <w:tab w:val="left" w:pos="1758"/>
              <w:tab w:val="left" w:pos="9002"/>
            </w:tabs>
            <w:rPr>
              <w:rFonts w:ascii="Arial" w:hAnsi="Arial" w:cs="Arial"/>
            </w:rPr>
          </w:pPr>
          <w:hyperlink w:anchor="_bookmark9" w:history="1">
            <w:r w:rsidRPr="002E28ED">
              <w:rPr>
                <w:rFonts w:ascii="Arial" w:hAnsi="Arial" w:cs="Arial"/>
                <w:w w:val="105"/>
              </w:rPr>
              <w:t>Procedure</w:t>
            </w:r>
          </w:hyperlink>
          <w:r w:rsidRPr="002E28ED">
            <w:rPr>
              <w:rFonts w:ascii="Arial" w:hAnsi="Arial" w:cs="Arial"/>
              <w:spacing w:val="59"/>
              <w:w w:val="150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3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3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3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proofErr w:type="gramStart"/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4"/>
              <w:w w:val="105"/>
            </w:rPr>
            <w:t xml:space="preserve"> </w:t>
          </w:r>
          <w:r w:rsidRPr="002E28ED">
            <w:rPr>
              <w:rFonts w:ascii="Arial" w:hAnsi="Arial" w:cs="Arial"/>
              <w:spacing w:val="-10"/>
              <w:w w:val="105"/>
            </w:rPr>
            <w:t>.</w:t>
          </w:r>
          <w:proofErr w:type="gramEnd"/>
          <w:r w:rsidRPr="002E28ED">
            <w:rPr>
              <w:rFonts w:ascii="Arial" w:hAnsi="Arial" w:cs="Arial"/>
            </w:rPr>
            <w:tab/>
          </w:r>
          <w:r w:rsidRPr="002E28ED">
            <w:rPr>
              <w:rFonts w:ascii="Arial" w:hAnsi="Arial" w:cs="Arial"/>
              <w:spacing w:val="-10"/>
              <w:w w:val="105"/>
            </w:rPr>
            <w:t>5</w:t>
          </w:r>
        </w:p>
        <w:p w14:paraId="49BBF7B5" w14:textId="77777777" w:rsidR="002A482E" w:rsidRPr="002E28ED" w:rsidRDefault="00100570" w:rsidP="00841C0A">
          <w:pPr>
            <w:pStyle w:val="TOC3"/>
            <w:numPr>
              <w:ilvl w:val="1"/>
              <w:numId w:val="8"/>
            </w:numPr>
            <w:tabs>
              <w:tab w:val="left" w:pos="1009"/>
              <w:tab w:val="left" w:pos="2948"/>
              <w:tab w:val="left" w:pos="9002"/>
            </w:tabs>
            <w:ind w:hanging="538"/>
            <w:rPr>
              <w:rFonts w:ascii="Arial" w:hAnsi="Arial" w:cs="Arial"/>
            </w:rPr>
          </w:pPr>
          <w:hyperlink w:anchor="_bookmark12" w:history="1">
            <w:r w:rsidRPr="002E28ED">
              <w:rPr>
                <w:rFonts w:ascii="Arial" w:hAnsi="Arial" w:cs="Arial"/>
                <w:spacing w:val="-2"/>
                <w:w w:val="105"/>
              </w:rPr>
              <w:t>Data</w:t>
            </w:r>
            <w:r w:rsidRPr="002E28ED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2E28ED">
              <w:rPr>
                <w:rFonts w:ascii="Arial" w:hAnsi="Arial" w:cs="Arial"/>
                <w:spacing w:val="-2"/>
                <w:w w:val="105"/>
              </w:rPr>
              <w:t>Acquisition</w:t>
            </w:r>
          </w:hyperlink>
          <w:r w:rsidRPr="002E28ED">
            <w:rPr>
              <w:rFonts w:ascii="Arial" w:hAnsi="Arial" w:cs="Arial"/>
            </w:rPr>
            <w:tab/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5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7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7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7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7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7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proofErr w:type="gramStart"/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r w:rsidRPr="002E28ED">
            <w:rPr>
              <w:rFonts w:ascii="Arial" w:hAnsi="Arial" w:cs="Arial"/>
              <w:w w:val="105"/>
            </w:rPr>
            <w:t>.</w:t>
          </w:r>
          <w:r w:rsidRPr="002E28ED">
            <w:rPr>
              <w:rFonts w:ascii="Arial" w:hAnsi="Arial" w:cs="Arial"/>
              <w:spacing w:val="58"/>
              <w:w w:val="105"/>
            </w:rPr>
            <w:t xml:space="preserve"> </w:t>
          </w:r>
          <w:r w:rsidRPr="002E28ED">
            <w:rPr>
              <w:rFonts w:ascii="Arial" w:hAnsi="Arial" w:cs="Arial"/>
              <w:spacing w:val="-10"/>
              <w:w w:val="105"/>
            </w:rPr>
            <w:t>.</w:t>
          </w:r>
          <w:proofErr w:type="gramEnd"/>
          <w:r w:rsidRPr="002E28ED">
            <w:rPr>
              <w:rFonts w:ascii="Arial" w:hAnsi="Arial" w:cs="Arial"/>
            </w:rPr>
            <w:tab/>
          </w:r>
          <w:r w:rsidRPr="002E28ED">
            <w:rPr>
              <w:rFonts w:ascii="Arial" w:hAnsi="Arial" w:cs="Arial"/>
              <w:spacing w:val="-10"/>
              <w:w w:val="105"/>
            </w:rPr>
            <w:t>7</w:t>
          </w:r>
        </w:p>
        <w:p w14:paraId="49BBF7B6" w14:textId="77777777" w:rsidR="002A482E" w:rsidRPr="002E28ED" w:rsidRDefault="00100570" w:rsidP="00841C0A">
          <w:pPr>
            <w:pStyle w:val="TOC3"/>
            <w:numPr>
              <w:ilvl w:val="1"/>
              <w:numId w:val="8"/>
            </w:numPr>
            <w:tabs>
              <w:tab w:val="left" w:pos="1009"/>
              <w:tab w:val="left" w:leader="dot" w:pos="8886"/>
            </w:tabs>
            <w:spacing w:before="155"/>
            <w:ind w:hanging="538"/>
            <w:rPr>
              <w:rFonts w:ascii="Arial" w:hAnsi="Arial" w:cs="Arial"/>
            </w:rPr>
          </w:pPr>
          <w:hyperlink w:anchor="_bookmark14" w:history="1">
            <w:r w:rsidRPr="002E28ED">
              <w:rPr>
                <w:rFonts w:ascii="Arial" w:hAnsi="Arial" w:cs="Arial"/>
                <w:spacing w:val="-2"/>
              </w:rPr>
              <w:t>Analysis</w:t>
            </w:r>
          </w:hyperlink>
          <w:r w:rsidRPr="002E28ED">
            <w:rPr>
              <w:rFonts w:ascii="Arial" w:hAnsi="Arial" w:cs="Arial"/>
            </w:rPr>
            <w:tab/>
          </w:r>
          <w:r w:rsidRPr="002E28ED">
            <w:rPr>
              <w:rFonts w:ascii="Arial" w:hAnsi="Arial" w:cs="Arial"/>
              <w:spacing w:val="-5"/>
            </w:rPr>
            <w:t>10</w:t>
          </w:r>
        </w:p>
        <w:p w14:paraId="49BBF7B7" w14:textId="77777777" w:rsidR="002A482E" w:rsidRPr="002E28ED" w:rsidRDefault="00100570" w:rsidP="00841C0A">
          <w:pPr>
            <w:pStyle w:val="TOC4"/>
            <w:numPr>
              <w:ilvl w:val="2"/>
              <w:numId w:val="8"/>
            </w:numPr>
            <w:tabs>
              <w:tab w:val="left" w:pos="1758"/>
              <w:tab w:val="left" w:leader="dot" w:pos="8885"/>
            </w:tabs>
            <w:rPr>
              <w:rFonts w:ascii="Arial" w:hAnsi="Arial" w:cs="Arial"/>
            </w:rPr>
          </w:pPr>
          <w:hyperlink w:anchor="_bookmark15" w:history="1">
            <w:r w:rsidRPr="002E28ED">
              <w:rPr>
                <w:rFonts w:ascii="Arial" w:hAnsi="Arial" w:cs="Arial"/>
                <w:w w:val="90"/>
              </w:rPr>
              <w:t>Preprocessing</w:t>
            </w:r>
            <w:r w:rsidRPr="002E28ED">
              <w:rPr>
                <w:rFonts w:ascii="Arial" w:hAnsi="Arial" w:cs="Arial"/>
                <w:spacing w:val="61"/>
              </w:rPr>
              <w:t xml:space="preserve"> </w:t>
            </w:r>
            <w:r w:rsidRPr="002E28ED">
              <w:rPr>
                <w:rFonts w:ascii="Arial" w:hAnsi="Arial" w:cs="Arial"/>
                <w:spacing w:val="-2"/>
              </w:rPr>
              <w:t>Steps</w:t>
            </w:r>
          </w:hyperlink>
          <w:r w:rsidRPr="002E28ED">
            <w:rPr>
              <w:rFonts w:ascii="Arial" w:hAnsi="Arial" w:cs="Arial"/>
            </w:rPr>
            <w:tab/>
          </w:r>
          <w:r w:rsidRPr="002E28ED">
            <w:rPr>
              <w:rFonts w:ascii="Arial" w:hAnsi="Arial" w:cs="Arial"/>
              <w:spacing w:val="-5"/>
            </w:rPr>
            <w:t>10</w:t>
          </w:r>
        </w:p>
        <w:p w14:paraId="49BBF7B8" w14:textId="77777777" w:rsidR="002A482E" w:rsidRPr="002E28ED" w:rsidRDefault="00100570" w:rsidP="00841C0A">
          <w:pPr>
            <w:pStyle w:val="TOC4"/>
            <w:numPr>
              <w:ilvl w:val="2"/>
              <w:numId w:val="8"/>
            </w:numPr>
            <w:tabs>
              <w:tab w:val="left" w:pos="1758"/>
              <w:tab w:val="left" w:leader="dot" w:pos="8885"/>
            </w:tabs>
            <w:rPr>
              <w:rFonts w:ascii="Arial" w:hAnsi="Arial" w:cs="Arial"/>
            </w:rPr>
          </w:pPr>
          <w:hyperlink w:anchor="_bookmark17" w:history="1">
            <w:r w:rsidRPr="002E28ED">
              <w:rPr>
                <w:rFonts w:ascii="Arial" w:hAnsi="Arial" w:cs="Arial"/>
                <w:spacing w:val="-2"/>
              </w:rPr>
              <w:t>Epochs</w:t>
            </w:r>
          </w:hyperlink>
          <w:r w:rsidRPr="002E28ED">
            <w:rPr>
              <w:rFonts w:ascii="Arial" w:hAnsi="Arial" w:cs="Arial"/>
            </w:rPr>
            <w:tab/>
          </w:r>
          <w:r w:rsidRPr="002E28ED">
            <w:rPr>
              <w:rFonts w:ascii="Arial" w:hAnsi="Arial" w:cs="Arial"/>
              <w:spacing w:val="-5"/>
            </w:rPr>
            <w:t>12</w:t>
          </w:r>
        </w:p>
        <w:p w14:paraId="49BBF7B9" w14:textId="77777777" w:rsidR="002A482E" w:rsidRPr="002E28ED" w:rsidRDefault="00100570" w:rsidP="00841C0A">
          <w:pPr>
            <w:pStyle w:val="TOC4"/>
            <w:numPr>
              <w:ilvl w:val="2"/>
              <w:numId w:val="8"/>
            </w:numPr>
            <w:tabs>
              <w:tab w:val="left" w:pos="1758"/>
              <w:tab w:val="left" w:leader="dot" w:pos="8885"/>
            </w:tabs>
            <w:rPr>
              <w:rFonts w:ascii="Arial" w:hAnsi="Arial" w:cs="Arial"/>
            </w:rPr>
          </w:pPr>
          <w:hyperlink w:anchor="_bookmark18" w:history="1">
            <w:r w:rsidRPr="002E28ED">
              <w:rPr>
                <w:rFonts w:ascii="Arial" w:hAnsi="Arial" w:cs="Arial"/>
                <w:spacing w:val="-2"/>
              </w:rPr>
              <w:t>General</w:t>
            </w:r>
            <w:r w:rsidRPr="002E28ED">
              <w:rPr>
                <w:rFonts w:ascii="Arial" w:hAnsi="Arial" w:cs="Arial"/>
                <w:spacing w:val="-7"/>
              </w:rPr>
              <w:t xml:space="preserve"> </w:t>
            </w:r>
            <w:r w:rsidRPr="002E28ED">
              <w:rPr>
                <w:rFonts w:ascii="Arial" w:hAnsi="Arial" w:cs="Arial"/>
                <w:spacing w:val="-2"/>
              </w:rPr>
              <w:t>Linear</w:t>
            </w:r>
            <w:r w:rsidRPr="002E28ED">
              <w:rPr>
                <w:rFonts w:ascii="Arial" w:hAnsi="Arial" w:cs="Arial"/>
                <w:spacing w:val="-7"/>
              </w:rPr>
              <w:t xml:space="preserve"> </w:t>
            </w:r>
            <w:r w:rsidRPr="002E28ED">
              <w:rPr>
                <w:rFonts w:ascii="Arial" w:hAnsi="Arial" w:cs="Arial"/>
                <w:spacing w:val="-2"/>
              </w:rPr>
              <w:t>Model</w:t>
            </w:r>
            <w:r w:rsidRPr="002E28ED">
              <w:rPr>
                <w:rFonts w:ascii="Arial" w:hAnsi="Arial" w:cs="Arial"/>
                <w:spacing w:val="-7"/>
              </w:rPr>
              <w:t xml:space="preserve"> </w:t>
            </w:r>
            <w:r w:rsidRPr="002E28ED">
              <w:rPr>
                <w:rFonts w:ascii="Arial" w:hAnsi="Arial" w:cs="Arial"/>
                <w:spacing w:val="-2"/>
              </w:rPr>
              <w:t>(GLM)</w:t>
            </w:r>
            <w:r w:rsidRPr="002E28ED">
              <w:rPr>
                <w:rFonts w:ascii="Arial" w:hAnsi="Arial" w:cs="Arial"/>
                <w:spacing w:val="-7"/>
              </w:rPr>
              <w:t xml:space="preserve"> </w:t>
            </w:r>
            <w:r w:rsidRPr="002E28ED">
              <w:rPr>
                <w:rFonts w:ascii="Arial" w:hAnsi="Arial" w:cs="Arial"/>
                <w:spacing w:val="-2"/>
              </w:rPr>
              <w:t>Analysis</w:t>
            </w:r>
          </w:hyperlink>
          <w:r w:rsidRPr="002E28ED">
            <w:rPr>
              <w:rFonts w:ascii="Arial" w:hAnsi="Arial" w:cs="Arial"/>
            </w:rPr>
            <w:tab/>
          </w:r>
          <w:r w:rsidRPr="002E28ED">
            <w:rPr>
              <w:rFonts w:ascii="Arial" w:hAnsi="Arial" w:cs="Arial"/>
              <w:spacing w:val="-5"/>
            </w:rPr>
            <w:t>12</w:t>
          </w:r>
        </w:p>
        <w:p w14:paraId="49BBF7BA" w14:textId="77777777" w:rsidR="002A482E" w:rsidRPr="002E28ED" w:rsidRDefault="00100570" w:rsidP="00841C0A">
          <w:pPr>
            <w:pStyle w:val="TOC4"/>
            <w:numPr>
              <w:ilvl w:val="2"/>
              <w:numId w:val="8"/>
            </w:numPr>
            <w:tabs>
              <w:tab w:val="left" w:pos="1758"/>
              <w:tab w:val="left" w:leader="dot" w:pos="8885"/>
            </w:tabs>
            <w:rPr>
              <w:rFonts w:ascii="Arial" w:hAnsi="Arial" w:cs="Arial"/>
            </w:rPr>
          </w:pPr>
          <w:hyperlink w:anchor="_bookmark21" w:history="1">
            <w:r w:rsidRPr="002E28ED">
              <w:rPr>
                <w:rFonts w:ascii="Arial" w:hAnsi="Arial" w:cs="Arial"/>
                <w:spacing w:val="-4"/>
              </w:rPr>
              <w:t>Functional Connectivity</w:t>
            </w:r>
            <w:r w:rsidRPr="002E28ED">
              <w:rPr>
                <w:rFonts w:ascii="Arial" w:hAnsi="Arial" w:cs="Arial"/>
                <w:spacing w:val="-3"/>
              </w:rPr>
              <w:t xml:space="preserve"> </w:t>
            </w:r>
            <w:r w:rsidRPr="002E28ED">
              <w:rPr>
                <w:rFonts w:ascii="Arial" w:hAnsi="Arial" w:cs="Arial"/>
                <w:spacing w:val="-4"/>
              </w:rPr>
              <w:t>Analysis</w:t>
            </w:r>
          </w:hyperlink>
          <w:r w:rsidRPr="002E28ED">
            <w:rPr>
              <w:rFonts w:ascii="Arial" w:hAnsi="Arial" w:cs="Arial"/>
            </w:rPr>
            <w:tab/>
          </w:r>
          <w:r w:rsidRPr="002E28ED">
            <w:rPr>
              <w:rFonts w:ascii="Arial" w:hAnsi="Arial" w:cs="Arial"/>
              <w:spacing w:val="-5"/>
            </w:rPr>
            <w:t>14</w:t>
          </w:r>
        </w:p>
        <w:p w14:paraId="49BBF7BB" w14:textId="77777777" w:rsidR="002A482E" w:rsidRPr="002E28ED" w:rsidRDefault="00100570" w:rsidP="00841C0A">
          <w:pPr>
            <w:pStyle w:val="TOC4"/>
            <w:numPr>
              <w:ilvl w:val="2"/>
              <w:numId w:val="8"/>
            </w:numPr>
            <w:tabs>
              <w:tab w:val="left" w:pos="1758"/>
              <w:tab w:val="left" w:leader="dot" w:pos="8885"/>
            </w:tabs>
            <w:spacing w:before="155"/>
            <w:rPr>
              <w:rFonts w:ascii="Arial" w:hAnsi="Arial" w:cs="Arial"/>
            </w:rPr>
          </w:pPr>
          <w:hyperlink w:anchor="_bookmark23" w:history="1">
            <w:r w:rsidRPr="002E28ED">
              <w:rPr>
                <w:rFonts w:ascii="Arial" w:hAnsi="Arial" w:cs="Arial"/>
                <w:spacing w:val="-6"/>
              </w:rPr>
              <w:t>Memory</w:t>
            </w:r>
            <w:r w:rsidRPr="002E28ED">
              <w:rPr>
                <w:rFonts w:ascii="Arial" w:hAnsi="Arial" w:cs="Arial"/>
                <w:spacing w:val="-5"/>
              </w:rPr>
              <w:t xml:space="preserve"> </w:t>
            </w:r>
            <w:r w:rsidRPr="002E28ED">
              <w:rPr>
                <w:rFonts w:ascii="Arial" w:hAnsi="Arial" w:cs="Arial"/>
                <w:spacing w:val="-6"/>
              </w:rPr>
              <w:t>Task</w:t>
            </w:r>
            <w:r w:rsidRPr="002E28ED">
              <w:rPr>
                <w:rFonts w:ascii="Arial" w:hAnsi="Arial" w:cs="Arial"/>
                <w:spacing w:val="-4"/>
              </w:rPr>
              <w:t xml:space="preserve"> </w:t>
            </w:r>
            <w:r w:rsidRPr="002E28ED">
              <w:rPr>
                <w:rFonts w:ascii="Arial" w:hAnsi="Arial" w:cs="Arial"/>
                <w:spacing w:val="-6"/>
              </w:rPr>
              <w:t>Analysis</w:t>
            </w:r>
          </w:hyperlink>
          <w:r w:rsidRPr="002E28ED">
            <w:rPr>
              <w:rFonts w:ascii="Arial" w:hAnsi="Arial" w:cs="Arial"/>
            </w:rPr>
            <w:tab/>
          </w:r>
          <w:r w:rsidRPr="002E28ED">
            <w:rPr>
              <w:rFonts w:ascii="Arial" w:hAnsi="Arial" w:cs="Arial"/>
              <w:spacing w:val="-5"/>
            </w:rPr>
            <w:t>17</w:t>
          </w:r>
        </w:p>
        <w:p w14:paraId="49BBF7BC" w14:textId="77777777" w:rsidR="002A482E" w:rsidRPr="002E28ED" w:rsidRDefault="00100570" w:rsidP="00841C0A">
          <w:pPr>
            <w:pStyle w:val="TOC2"/>
            <w:numPr>
              <w:ilvl w:val="0"/>
              <w:numId w:val="8"/>
            </w:numPr>
            <w:tabs>
              <w:tab w:val="left" w:pos="471"/>
              <w:tab w:val="left" w:pos="8850"/>
            </w:tabs>
            <w:ind w:hanging="351"/>
            <w:rPr>
              <w:rFonts w:ascii="Arial" w:hAnsi="Arial" w:cs="Arial"/>
            </w:rPr>
          </w:pPr>
          <w:hyperlink w:anchor="_bookmark25" w:history="1">
            <w:r w:rsidRPr="002E28ED">
              <w:rPr>
                <w:rFonts w:ascii="Arial" w:hAnsi="Arial" w:cs="Arial"/>
                <w:spacing w:val="-2"/>
                <w:w w:val="110"/>
              </w:rPr>
              <w:t>Results</w:t>
            </w:r>
          </w:hyperlink>
          <w:r w:rsidRPr="002E28ED">
            <w:rPr>
              <w:rFonts w:ascii="Arial" w:hAnsi="Arial" w:cs="Arial"/>
              <w:b w:val="0"/>
            </w:rPr>
            <w:tab/>
          </w:r>
          <w:r w:rsidRPr="002E28ED">
            <w:rPr>
              <w:rFonts w:ascii="Arial" w:hAnsi="Arial" w:cs="Arial"/>
              <w:spacing w:val="-5"/>
              <w:w w:val="110"/>
            </w:rPr>
            <w:t>20</w:t>
          </w:r>
        </w:p>
      </w:sdtContent>
    </w:sdt>
    <w:p w14:paraId="49BBF7BD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BE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BF" w14:textId="77777777" w:rsidR="002A482E" w:rsidRPr="002E28ED" w:rsidRDefault="002A482E" w:rsidP="00841C0A">
      <w:pPr>
        <w:pStyle w:val="BodyText"/>
        <w:spacing w:before="36"/>
        <w:rPr>
          <w:rFonts w:ascii="Arial" w:hAnsi="Arial" w:cs="Arial"/>
          <w:b/>
        </w:rPr>
      </w:pPr>
    </w:p>
    <w:p w14:paraId="49BBF7C0" w14:textId="77777777" w:rsidR="002A482E" w:rsidRPr="002E28ED" w:rsidRDefault="00100570" w:rsidP="00841C0A">
      <w:pPr>
        <w:pStyle w:val="BodyText"/>
        <w:spacing w:before="1"/>
        <w:ind w:right="178"/>
        <w:rPr>
          <w:rFonts w:ascii="Arial" w:hAnsi="Arial" w:cs="Arial"/>
        </w:rPr>
        <w:pPrChange w:id="23" w:author="Bobby Stojanoski" w:date="2025-05-20T11:03:00Z" w16du:dateUtc="2025-05-20T15:03:00Z">
          <w:pPr>
            <w:pStyle w:val="BodyText"/>
            <w:spacing w:before="1"/>
            <w:ind w:right="178"/>
            <w:jc w:val="center"/>
          </w:pPr>
        </w:pPrChange>
      </w:pPr>
      <w:r w:rsidRPr="002E28ED">
        <w:rPr>
          <w:rFonts w:ascii="Arial" w:hAnsi="Arial" w:cs="Arial"/>
          <w:spacing w:val="-5"/>
        </w:rPr>
        <w:t>iv</w:t>
      </w:r>
    </w:p>
    <w:p w14:paraId="49BBF7C1" w14:textId="77777777" w:rsidR="002A482E" w:rsidRPr="002E28ED" w:rsidRDefault="002A482E" w:rsidP="00841C0A">
      <w:pPr>
        <w:rPr>
          <w:rFonts w:ascii="Arial" w:hAnsi="Arial" w:cs="Arial"/>
        </w:rPr>
        <w:sectPr w:rsidR="002A482E" w:rsidRPr="002E28ED">
          <w:pgSz w:w="12240" w:h="15840"/>
          <w:pgMar w:top="1820" w:right="1140" w:bottom="280" w:left="1680" w:header="720" w:footer="720" w:gutter="0"/>
          <w:cols w:space="720"/>
        </w:sectPr>
        <w:pPrChange w:id="24" w:author="Bobby Stojanoski" w:date="2025-05-20T11:03:00Z" w16du:dateUtc="2025-05-20T15:03:00Z">
          <w:pPr>
            <w:jc w:val="center"/>
          </w:pPr>
        </w:pPrChange>
      </w:pPr>
    </w:p>
    <w:p w14:paraId="49BBF7C2" w14:textId="77777777" w:rsidR="002A482E" w:rsidRPr="002E28ED" w:rsidRDefault="00100570" w:rsidP="00841C0A">
      <w:pPr>
        <w:pStyle w:val="Heading4"/>
        <w:numPr>
          <w:ilvl w:val="0"/>
          <w:numId w:val="8"/>
        </w:numPr>
        <w:tabs>
          <w:tab w:val="left" w:pos="471"/>
          <w:tab w:val="left" w:pos="8851"/>
        </w:tabs>
        <w:spacing w:before="107"/>
        <w:ind w:hanging="351"/>
        <w:rPr>
          <w:rFonts w:ascii="Arial" w:hAnsi="Arial" w:cs="Arial"/>
        </w:rPr>
      </w:pPr>
      <w:hyperlink w:anchor="_bookmark26" w:history="1">
        <w:r w:rsidRPr="002E28ED">
          <w:rPr>
            <w:rFonts w:ascii="Arial" w:hAnsi="Arial" w:cs="Arial"/>
            <w:spacing w:val="-2"/>
            <w:w w:val="105"/>
          </w:rPr>
          <w:t>Discussion</w:t>
        </w:r>
      </w:hyperlink>
      <w:r w:rsidRPr="002E28ED">
        <w:rPr>
          <w:rFonts w:ascii="Arial" w:hAnsi="Arial" w:cs="Arial"/>
          <w:b w:val="0"/>
        </w:rPr>
        <w:tab/>
      </w:r>
      <w:r w:rsidRPr="002E28ED">
        <w:rPr>
          <w:rFonts w:ascii="Arial" w:hAnsi="Arial" w:cs="Arial"/>
          <w:spacing w:val="-7"/>
          <w:w w:val="105"/>
        </w:rPr>
        <w:t>21</w:t>
      </w:r>
    </w:p>
    <w:p w14:paraId="49BBF7C3" w14:textId="77777777" w:rsidR="002A482E" w:rsidRPr="002E28ED" w:rsidRDefault="00100570" w:rsidP="00841C0A">
      <w:pPr>
        <w:tabs>
          <w:tab w:val="left" w:pos="8731"/>
        </w:tabs>
        <w:spacing w:before="390"/>
        <w:ind w:right="177"/>
        <w:rPr>
          <w:rFonts w:ascii="Arial" w:hAnsi="Arial" w:cs="Arial"/>
          <w:b/>
          <w:sz w:val="24"/>
        </w:rPr>
        <w:pPrChange w:id="25" w:author="Bobby Stojanoski" w:date="2025-05-20T11:03:00Z" w16du:dateUtc="2025-05-20T15:03:00Z">
          <w:pPr>
            <w:tabs>
              <w:tab w:val="left" w:pos="8731"/>
            </w:tabs>
            <w:spacing w:before="390"/>
            <w:ind w:right="177"/>
            <w:jc w:val="center"/>
          </w:pPr>
        </w:pPrChange>
      </w:pP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"_bookmark26"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b/>
          <w:spacing w:val="-2"/>
          <w:w w:val="110"/>
          <w:sz w:val="24"/>
        </w:rPr>
        <w:t>Bibliography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z w:val="24"/>
        </w:rPr>
        <w:tab/>
      </w:r>
      <w:r w:rsidRPr="002E28ED">
        <w:rPr>
          <w:rFonts w:ascii="Arial" w:hAnsi="Arial" w:cs="Arial"/>
          <w:b/>
          <w:spacing w:val="-5"/>
          <w:w w:val="110"/>
          <w:sz w:val="24"/>
        </w:rPr>
        <w:t>21</w:t>
      </w:r>
    </w:p>
    <w:p w14:paraId="49BBF7C4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C5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C6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C7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C8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C9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CA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CB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CC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CD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CE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CF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D0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D1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D2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D3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D4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D5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D6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D7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D8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D9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DA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DB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DC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DD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DE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DF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E0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E1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E2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E3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E4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E5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E6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E7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E8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E9" w14:textId="77777777" w:rsidR="002A482E" w:rsidRPr="002E28ED" w:rsidRDefault="002A482E" w:rsidP="00841C0A">
      <w:pPr>
        <w:pStyle w:val="BodyText"/>
        <w:spacing w:before="99"/>
        <w:rPr>
          <w:rFonts w:ascii="Arial" w:hAnsi="Arial" w:cs="Arial"/>
          <w:b/>
        </w:rPr>
      </w:pPr>
    </w:p>
    <w:p w14:paraId="49BBF7EA" w14:textId="77777777" w:rsidR="002A482E" w:rsidRPr="002E28ED" w:rsidRDefault="00100570" w:rsidP="00841C0A">
      <w:pPr>
        <w:pStyle w:val="BodyText"/>
        <w:ind w:right="177"/>
        <w:rPr>
          <w:rFonts w:ascii="Arial" w:hAnsi="Arial" w:cs="Arial"/>
        </w:rPr>
        <w:pPrChange w:id="26" w:author="Bobby Stojanoski" w:date="2025-05-20T11:03:00Z" w16du:dateUtc="2025-05-20T15:03:00Z">
          <w:pPr>
            <w:pStyle w:val="BodyText"/>
            <w:ind w:right="177"/>
            <w:jc w:val="center"/>
          </w:pPr>
        </w:pPrChange>
      </w:pPr>
      <w:r w:rsidRPr="002E28ED">
        <w:rPr>
          <w:rFonts w:ascii="Arial" w:hAnsi="Arial" w:cs="Arial"/>
          <w:spacing w:val="-10"/>
        </w:rPr>
        <w:t>v</w:t>
      </w:r>
    </w:p>
    <w:p w14:paraId="49BBF7EB" w14:textId="77777777" w:rsidR="002A482E" w:rsidRPr="002E28ED" w:rsidRDefault="002A482E" w:rsidP="00841C0A">
      <w:pPr>
        <w:rPr>
          <w:rFonts w:ascii="Arial" w:hAnsi="Arial" w:cs="Arial"/>
        </w:rPr>
        <w:sectPr w:rsidR="002A482E" w:rsidRPr="002E28ED">
          <w:pgSz w:w="12240" w:h="15840"/>
          <w:pgMar w:top="1320" w:right="1140" w:bottom="280" w:left="1680" w:header="720" w:footer="720" w:gutter="0"/>
          <w:cols w:space="720"/>
        </w:sectPr>
        <w:pPrChange w:id="27" w:author="Bobby Stojanoski" w:date="2025-05-20T11:03:00Z" w16du:dateUtc="2025-05-20T15:03:00Z">
          <w:pPr>
            <w:jc w:val="center"/>
          </w:pPr>
        </w:pPrChange>
      </w:pPr>
    </w:p>
    <w:p w14:paraId="49BBF7EC" w14:textId="77777777" w:rsidR="002A482E" w:rsidRPr="002E28ED" w:rsidRDefault="002A482E" w:rsidP="00841C0A">
      <w:pPr>
        <w:pStyle w:val="BodyText"/>
        <w:rPr>
          <w:rFonts w:ascii="Arial" w:hAnsi="Arial" w:cs="Arial"/>
          <w:sz w:val="49"/>
        </w:rPr>
      </w:pPr>
    </w:p>
    <w:p w14:paraId="49BBF7ED" w14:textId="77777777" w:rsidR="002A482E" w:rsidRPr="002E28ED" w:rsidRDefault="002A482E" w:rsidP="00841C0A">
      <w:pPr>
        <w:pStyle w:val="BodyText"/>
        <w:spacing w:before="11"/>
        <w:rPr>
          <w:rFonts w:ascii="Arial" w:hAnsi="Arial" w:cs="Arial"/>
          <w:sz w:val="49"/>
        </w:rPr>
      </w:pPr>
    </w:p>
    <w:p w14:paraId="49BBF7EE" w14:textId="77777777" w:rsidR="002A482E" w:rsidRPr="002E28ED" w:rsidRDefault="00100570" w:rsidP="00841C0A">
      <w:pPr>
        <w:pStyle w:val="Heading1"/>
        <w:rPr>
          <w:rFonts w:ascii="Arial" w:hAnsi="Arial" w:cs="Arial"/>
        </w:rPr>
      </w:pPr>
      <w:r w:rsidRPr="002E28ED">
        <w:rPr>
          <w:rFonts w:ascii="Arial" w:hAnsi="Arial" w:cs="Arial"/>
          <w:w w:val="105"/>
        </w:rPr>
        <w:t>List</w:t>
      </w:r>
      <w:r w:rsidRPr="002E28ED">
        <w:rPr>
          <w:rFonts w:ascii="Arial" w:hAnsi="Arial" w:cs="Arial"/>
          <w:spacing w:val="56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of</w:t>
      </w:r>
      <w:r w:rsidRPr="002E28ED">
        <w:rPr>
          <w:rFonts w:ascii="Arial" w:hAnsi="Arial" w:cs="Arial"/>
          <w:spacing w:val="56"/>
          <w:w w:val="105"/>
        </w:rPr>
        <w:t xml:space="preserve"> </w:t>
      </w:r>
      <w:r w:rsidRPr="002E28ED">
        <w:rPr>
          <w:rFonts w:ascii="Arial" w:hAnsi="Arial" w:cs="Arial"/>
          <w:spacing w:val="-2"/>
          <w:w w:val="105"/>
        </w:rPr>
        <w:t>Tables</w:t>
      </w:r>
    </w:p>
    <w:p w14:paraId="49BBF7EF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F0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F1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F2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F3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F4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F5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F6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F7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F8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F9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FA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FB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FC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FD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FE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7FF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00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01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02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03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04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05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06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07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08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09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0A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0B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0C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0D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0E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0F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10" w14:textId="77777777" w:rsidR="002A482E" w:rsidRPr="002E28ED" w:rsidRDefault="002A482E" w:rsidP="00841C0A">
      <w:pPr>
        <w:pStyle w:val="BodyText"/>
        <w:spacing w:before="45"/>
        <w:rPr>
          <w:rFonts w:ascii="Arial" w:hAnsi="Arial" w:cs="Arial"/>
          <w:b/>
        </w:rPr>
      </w:pPr>
    </w:p>
    <w:p w14:paraId="49BBF811" w14:textId="77777777" w:rsidR="002A482E" w:rsidRPr="002E28ED" w:rsidRDefault="00100570" w:rsidP="00841C0A">
      <w:pPr>
        <w:pStyle w:val="BodyText"/>
        <w:ind w:right="177"/>
        <w:rPr>
          <w:rFonts w:ascii="Arial" w:hAnsi="Arial" w:cs="Arial"/>
        </w:rPr>
        <w:pPrChange w:id="28" w:author="Bobby Stojanoski" w:date="2025-05-20T11:03:00Z" w16du:dateUtc="2025-05-20T15:03:00Z">
          <w:pPr>
            <w:pStyle w:val="BodyText"/>
            <w:ind w:right="177"/>
            <w:jc w:val="center"/>
          </w:pPr>
        </w:pPrChange>
      </w:pPr>
      <w:r w:rsidRPr="002E28ED">
        <w:rPr>
          <w:rFonts w:ascii="Arial" w:hAnsi="Arial" w:cs="Arial"/>
          <w:spacing w:val="-5"/>
        </w:rPr>
        <w:t>vi</w:t>
      </w:r>
    </w:p>
    <w:p w14:paraId="49BBF812" w14:textId="77777777" w:rsidR="002A482E" w:rsidRPr="002E28ED" w:rsidRDefault="002A482E" w:rsidP="00841C0A">
      <w:pPr>
        <w:rPr>
          <w:rFonts w:ascii="Arial" w:hAnsi="Arial" w:cs="Arial"/>
        </w:rPr>
        <w:sectPr w:rsidR="002A482E" w:rsidRPr="002E28ED">
          <w:pgSz w:w="12240" w:h="15840"/>
          <w:pgMar w:top="1820" w:right="1140" w:bottom="280" w:left="1680" w:header="720" w:footer="720" w:gutter="0"/>
          <w:cols w:space="720"/>
        </w:sectPr>
        <w:pPrChange w:id="29" w:author="Bobby Stojanoski" w:date="2025-05-20T11:03:00Z" w16du:dateUtc="2025-05-20T15:03:00Z">
          <w:pPr>
            <w:jc w:val="center"/>
          </w:pPr>
        </w:pPrChange>
      </w:pPr>
    </w:p>
    <w:p w14:paraId="49BBF813" w14:textId="77777777" w:rsidR="002A482E" w:rsidRPr="002E28ED" w:rsidRDefault="002A482E" w:rsidP="00841C0A">
      <w:pPr>
        <w:pStyle w:val="BodyText"/>
        <w:rPr>
          <w:rFonts w:ascii="Arial" w:hAnsi="Arial" w:cs="Arial"/>
          <w:sz w:val="49"/>
        </w:rPr>
      </w:pPr>
    </w:p>
    <w:p w14:paraId="49BBF814" w14:textId="77777777" w:rsidR="002A482E" w:rsidRPr="002E28ED" w:rsidRDefault="002A482E" w:rsidP="00841C0A">
      <w:pPr>
        <w:pStyle w:val="BodyText"/>
        <w:spacing w:before="11"/>
        <w:rPr>
          <w:rFonts w:ascii="Arial" w:hAnsi="Arial" w:cs="Arial"/>
          <w:sz w:val="49"/>
        </w:rPr>
      </w:pPr>
    </w:p>
    <w:p w14:paraId="49BBF815" w14:textId="77777777" w:rsidR="002A482E" w:rsidRPr="002E28ED" w:rsidRDefault="00100570" w:rsidP="00841C0A">
      <w:pPr>
        <w:pStyle w:val="Heading1"/>
        <w:rPr>
          <w:rFonts w:ascii="Arial" w:hAnsi="Arial" w:cs="Arial"/>
        </w:rPr>
      </w:pPr>
      <w:r w:rsidRPr="002E28ED">
        <w:rPr>
          <w:rFonts w:ascii="Arial" w:hAnsi="Arial" w:cs="Arial"/>
          <w:w w:val="105"/>
        </w:rPr>
        <w:t>List</w:t>
      </w:r>
      <w:r w:rsidRPr="002E28ED">
        <w:rPr>
          <w:rFonts w:ascii="Arial" w:hAnsi="Arial" w:cs="Arial"/>
          <w:spacing w:val="56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of</w:t>
      </w:r>
      <w:r w:rsidRPr="002E28ED">
        <w:rPr>
          <w:rFonts w:ascii="Arial" w:hAnsi="Arial" w:cs="Arial"/>
          <w:spacing w:val="56"/>
          <w:w w:val="105"/>
        </w:rPr>
        <w:t xml:space="preserve"> </w:t>
      </w:r>
      <w:r w:rsidRPr="002E28ED">
        <w:rPr>
          <w:rFonts w:ascii="Arial" w:hAnsi="Arial" w:cs="Arial"/>
          <w:spacing w:val="-2"/>
          <w:w w:val="105"/>
        </w:rPr>
        <w:t>Figures</w:t>
      </w:r>
    </w:p>
    <w:p w14:paraId="49BBF816" w14:textId="77777777" w:rsidR="002A482E" w:rsidRPr="002E28ED" w:rsidRDefault="002A482E" w:rsidP="00841C0A">
      <w:pPr>
        <w:pStyle w:val="BodyText"/>
        <w:spacing w:before="217"/>
        <w:rPr>
          <w:rFonts w:ascii="Arial" w:hAnsi="Arial" w:cs="Arial"/>
          <w:b/>
          <w:sz w:val="49"/>
        </w:rPr>
      </w:pPr>
    </w:p>
    <w:p w14:paraId="49BBF817" w14:textId="77777777" w:rsidR="002A482E" w:rsidRPr="002E28ED" w:rsidRDefault="00100570" w:rsidP="00841C0A">
      <w:pPr>
        <w:pStyle w:val="ListParagraph"/>
        <w:numPr>
          <w:ilvl w:val="1"/>
          <w:numId w:val="7"/>
        </w:numPr>
        <w:tabs>
          <w:tab w:val="left" w:pos="1009"/>
          <w:tab w:val="left" w:pos="9002"/>
        </w:tabs>
        <w:spacing w:line="355" w:lineRule="auto"/>
        <w:ind w:right="297"/>
        <w:rPr>
          <w:rFonts w:ascii="Arial" w:hAnsi="Arial" w:cs="Arial"/>
          <w:sz w:val="24"/>
        </w:rPr>
      </w:pPr>
      <w:hyperlink w:anchor="_bookmark5" w:history="1">
        <w:r w:rsidRPr="002E28ED">
          <w:rPr>
            <w:rFonts w:ascii="Arial" w:hAnsi="Arial" w:cs="Arial"/>
            <w:sz w:val="24"/>
          </w:rPr>
          <w:t xml:space="preserve">Percentage of Channels where SCI </w:t>
        </w:r>
        <w:r w:rsidRPr="002E28ED">
          <w:rPr>
            <w:rFonts w:ascii="Arial" w:hAnsi="Arial" w:cs="Arial"/>
            <w:i/>
            <w:sz w:val="24"/>
          </w:rPr>
          <w:t xml:space="preserve">&gt; </w:t>
        </w:r>
        <w:r w:rsidRPr="002E28ED">
          <w:rPr>
            <w:rFonts w:ascii="Arial" w:hAnsi="Arial" w:cs="Arial"/>
            <w:sz w:val="24"/>
          </w:rPr>
          <w:t xml:space="preserve">0.5 for </w:t>
        </w:r>
        <w:r w:rsidRPr="002E28ED">
          <w:rPr>
            <w:rFonts w:ascii="Arial" w:hAnsi="Arial" w:cs="Arial"/>
            <w:i/>
            <w:sz w:val="24"/>
          </w:rPr>
          <w:t xml:space="preserve">&gt; </w:t>
        </w:r>
        <w:r w:rsidRPr="002E28ED">
          <w:rPr>
            <w:rFonts w:ascii="Arial" w:hAnsi="Arial" w:cs="Arial"/>
            <w:sz w:val="24"/>
          </w:rPr>
          <w:t>70% of the windows.</w:t>
        </w:r>
        <w:r w:rsidRPr="002E28ED">
          <w:rPr>
            <w:rFonts w:ascii="Arial" w:hAnsi="Arial" w:cs="Arial"/>
            <w:spacing w:val="35"/>
            <w:sz w:val="24"/>
          </w:rPr>
          <w:t xml:space="preserve"> </w:t>
        </w:r>
        <w:r w:rsidRPr="002E28ED">
          <w:rPr>
            <w:rFonts w:ascii="Arial" w:hAnsi="Arial" w:cs="Arial"/>
            <w:sz w:val="24"/>
          </w:rPr>
          <w:t>The</w:t>
        </w:r>
      </w:hyperlink>
      <w:r w:rsidRPr="002E28ED">
        <w:rPr>
          <w:rFonts w:ascii="Arial" w:hAnsi="Arial" w:cs="Arial"/>
          <w:sz w:val="24"/>
        </w:rPr>
        <w:t xml:space="preserve"> </w:t>
      </w:r>
      <w:hyperlink w:anchor="_bookmark5" w:history="1">
        <w:r w:rsidRPr="002E28ED">
          <w:rPr>
            <w:rFonts w:ascii="Arial" w:hAnsi="Arial" w:cs="Arial"/>
            <w:sz w:val="24"/>
          </w:rPr>
          <w:t>green</w:t>
        </w:r>
        <w:r w:rsidRPr="002E28ED">
          <w:rPr>
            <w:rFonts w:ascii="Arial" w:hAnsi="Arial" w:cs="Arial"/>
            <w:spacing w:val="3"/>
            <w:sz w:val="24"/>
          </w:rPr>
          <w:t xml:space="preserve"> </w:t>
        </w:r>
        <w:r w:rsidRPr="002E28ED">
          <w:rPr>
            <w:rFonts w:ascii="Arial" w:hAnsi="Arial" w:cs="Arial"/>
            <w:sz w:val="24"/>
          </w:rPr>
          <w:t>dashed</w:t>
        </w:r>
        <w:r w:rsidRPr="002E28ED">
          <w:rPr>
            <w:rFonts w:ascii="Arial" w:hAnsi="Arial" w:cs="Arial"/>
            <w:spacing w:val="3"/>
            <w:sz w:val="24"/>
          </w:rPr>
          <w:t xml:space="preserve"> </w:t>
        </w:r>
        <w:r w:rsidRPr="002E28ED">
          <w:rPr>
            <w:rFonts w:ascii="Arial" w:hAnsi="Arial" w:cs="Arial"/>
            <w:sz w:val="24"/>
          </w:rPr>
          <w:t>line</w:t>
        </w:r>
        <w:r w:rsidRPr="002E28ED">
          <w:rPr>
            <w:rFonts w:ascii="Arial" w:hAnsi="Arial" w:cs="Arial"/>
            <w:spacing w:val="3"/>
            <w:sz w:val="24"/>
          </w:rPr>
          <w:t xml:space="preserve"> </w:t>
        </w:r>
        <w:r w:rsidRPr="002E28ED">
          <w:rPr>
            <w:rFonts w:ascii="Arial" w:hAnsi="Arial" w:cs="Arial"/>
            <w:sz w:val="24"/>
          </w:rPr>
          <w:t>represents</w:t>
        </w:r>
        <w:r w:rsidRPr="002E28ED">
          <w:rPr>
            <w:rFonts w:ascii="Arial" w:hAnsi="Arial" w:cs="Arial"/>
            <w:spacing w:val="3"/>
            <w:sz w:val="24"/>
          </w:rPr>
          <w:t xml:space="preserve"> </w:t>
        </w:r>
        <w:r w:rsidRPr="002E28ED">
          <w:rPr>
            <w:rFonts w:ascii="Arial" w:hAnsi="Arial" w:cs="Arial"/>
            <w:sz w:val="24"/>
          </w:rPr>
          <w:t>the</w:t>
        </w:r>
        <w:r w:rsidRPr="002E28ED">
          <w:rPr>
            <w:rFonts w:ascii="Arial" w:hAnsi="Arial" w:cs="Arial"/>
            <w:spacing w:val="3"/>
            <w:sz w:val="24"/>
          </w:rPr>
          <w:t xml:space="preserve"> </w:t>
        </w:r>
        <w:r w:rsidRPr="002E28ED">
          <w:rPr>
            <w:rFonts w:ascii="Arial" w:hAnsi="Arial" w:cs="Arial"/>
            <w:sz w:val="24"/>
          </w:rPr>
          <w:t>threshold</w:t>
        </w:r>
        <w:r w:rsidRPr="002E28ED">
          <w:rPr>
            <w:rFonts w:ascii="Arial" w:hAnsi="Arial" w:cs="Arial"/>
            <w:spacing w:val="3"/>
            <w:sz w:val="24"/>
          </w:rPr>
          <w:t xml:space="preserve"> </w:t>
        </w:r>
        <w:r w:rsidRPr="002E28ED">
          <w:rPr>
            <w:rFonts w:ascii="Arial" w:hAnsi="Arial" w:cs="Arial"/>
            <w:sz w:val="24"/>
          </w:rPr>
          <w:t>of</w:t>
        </w:r>
        <w:r w:rsidRPr="002E28ED">
          <w:rPr>
            <w:rFonts w:ascii="Arial" w:hAnsi="Arial" w:cs="Arial"/>
            <w:spacing w:val="3"/>
            <w:sz w:val="24"/>
          </w:rPr>
          <w:t xml:space="preserve"> </w:t>
        </w:r>
        <w:r w:rsidRPr="002E28ED">
          <w:rPr>
            <w:rFonts w:ascii="Arial" w:hAnsi="Arial" w:cs="Arial"/>
            <w:sz w:val="24"/>
          </w:rPr>
          <w:t>70%</w:t>
        </w:r>
        <w:r w:rsidRPr="002E28ED">
          <w:rPr>
            <w:rFonts w:ascii="Arial" w:hAnsi="Arial" w:cs="Arial"/>
            <w:spacing w:val="3"/>
            <w:sz w:val="24"/>
          </w:rPr>
          <w:t xml:space="preserve"> </w:t>
        </w:r>
        <w:r w:rsidRPr="002E28ED">
          <w:rPr>
            <w:rFonts w:ascii="Arial" w:hAnsi="Arial" w:cs="Arial"/>
            <w:sz w:val="24"/>
          </w:rPr>
          <w:t>of</w:t>
        </w:r>
        <w:r w:rsidRPr="002E28ED">
          <w:rPr>
            <w:rFonts w:ascii="Arial" w:hAnsi="Arial" w:cs="Arial"/>
            <w:spacing w:val="3"/>
            <w:sz w:val="24"/>
          </w:rPr>
          <w:t xml:space="preserve"> </w:t>
        </w:r>
        <w:r w:rsidRPr="002E28ED">
          <w:rPr>
            <w:rFonts w:ascii="Arial" w:hAnsi="Arial" w:cs="Arial"/>
            <w:sz w:val="24"/>
          </w:rPr>
          <w:t>windows</w:t>
        </w:r>
        <w:r w:rsidRPr="002E28ED">
          <w:rPr>
            <w:rFonts w:ascii="Arial" w:hAnsi="Arial" w:cs="Arial"/>
            <w:spacing w:val="3"/>
            <w:sz w:val="24"/>
          </w:rPr>
          <w:t xml:space="preserve"> </w:t>
        </w:r>
        <w:r w:rsidRPr="002E28ED">
          <w:rPr>
            <w:rFonts w:ascii="Arial" w:hAnsi="Arial" w:cs="Arial"/>
            <w:sz w:val="24"/>
          </w:rPr>
          <w:t>that</w:t>
        </w:r>
        <w:r w:rsidRPr="002E28ED">
          <w:rPr>
            <w:rFonts w:ascii="Arial" w:hAnsi="Arial" w:cs="Arial"/>
            <w:spacing w:val="3"/>
            <w:sz w:val="24"/>
          </w:rPr>
          <w:t xml:space="preserve"> </w:t>
        </w:r>
        <w:r w:rsidRPr="002E28ED">
          <w:rPr>
            <w:rFonts w:ascii="Arial" w:hAnsi="Arial" w:cs="Arial"/>
            <w:sz w:val="24"/>
          </w:rPr>
          <w:t>each</w:t>
        </w:r>
      </w:hyperlink>
      <w:r w:rsidRPr="002E28ED">
        <w:rPr>
          <w:rFonts w:ascii="Arial" w:hAnsi="Arial" w:cs="Arial"/>
          <w:sz w:val="24"/>
        </w:rPr>
        <w:t xml:space="preserve"> </w:t>
      </w:r>
      <w:hyperlink w:anchor="_bookmark5" w:history="1">
        <w:r w:rsidRPr="002E28ED">
          <w:rPr>
            <w:rFonts w:ascii="Arial" w:hAnsi="Arial" w:cs="Arial"/>
            <w:sz w:val="24"/>
          </w:rPr>
          <w:t>participant must meet to be included in the analysis.</w:t>
        </w:r>
      </w:hyperlink>
      <w:r w:rsidRPr="002E28ED">
        <w:rPr>
          <w:rFonts w:ascii="Arial" w:hAnsi="Arial" w:cs="Arial"/>
          <w:spacing w:val="80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.</w:t>
      </w:r>
      <w:r w:rsidRPr="002E28ED">
        <w:rPr>
          <w:rFonts w:ascii="Arial" w:hAnsi="Arial" w:cs="Arial"/>
          <w:spacing w:val="40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.</w:t>
      </w:r>
      <w:r w:rsidRPr="002E28ED">
        <w:rPr>
          <w:rFonts w:ascii="Arial" w:hAnsi="Arial" w:cs="Arial"/>
          <w:spacing w:val="40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.</w:t>
      </w:r>
      <w:r w:rsidRPr="002E28ED">
        <w:rPr>
          <w:rFonts w:ascii="Arial" w:hAnsi="Arial" w:cs="Arial"/>
          <w:spacing w:val="40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.</w:t>
      </w:r>
      <w:r w:rsidRPr="002E28ED">
        <w:rPr>
          <w:rFonts w:ascii="Arial" w:hAnsi="Arial" w:cs="Arial"/>
          <w:spacing w:val="40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.</w:t>
      </w:r>
      <w:r w:rsidRPr="002E28ED">
        <w:rPr>
          <w:rFonts w:ascii="Arial" w:hAnsi="Arial" w:cs="Arial"/>
          <w:spacing w:val="40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.</w:t>
      </w:r>
      <w:r w:rsidRPr="002E28ED">
        <w:rPr>
          <w:rFonts w:ascii="Arial" w:hAnsi="Arial" w:cs="Arial"/>
          <w:spacing w:val="40"/>
          <w:sz w:val="24"/>
        </w:rPr>
        <w:t xml:space="preserve"> </w:t>
      </w:r>
      <w:proofErr w:type="gramStart"/>
      <w:r w:rsidRPr="002E28ED">
        <w:rPr>
          <w:rFonts w:ascii="Arial" w:hAnsi="Arial" w:cs="Arial"/>
          <w:sz w:val="24"/>
        </w:rPr>
        <w:t>.</w:t>
      </w:r>
      <w:r w:rsidRPr="002E28ED">
        <w:rPr>
          <w:rFonts w:ascii="Arial" w:hAnsi="Arial" w:cs="Arial"/>
          <w:spacing w:val="40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.</w:t>
      </w:r>
      <w:r w:rsidRPr="002E28ED">
        <w:rPr>
          <w:rFonts w:ascii="Arial" w:hAnsi="Arial" w:cs="Arial"/>
          <w:spacing w:val="40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.</w:t>
      </w:r>
      <w:r w:rsidRPr="002E28ED">
        <w:rPr>
          <w:rFonts w:ascii="Arial" w:hAnsi="Arial" w:cs="Arial"/>
          <w:spacing w:val="40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.</w:t>
      </w:r>
      <w:proofErr w:type="gramEnd"/>
      <w:r w:rsidRPr="002E28ED">
        <w:rPr>
          <w:rFonts w:ascii="Arial" w:hAnsi="Arial" w:cs="Arial"/>
          <w:spacing w:val="40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.</w:t>
      </w:r>
      <w:r w:rsidRPr="002E28ED">
        <w:rPr>
          <w:rFonts w:ascii="Arial" w:hAnsi="Arial" w:cs="Arial"/>
          <w:sz w:val="24"/>
        </w:rPr>
        <w:tab/>
      </w:r>
      <w:r w:rsidRPr="002E28ED">
        <w:rPr>
          <w:rFonts w:ascii="Arial" w:hAnsi="Arial" w:cs="Arial"/>
          <w:spacing w:val="-10"/>
          <w:sz w:val="24"/>
        </w:rPr>
        <w:t>3</w:t>
      </w:r>
    </w:p>
    <w:p w14:paraId="49BBF818" w14:textId="77777777" w:rsidR="002A482E" w:rsidRPr="002E28ED" w:rsidRDefault="00100570" w:rsidP="00841C0A">
      <w:pPr>
        <w:pStyle w:val="ListParagraph"/>
        <w:numPr>
          <w:ilvl w:val="1"/>
          <w:numId w:val="7"/>
        </w:numPr>
        <w:tabs>
          <w:tab w:val="left" w:pos="1006"/>
          <w:tab w:val="left" w:pos="1009"/>
        </w:tabs>
        <w:spacing w:before="1" w:line="355" w:lineRule="auto"/>
        <w:ind w:right="894"/>
        <w:rPr>
          <w:rFonts w:ascii="Arial" w:hAnsi="Arial" w:cs="Arial"/>
          <w:sz w:val="24"/>
        </w:rPr>
        <w:pPrChange w:id="30" w:author="Bobby Stojanoski" w:date="2025-05-20T11:03:00Z" w16du:dateUtc="2025-05-20T15:03:00Z">
          <w:pPr>
            <w:pStyle w:val="ListParagraph"/>
            <w:numPr>
              <w:ilvl w:val="1"/>
              <w:numId w:val="7"/>
            </w:numPr>
            <w:tabs>
              <w:tab w:val="left" w:pos="1006"/>
              <w:tab w:val="left" w:pos="1009"/>
            </w:tabs>
            <w:spacing w:before="1" w:line="355" w:lineRule="auto"/>
            <w:ind w:left="1009" w:right="894" w:hanging="539"/>
            <w:jc w:val="both"/>
          </w:pPr>
        </w:pPrChange>
      </w:pP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"_bookmark11"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2"/>
          <w:sz w:val="24"/>
        </w:rPr>
        <w:t>Participants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viewed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56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blocks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of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8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faces,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each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block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being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either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all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real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or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2"/>
          <w:sz w:val="24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"_bookmark11"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z w:val="24"/>
        </w:rPr>
        <w:t>all</w:t>
      </w:r>
      <w:r w:rsidRPr="002E28ED">
        <w:rPr>
          <w:rFonts w:ascii="Arial" w:hAnsi="Arial" w:cs="Arial"/>
          <w:spacing w:val="-8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virtual</w:t>
      </w:r>
      <w:r w:rsidRPr="002E28ED">
        <w:rPr>
          <w:rFonts w:ascii="Arial" w:hAnsi="Arial" w:cs="Arial"/>
          <w:spacing w:val="-8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faces.</w:t>
      </w:r>
      <w:r w:rsidRPr="002E28ED">
        <w:rPr>
          <w:rFonts w:ascii="Arial" w:hAnsi="Arial" w:cs="Arial"/>
          <w:spacing w:val="19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Every</w:t>
      </w:r>
      <w:r w:rsidRPr="002E28ED">
        <w:rPr>
          <w:rFonts w:ascii="Arial" w:hAnsi="Arial" w:cs="Arial"/>
          <w:spacing w:val="-8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face</w:t>
      </w:r>
      <w:r w:rsidRPr="002E28ED">
        <w:rPr>
          <w:rFonts w:ascii="Arial" w:hAnsi="Arial" w:cs="Arial"/>
          <w:spacing w:val="-8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in</w:t>
      </w:r>
      <w:r w:rsidRPr="002E28ED">
        <w:rPr>
          <w:rFonts w:ascii="Arial" w:hAnsi="Arial" w:cs="Arial"/>
          <w:spacing w:val="-8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a</w:t>
      </w:r>
      <w:r w:rsidRPr="002E28ED">
        <w:rPr>
          <w:rFonts w:ascii="Arial" w:hAnsi="Arial" w:cs="Arial"/>
          <w:spacing w:val="-8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block</w:t>
      </w:r>
      <w:r w:rsidRPr="002E28ED">
        <w:rPr>
          <w:rFonts w:ascii="Arial" w:hAnsi="Arial" w:cs="Arial"/>
          <w:spacing w:val="-8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displayed</w:t>
      </w:r>
      <w:r w:rsidRPr="002E28ED">
        <w:rPr>
          <w:rFonts w:ascii="Arial" w:hAnsi="Arial" w:cs="Arial"/>
          <w:spacing w:val="-8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the</w:t>
      </w:r>
      <w:r w:rsidRPr="002E28ED">
        <w:rPr>
          <w:rFonts w:ascii="Arial" w:hAnsi="Arial" w:cs="Arial"/>
          <w:spacing w:val="-8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same</w:t>
      </w:r>
      <w:r w:rsidRPr="002E28ED">
        <w:rPr>
          <w:rFonts w:ascii="Arial" w:hAnsi="Arial" w:cs="Arial"/>
          <w:spacing w:val="-8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emotional</w:t>
      </w:r>
      <w:r w:rsidRPr="002E28ED">
        <w:rPr>
          <w:rFonts w:ascii="Arial" w:hAnsi="Arial" w:cs="Arial"/>
          <w:spacing w:val="-8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ex-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z w:val="24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"_bookmark11"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6"/>
          <w:sz w:val="24"/>
        </w:rPr>
        <w:t>pression, one of:</w:t>
      </w:r>
      <w:r w:rsidRPr="002E28ED">
        <w:rPr>
          <w:rFonts w:ascii="Arial" w:hAnsi="Arial" w:cs="Arial"/>
          <w:spacing w:val="22"/>
          <w:sz w:val="24"/>
        </w:rPr>
        <w:t xml:space="preserve"> </w:t>
      </w:r>
      <w:r w:rsidRPr="002E28ED">
        <w:rPr>
          <w:rFonts w:ascii="Arial" w:hAnsi="Arial" w:cs="Arial"/>
          <w:spacing w:val="-6"/>
          <w:sz w:val="24"/>
        </w:rPr>
        <w:t>anger, disgust, fear, happiness, sadness, surprise, neutral.</w:t>
      </w:r>
      <w:r w:rsidRPr="002E28ED">
        <w:rPr>
          <w:rFonts w:ascii="Arial" w:hAnsi="Arial" w:cs="Arial"/>
        </w:rPr>
        <w:fldChar w:fldCharType="end"/>
      </w:r>
    </w:p>
    <w:p w14:paraId="49BBF819" w14:textId="77777777" w:rsidR="002A482E" w:rsidRPr="002E28ED" w:rsidRDefault="00100570" w:rsidP="00841C0A">
      <w:pPr>
        <w:pStyle w:val="BodyText"/>
        <w:spacing w:before="1"/>
        <w:ind w:left="1102"/>
        <w:rPr>
          <w:rFonts w:ascii="Arial" w:hAnsi="Arial" w:cs="Arial"/>
        </w:rPr>
        <w:pPrChange w:id="31" w:author="Bobby Stojanoski" w:date="2025-05-20T11:03:00Z" w16du:dateUtc="2025-05-20T15:03:00Z">
          <w:pPr>
            <w:pStyle w:val="BodyText"/>
            <w:spacing w:before="1"/>
            <w:ind w:left="1102"/>
            <w:jc w:val="both"/>
          </w:pPr>
        </w:pPrChange>
      </w:pP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1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1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1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1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1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.</w:t>
      </w:r>
      <w:r w:rsidRPr="002E28ED">
        <w:rPr>
          <w:rFonts w:ascii="Arial" w:hAnsi="Arial" w:cs="Arial"/>
          <w:spacing w:val="58"/>
          <w:w w:val="150"/>
        </w:rPr>
        <w:t xml:space="preserve">   </w:t>
      </w:r>
      <w:r w:rsidRPr="002E28ED">
        <w:rPr>
          <w:rFonts w:ascii="Arial" w:hAnsi="Arial" w:cs="Arial"/>
          <w:spacing w:val="-10"/>
          <w:w w:val="110"/>
        </w:rPr>
        <w:t>6</w:t>
      </w:r>
    </w:p>
    <w:p w14:paraId="49BBF81A" w14:textId="77777777" w:rsidR="002A482E" w:rsidRPr="002E28ED" w:rsidRDefault="00100570" w:rsidP="00841C0A">
      <w:pPr>
        <w:pStyle w:val="ListParagraph"/>
        <w:numPr>
          <w:ilvl w:val="1"/>
          <w:numId w:val="7"/>
        </w:numPr>
        <w:tabs>
          <w:tab w:val="left" w:pos="1006"/>
          <w:tab w:val="left" w:pos="1009"/>
        </w:tabs>
        <w:spacing w:before="156" w:line="355" w:lineRule="auto"/>
        <w:ind w:right="893"/>
        <w:rPr>
          <w:rFonts w:ascii="Arial" w:hAnsi="Arial" w:cs="Arial"/>
          <w:sz w:val="24"/>
        </w:rPr>
        <w:pPrChange w:id="32" w:author="Bobby Stojanoski" w:date="2025-05-20T11:03:00Z" w16du:dateUtc="2025-05-20T15:03:00Z">
          <w:pPr>
            <w:pStyle w:val="ListParagraph"/>
            <w:numPr>
              <w:ilvl w:val="1"/>
              <w:numId w:val="7"/>
            </w:numPr>
            <w:tabs>
              <w:tab w:val="left" w:pos="1006"/>
              <w:tab w:val="left" w:pos="1009"/>
            </w:tabs>
            <w:spacing w:before="156" w:line="355" w:lineRule="auto"/>
            <w:ind w:left="1009" w:right="893" w:hanging="539"/>
            <w:jc w:val="both"/>
          </w:pPr>
        </w:pPrChange>
      </w:pP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"_bookmark13"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z w:val="24"/>
        </w:rPr>
        <w:t>Depictions</w:t>
      </w:r>
      <w:r w:rsidRPr="002E28ED">
        <w:rPr>
          <w:rFonts w:ascii="Arial" w:hAnsi="Arial" w:cs="Arial"/>
          <w:spacing w:val="-15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of</w:t>
      </w:r>
      <w:r w:rsidRPr="002E28ED">
        <w:rPr>
          <w:rFonts w:ascii="Arial" w:hAnsi="Arial" w:cs="Arial"/>
          <w:spacing w:val="-15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the</w:t>
      </w:r>
      <w:r w:rsidRPr="002E28ED">
        <w:rPr>
          <w:rFonts w:ascii="Arial" w:hAnsi="Arial" w:cs="Arial"/>
          <w:spacing w:val="-15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high</w:t>
      </w:r>
      <w:r w:rsidRPr="002E28ED">
        <w:rPr>
          <w:rFonts w:ascii="Arial" w:hAnsi="Arial" w:cs="Arial"/>
          <w:spacing w:val="-15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density</w:t>
      </w:r>
      <w:r w:rsidRPr="002E28ED">
        <w:rPr>
          <w:rFonts w:ascii="Arial" w:hAnsi="Arial" w:cs="Arial"/>
          <w:spacing w:val="-15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32x32</w:t>
      </w:r>
      <w:r w:rsidRPr="002E28ED">
        <w:rPr>
          <w:rFonts w:ascii="Arial" w:hAnsi="Arial" w:cs="Arial"/>
          <w:spacing w:val="-15"/>
          <w:sz w:val="24"/>
        </w:rPr>
        <w:t xml:space="preserve"> </w:t>
      </w:r>
      <w:proofErr w:type="spellStart"/>
      <w:r w:rsidRPr="002E28ED">
        <w:rPr>
          <w:rFonts w:ascii="Arial" w:hAnsi="Arial" w:cs="Arial"/>
          <w:sz w:val="24"/>
        </w:rPr>
        <w:t>optode</w:t>
      </w:r>
      <w:proofErr w:type="spellEnd"/>
      <w:r w:rsidRPr="002E28ED">
        <w:rPr>
          <w:rFonts w:ascii="Arial" w:hAnsi="Arial" w:cs="Arial"/>
          <w:spacing w:val="-15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montage.</w:t>
      </w:r>
      <w:r w:rsidRPr="002E28ED">
        <w:rPr>
          <w:rFonts w:ascii="Arial" w:hAnsi="Arial" w:cs="Arial"/>
          <w:spacing w:val="-7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Red</w:t>
      </w:r>
      <w:r w:rsidRPr="002E28ED">
        <w:rPr>
          <w:rFonts w:ascii="Arial" w:hAnsi="Arial" w:cs="Arial"/>
          <w:spacing w:val="-15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circles</w:t>
      </w:r>
      <w:r w:rsidRPr="002E28ED">
        <w:rPr>
          <w:rFonts w:ascii="Arial" w:hAnsi="Arial" w:cs="Arial"/>
          <w:spacing w:val="-15"/>
          <w:sz w:val="24"/>
        </w:rPr>
        <w:t xml:space="preserve"> </w:t>
      </w:r>
      <w:proofErr w:type="spellStart"/>
      <w:r w:rsidRPr="002E28ED">
        <w:rPr>
          <w:rFonts w:ascii="Arial" w:hAnsi="Arial" w:cs="Arial"/>
          <w:sz w:val="24"/>
        </w:rPr>
        <w:t>repre</w:t>
      </w:r>
      <w:proofErr w:type="spellEnd"/>
      <w:r w:rsidRPr="002E28ED">
        <w:rPr>
          <w:rFonts w:ascii="Arial" w:hAnsi="Arial" w:cs="Arial"/>
          <w:sz w:val="24"/>
        </w:rPr>
        <w:t>-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z w:val="24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"_bookmark13"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4"/>
          <w:sz w:val="24"/>
        </w:rPr>
        <w:t xml:space="preserve">sent sources, blue circles represent detectors, purple lines represent </w:t>
      </w:r>
      <w:proofErr w:type="spellStart"/>
      <w:r w:rsidRPr="002E28ED">
        <w:rPr>
          <w:rFonts w:ascii="Arial" w:hAnsi="Arial" w:cs="Arial"/>
          <w:spacing w:val="-4"/>
          <w:sz w:val="24"/>
        </w:rPr>
        <w:t>chan</w:t>
      </w:r>
      <w:proofErr w:type="spellEnd"/>
      <w:r w:rsidRPr="002E28ED">
        <w:rPr>
          <w:rFonts w:ascii="Arial" w:hAnsi="Arial" w:cs="Arial"/>
          <w:spacing w:val="-4"/>
          <w:sz w:val="24"/>
        </w:rPr>
        <w:t>-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4"/>
          <w:sz w:val="24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"_bookmark13"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proofErr w:type="spellStart"/>
      <w:r w:rsidRPr="002E28ED">
        <w:rPr>
          <w:rFonts w:ascii="Arial" w:hAnsi="Arial" w:cs="Arial"/>
          <w:spacing w:val="-2"/>
          <w:sz w:val="24"/>
        </w:rPr>
        <w:t>nels</w:t>
      </w:r>
      <w:proofErr w:type="spellEnd"/>
      <w:r w:rsidRPr="002E28ED">
        <w:rPr>
          <w:rFonts w:ascii="Arial" w:hAnsi="Arial" w:cs="Arial"/>
          <w:spacing w:val="-2"/>
          <w:sz w:val="24"/>
        </w:rPr>
        <w:t>,</w:t>
      </w:r>
      <w:r w:rsidRPr="002E28ED">
        <w:rPr>
          <w:rFonts w:ascii="Arial" w:hAnsi="Arial" w:cs="Arial"/>
          <w:spacing w:val="-6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and</w:t>
      </w:r>
      <w:r w:rsidRPr="002E28ED">
        <w:rPr>
          <w:rFonts w:ascii="Arial" w:hAnsi="Arial" w:cs="Arial"/>
          <w:spacing w:val="-7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blue</w:t>
      </w:r>
      <w:r w:rsidRPr="002E28ED">
        <w:rPr>
          <w:rFonts w:ascii="Arial" w:hAnsi="Arial" w:cs="Arial"/>
          <w:spacing w:val="-6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rings</w:t>
      </w:r>
      <w:r w:rsidRPr="002E28ED">
        <w:rPr>
          <w:rFonts w:ascii="Arial" w:hAnsi="Arial" w:cs="Arial"/>
          <w:spacing w:val="-7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around</w:t>
      </w:r>
      <w:r w:rsidRPr="002E28ED">
        <w:rPr>
          <w:rFonts w:ascii="Arial" w:hAnsi="Arial" w:cs="Arial"/>
          <w:spacing w:val="-6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sources</w:t>
      </w:r>
      <w:r w:rsidRPr="002E28ED">
        <w:rPr>
          <w:rFonts w:ascii="Arial" w:hAnsi="Arial" w:cs="Arial"/>
          <w:spacing w:val="-6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represent</w:t>
      </w:r>
      <w:r w:rsidRPr="002E28ED">
        <w:rPr>
          <w:rFonts w:ascii="Arial" w:hAnsi="Arial" w:cs="Arial"/>
          <w:spacing w:val="-7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the</w:t>
      </w:r>
      <w:r w:rsidRPr="002E28ED">
        <w:rPr>
          <w:rFonts w:ascii="Arial" w:hAnsi="Arial" w:cs="Arial"/>
          <w:spacing w:val="-6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locations</w:t>
      </w:r>
      <w:r w:rsidRPr="002E28ED">
        <w:rPr>
          <w:rFonts w:ascii="Arial" w:hAnsi="Arial" w:cs="Arial"/>
          <w:spacing w:val="-6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of</w:t>
      </w:r>
      <w:r w:rsidRPr="002E28ED">
        <w:rPr>
          <w:rFonts w:ascii="Arial" w:hAnsi="Arial" w:cs="Arial"/>
          <w:spacing w:val="-7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the</w:t>
      </w:r>
      <w:r w:rsidRPr="002E28ED">
        <w:rPr>
          <w:rFonts w:ascii="Arial" w:hAnsi="Arial" w:cs="Arial"/>
          <w:spacing w:val="-6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8</w:t>
      </w:r>
      <w:r w:rsidRPr="002E28ED">
        <w:rPr>
          <w:rFonts w:ascii="Arial" w:hAnsi="Arial" w:cs="Arial"/>
          <w:spacing w:val="-7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short</w:t>
      </w:r>
      <w:r w:rsidRPr="002E28ED">
        <w:rPr>
          <w:rFonts w:ascii="Arial" w:hAnsi="Arial" w:cs="Arial"/>
        </w:rPr>
        <w:fldChar w:fldCharType="end"/>
      </w:r>
    </w:p>
    <w:p w14:paraId="49BBF81B" w14:textId="77777777" w:rsidR="002A482E" w:rsidRPr="002E28ED" w:rsidRDefault="00100570" w:rsidP="00841C0A">
      <w:pPr>
        <w:pStyle w:val="BodyText"/>
        <w:spacing w:before="1"/>
        <w:ind w:left="1009"/>
        <w:rPr>
          <w:rFonts w:ascii="Arial" w:hAnsi="Arial" w:cs="Arial"/>
        </w:rPr>
        <w:pPrChange w:id="33" w:author="Bobby Stojanoski" w:date="2025-05-20T11:03:00Z" w16du:dateUtc="2025-05-20T15:03:00Z">
          <w:pPr>
            <w:pStyle w:val="BodyText"/>
            <w:spacing w:before="1"/>
            <w:ind w:left="1009"/>
            <w:jc w:val="both"/>
          </w:pPr>
        </w:pPrChange>
      </w:pP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"_bookmark13"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w w:val="105"/>
        </w:rPr>
        <w:t>distance</w:t>
      </w:r>
      <w:r w:rsidRPr="002E28ED">
        <w:rPr>
          <w:rFonts w:ascii="Arial" w:hAnsi="Arial" w:cs="Arial"/>
          <w:spacing w:val="12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detectors.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44"/>
          <w:w w:val="105"/>
        </w:rPr>
        <w:t xml:space="preserve"> 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3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2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3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2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3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2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3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2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2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3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2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3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2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2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3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2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3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2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3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2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2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3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2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3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2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3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2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2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3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.</w:t>
      </w:r>
      <w:r w:rsidRPr="002E28ED">
        <w:rPr>
          <w:rFonts w:ascii="Arial" w:hAnsi="Arial" w:cs="Arial"/>
          <w:spacing w:val="55"/>
          <w:w w:val="150"/>
        </w:rPr>
        <w:t xml:space="preserve">   </w:t>
      </w:r>
      <w:r w:rsidRPr="002E28ED">
        <w:rPr>
          <w:rFonts w:ascii="Arial" w:hAnsi="Arial" w:cs="Arial"/>
          <w:spacing w:val="-12"/>
          <w:w w:val="105"/>
        </w:rPr>
        <w:t>9</w:t>
      </w:r>
    </w:p>
    <w:p w14:paraId="49BBF81C" w14:textId="77777777" w:rsidR="002A482E" w:rsidRPr="002E28ED" w:rsidRDefault="00100570" w:rsidP="00841C0A">
      <w:pPr>
        <w:pStyle w:val="ListParagraph"/>
        <w:numPr>
          <w:ilvl w:val="1"/>
          <w:numId w:val="7"/>
        </w:numPr>
        <w:tabs>
          <w:tab w:val="left" w:pos="1006"/>
          <w:tab w:val="left" w:pos="1009"/>
          <w:tab w:val="right" w:leader="dot" w:pos="9120"/>
        </w:tabs>
        <w:spacing w:before="156" w:line="355" w:lineRule="auto"/>
        <w:ind w:right="297"/>
        <w:rPr>
          <w:rFonts w:ascii="Arial" w:hAnsi="Arial" w:cs="Arial"/>
          <w:sz w:val="24"/>
        </w:rPr>
        <w:pPrChange w:id="34" w:author="Bobby Stojanoski" w:date="2025-05-20T11:03:00Z" w16du:dateUtc="2025-05-20T15:03:00Z">
          <w:pPr>
            <w:pStyle w:val="ListParagraph"/>
            <w:numPr>
              <w:ilvl w:val="1"/>
              <w:numId w:val="7"/>
            </w:numPr>
            <w:tabs>
              <w:tab w:val="left" w:pos="1006"/>
              <w:tab w:val="left" w:pos="1009"/>
              <w:tab w:val="right" w:leader="dot" w:pos="9120"/>
            </w:tabs>
            <w:spacing w:before="156" w:line="355" w:lineRule="auto"/>
            <w:ind w:left="1009" w:right="297" w:hanging="539"/>
            <w:jc w:val="both"/>
          </w:pPr>
        </w:pPrChange>
      </w:pP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"_bookmark16"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z w:val="24"/>
        </w:rPr>
        <w:t xml:space="preserve">Preprocessing steps for </w:t>
      </w:r>
      <w:proofErr w:type="spellStart"/>
      <w:r w:rsidRPr="002E28ED">
        <w:rPr>
          <w:rFonts w:ascii="Arial" w:hAnsi="Arial" w:cs="Arial"/>
          <w:sz w:val="24"/>
        </w:rPr>
        <w:t>fNIRS</w:t>
      </w:r>
      <w:proofErr w:type="spellEnd"/>
      <w:r w:rsidRPr="002E28ED">
        <w:rPr>
          <w:rFonts w:ascii="Arial" w:hAnsi="Arial" w:cs="Arial"/>
          <w:sz w:val="24"/>
        </w:rPr>
        <w:t xml:space="preserve"> data, from the raw data to the fully pro-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40"/>
          <w:sz w:val="24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"_bookmark16"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proofErr w:type="spellStart"/>
      <w:r w:rsidRPr="002E28ED">
        <w:rPr>
          <w:rFonts w:ascii="Arial" w:hAnsi="Arial" w:cs="Arial"/>
          <w:w w:val="90"/>
          <w:sz w:val="24"/>
        </w:rPr>
        <w:t>cessed</w:t>
      </w:r>
      <w:proofErr w:type="spellEnd"/>
      <w:r w:rsidRPr="002E28ED">
        <w:rPr>
          <w:rFonts w:ascii="Arial" w:hAnsi="Arial" w:cs="Arial"/>
          <w:spacing w:val="23"/>
          <w:sz w:val="24"/>
        </w:rPr>
        <w:t xml:space="preserve"> </w:t>
      </w:r>
      <w:r w:rsidRPr="002E28ED">
        <w:rPr>
          <w:rFonts w:ascii="Arial" w:hAnsi="Arial" w:cs="Arial"/>
          <w:spacing w:val="-2"/>
          <w:w w:val="95"/>
          <w:sz w:val="24"/>
        </w:rPr>
        <w:t>data.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z w:val="24"/>
        </w:rPr>
        <w:tab/>
      </w:r>
      <w:r w:rsidRPr="002E28ED">
        <w:rPr>
          <w:rFonts w:ascii="Arial" w:hAnsi="Arial" w:cs="Arial"/>
          <w:spacing w:val="-5"/>
          <w:sz w:val="24"/>
        </w:rPr>
        <w:t>10</w:t>
      </w:r>
    </w:p>
    <w:p w14:paraId="49BBF81D" w14:textId="77777777" w:rsidR="002A482E" w:rsidRPr="002E28ED" w:rsidRDefault="00100570" w:rsidP="00841C0A">
      <w:pPr>
        <w:pStyle w:val="ListParagraph"/>
        <w:numPr>
          <w:ilvl w:val="1"/>
          <w:numId w:val="7"/>
        </w:numPr>
        <w:tabs>
          <w:tab w:val="left" w:pos="1006"/>
          <w:tab w:val="left" w:pos="1009"/>
        </w:tabs>
        <w:spacing w:before="1" w:line="355" w:lineRule="auto"/>
        <w:ind w:right="893"/>
        <w:rPr>
          <w:rFonts w:ascii="Arial" w:hAnsi="Arial" w:cs="Arial"/>
          <w:sz w:val="24"/>
        </w:rPr>
        <w:pPrChange w:id="35" w:author="Bobby Stojanoski" w:date="2025-05-20T11:03:00Z" w16du:dateUtc="2025-05-20T15:03:00Z">
          <w:pPr>
            <w:pStyle w:val="ListParagraph"/>
            <w:numPr>
              <w:ilvl w:val="1"/>
              <w:numId w:val="7"/>
            </w:numPr>
            <w:tabs>
              <w:tab w:val="left" w:pos="1006"/>
              <w:tab w:val="left" w:pos="1009"/>
            </w:tabs>
            <w:spacing w:before="1" w:line="355" w:lineRule="auto"/>
            <w:ind w:left="1009" w:right="893" w:hanging="539"/>
            <w:jc w:val="both"/>
          </w:pPr>
        </w:pPrChange>
      </w:pP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"_bookmark19"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z w:val="24"/>
        </w:rPr>
        <w:t>Sample design matrix for a single participant for the effect Face type,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z w:val="24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"_bookmark19"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4"/>
          <w:sz w:val="24"/>
        </w:rPr>
        <w:t>showing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the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first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7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blocks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(250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seconds)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of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a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single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experiment.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The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design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4"/>
          <w:sz w:val="24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"_bookmark19"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2"/>
          <w:sz w:val="24"/>
        </w:rPr>
        <w:t>matrix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is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organized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by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condition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(Blue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for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real,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orange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for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virtual),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this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is</w:t>
      </w:r>
      <w:r w:rsidRPr="002E28ED">
        <w:rPr>
          <w:rFonts w:ascii="Arial" w:hAnsi="Arial" w:cs="Arial"/>
        </w:rPr>
        <w:fldChar w:fldCharType="end"/>
      </w:r>
    </w:p>
    <w:p w14:paraId="49BBF81E" w14:textId="77777777" w:rsidR="002A482E" w:rsidRPr="002E28ED" w:rsidRDefault="00100570" w:rsidP="00841C0A">
      <w:pPr>
        <w:pStyle w:val="BodyText"/>
        <w:spacing w:before="1"/>
        <w:ind w:left="1009"/>
        <w:rPr>
          <w:rFonts w:ascii="Arial" w:hAnsi="Arial" w:cs="Arial"/>
        </w:rPr>
        <w:pPrChange w:id="36" w:author="Bobby Stojanoski" w:date="2025-05-20T11:03:00Z" w16du:dateUtc="2025-05-20T15:03:00Z">
          <w:pPr>
            <w:pStyle w:val="BodyText"/>
            <w:spacing w:before="1"/>
            <w:ind w:left="1009"/>
            <w:jc w:val="both"/>
          </w:pPr>
        </w:pPrChange>
      </w:pP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"_bookmark19"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2"/>
        </w:rPr>
        <w:t>result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  <w:spacing w:val="-2"/>
        </w:rPr>
        <w:t>of convolving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  <w:spacing w:val="-2"/>
        </w:rPr>
        <w:t>boxcar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  <w:spacing w:val="-2"/>
        </w:rPr>
        <w:t>function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  <w:spacing w:val="-2"/>
        </w:rPr>
        <w:t>with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2"/>
        </w:rPr>
        <w:t>the canonical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  <w:spacing w:val="-2"/>
        </w:rPr>
        <w:t>HRF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  <w:spacing w:val="-2"/>
        </w:rPr>
        <w:t>SPM.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62"/>
          <w:w w:val="150"/>
        </w:rPr>
        <w:t xml:space="preserve"> </w:t>
      </w:r>
      <w:r w:rsidRPr="002E28ED">
        <w:rPr>
          <w:rFonts w:ascii="Arial" w:hAnsi="Arial" w:cs="Arial"/>
          <w:spacing w:val="-5"/>
        </w:rPr>
        <w:t>14</w:t>
      </w:r>
    </w:p>
    <w:p w14:paraId="49BBF81F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20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21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22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23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24" w14:textId="77777777" w:rsidR="002A482E" w:rsidRPr="002E28ED" w:rsidRDefault="002A482E" w:rsidP="00841C0A">
      <w:pPr>
        <w:pStyle w:val="BodyText"/>
        <w:spacing w:before="235"/>
        <w:rPr>
          <w:rFonts w:ascii="Arial" w:hAnsi="Arial" w:cs="Arial"/>
        </w:rPr>
      </w:pPr>
    </w:p>
    <w:p w14:paraId="49BBF825" w14:textId="77777777" w:rsidR="002A482E" w:rsidRPr="002E28ED" w:rsidRDefault="00100570" w:rsidP="00841C0A">
      <w:pPr>
        <w:pStyle w:val="BodyText"/>
        <w:ind w:right="177"/>
        <w:rPr>
          <w:rFonts w:ascii="Arial" w:hAnsi="Arial" w:cs="Arial"/>
        </w:rPr>
        <w:pPrChange w:id="37" w:author="Bobby Stojanoski" w:date="2025-05-20T11:03:00Z" w16du:dateUtc="2025-05-20T15:03:00Z">
          <w:pPr>
            <w:pStyle w:val="BodyText"/>
            <w:ind w:right="177"/>
            <w:jc w:val="center"/>
          </w:pPr>
        </w:pPrChange>
      </w:pPr>
      <w:r w:rsidRPr="002E28ED">
        <w:rPr>
          <w:rFonts w:ascii="Arial" w:hAnsi="Arial" w:cs="Arial"/>
          <w:spacing w:val="-5"/>
        </w:rPr>
        <w:t>vii</w:t>
      </w:r>
    </w:p>
    <w:p w14:paraId="49BBF826" w14:textId="77777777" w:rsidR="002A482E" w:rsidRPr="002E28ED" w:rsidRDefault="002A482E" w:rsidP="00841C0A">
      <w:pPr>
        <w:rPr>
          <w:rFonts w:ascii="Arial" w:hAnsi="Arial" w:cs="Arial"/>
        </w:rPr>
        <w:sectPr w:rsidR="002A482E" w:rsidRPr="002E28ED">
          <w:pgSz w:w="12240" w:h="15840"/>
          <w:pgMar w:top="1820" w:right="1140" w:bottom="280" w:left="1680" w:header="720" w:footer="720" w:gutter="0"/>
          <w:cols w:space="720"/>
        </w:sectPr>
        <w:pPrChange w:id="38" w:author="Bobby Stojanoski" w:date="2025-05-20T11:03:00Z" w16du:dateUtc="2025-05-20T15:03:00Z">
          <w:pPr>
            <w:jc w:val="center"/>
          </w:pPr>
        </w:pPrChange>
      </w:pPr>
    </w:p>
    <w:p w14:paraId="49BBF827" w14:textId="77777777" w:rsidR="002A482E" w:rsidRPr="002E28ED" w:rsidRDefault="00100570" w:rsidP="00841C0A">
      <w:pPr>
        <w:pStyle w:val="ListParagraph"/>
        <w:numPr>
          <w:ilvl w:val="1"/>
          <w:numId w:val="6"/>
        </w:numPr>
        <w:tabs>
          <w:tab w:val="left" w:pos="1006"/>
          <w:tab w:val="left" w:pos="1009"/>
        </w:tabs>
        <w:spacing w:before="107" w:line="355" w:lineRule="auto"/>
        <w:ind w:right="893"/>
        <w:rPr>
          <w:rFonts w:ascii="Arial" w:hAnsi="Arial" w:cs="Arial"/>
          <w:sz w:val="24"/>
        </w:rPr>
        <w:pPrChange w:id="39" w:author="Bobby Stojanoski" w:date="2025-05-20T11:03:00Z" w16du:dateUtc="2025-05-20T15:03:00Z">
          <w:pPr>
            <w:pStyle w:val="ListParagraph"/>
            <w:numPr>
              <w:ilvl w:val="1"/>
              <w:numId w:val="6"/>
            </w:numPr>
            <w:tabs>
              <w:tab w:val="left" w:pos="1006"/>
              <w:tab w:val="left" w:pos="1009"/>
            </w:tabs>
            <w:spacing w:before="107" w:line="355" w:lineRule="auto"/>
            <w:ind w:left="1009" w:right="893" w:hanging="539"/>
            <w:jc w:val="both"/>
          </w:pPr>
        </w:pPrChange>
      </w:pPr>
      <w:r w:rsidRPr="002E28ED">
        <w:rPr>
          <w:rFonts w:ascii="Arial" w:hAnsi="Arial" w:cs="Arial"/>
        </w:rPr>
        <w:lastRenderedPageBreak/>
        <w:fldChar w:fldCharType="begin"/>
      </w:r>
      <w:r w:rsidRPr="002E28ED">
        <w:rPr>
          <w:rFonts w:ascii="Arial" w:hAnsi="Arial" w:cs="Arial"/>
        </w:rPr>
        <w:instrText>HYPERLINK \l "_bookmark22"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2"/>
          <w:sz w:val="24"/>
        </w:rPr>
        <w:t>Example</w:t>
      </w:r>
      <w:r w:rsidRPr="002E28ED">
        <w:rPr>
          <w:rFonts w:ascii="Arial" w:hAnsi="Arial" w:cs="Arial"/>
          <w:spacing w:val="-15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of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a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chord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plot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for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the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condition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Sadness,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showing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the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averaged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2"/>
          <w:sz w:val="24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"_bookmark22"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z w:val="24"/>
        </w:rPr>
        <w:t>connectivity</w:t>
      </w:r>
      <w:r w:rsidRPr="002E28ED">
        <w:rPr>
          <w:rFonts w:ascii="Arial" w:hAnsi="Arial" w:cs="Arial"/>
          <w:spacing w:val="-6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across</w:t>
      </w:r>
      <w:r w:rsidRPr="002E28ED">
        <w:rPr>
          <w:rFonts w:ascii="Arial" w:hAnsi="Arial" w:cs="Arial"/>
          <w:spacing w:val="-6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participants</w:t>
      </w:r>
      <w:r w:rsidRPr="002E28ED">
        <w:rPr>
          <w:rFonts w:ascii="Arial" w:hAnsi="Arial" w:cs="Arial"/>
          <w:spacing w:val="-6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and</w:t>
      </w:r>
      <w:r w:rsidRPr="002E28ED">
        <w:rPr>
          <w:rFonts w:ascii="Arial" w:hAnsi="Arial" w:cs="Arial"/>
          <w:spacing w:val="-6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epochs</w:t>
      </w:r>
      <w:r w:rsidRPr="002E28ED">
        <w:rPr>
          <w:rFonts w:ascii="Arial" w:hAnsi="Arial" w:cs="Arial"/>
          <w:spacing w:val="-6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between</w:t>
      </w:r>
      <w:r w:rsidRPr="002E28ED">
        <w:rPr>
          <w:rFonts w:ascii="Arial" w:hAnsi="Arial" w:cs="Arial"/>
          <w:spacing w:val="-6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103</w:t>
      </w:r>
      <w:r w:rsidRPr="002E28ED">
        <w:rPr>
          <w:rFonts w:ascii="Arial" w:hAnsi="Arial" w:cs="Arial"/>
          <w:spacing w:val="-6"/>
          <w:sz w:val="24"/>
        </w:rPr>
        <w:t xml:space="preserve"> </w:t>
      </w:r>
      <w:proofErr w:type="spellStart"/>
      <w:r w:rsidRPr="002E28ED">
        <w:rPr>
          <w:rFonts w:ascii="Arial" w:hAnsi="Arial" w:cs="Arial"/>
          <w:sz w:val="24"/>
        </w:rPr>
        <w:t>HbT</w:t>
      </w:r>
      <w:proofErr w:type="spellEnd"/>
      <w:r w:rsidRPr="002E28ED">
        <w:rPr>
          <w:rFonts w:ascii="Arial" w:hAnsi="Arial" w:cs="Arial"/>
          <w:spacing w:val="-6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channels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z w:val="24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"_bookmark22"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z w:val="24"/>
        </w:rPr>
        <w:t>(coherence values between 0 and 1).</w:t>
      </w:r>
      <w:r w:rsidRPr="002E28ED">
        <w:rPr>
          <w:rFonts w:ascii="Arial" w:hAnsi="Arial" w:cs="Arial"/>
          <w:spacing w:val="40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The color of the lines represents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z w:val="24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"_bookmark22"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z w:val="24"/>
        </w:rPr>
        <w:t>the coherence value.</w:t>
      </w:r>
      <w:r w:rsidRPr="002E28ED">
        <w:rPr>
          <w:rFonts w:ascii="Arial" w:hAnsi="Arial" w:cs="Arial"/>
          <w:spacing w:val="38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In general,</w:t>
      </w:r>
      <w:r w:rsidRPr="002E28ED">
        <w:rPr>
          <w:rFonts w:ascii="Arial" w:hAnsi="Arial" w:cs="Arial"/>
          <w:spacing w:val="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the</w:t>
      </w:r>
      <w:r w:rsidRPr="002E28ED">
        <w:rPr>
          <w:rFonts w:ascii="Arial" w:hAnsi="Arial" w:cs="Arial"/>
          <w:spacing w:val="1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brighter the</w:t>
      </w:r>
      <w:r w:rsidRPr="002E28ED">
        <w:rPr>
          <w:rFonts w:ascii="Arial" w:hAnsi="Arial" w:cs="Arial"/>
          <w:spacing w:val="1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color,</w:t>
      </w:r>
      <w:r w:rsidRPr="002E28ED">
        <w:rPr>
          <w:rFonts w:ascii="Arial" w:hAnsi="Arial" w:cs="Arial"/>
          <w:spacing w:val="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the stronger</w:t>
      </w:r>
      <w:r w:rsidRPr="002E28ED">
        <w:rPr>
          <w:rFonts w:ascii="Arial" w:hAnsi="Arial" w:cs="Arial"/>
          <w:spacing w:val="1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the</w:t>
      </w:r>
      <w:r w:rsidRPr="002E28ED">
        <w:rPr>
          <w:rFonts w:ascii="Arial" w:hAnsi="Arial" w:cs="Arial"/>
        </w:rPr>
        <w:fldChar w:fldCharType="end"/>
      </w:r>
    </w:p>
    <w:p w14:paraId="49BBF828" w14:textId="77777777" w:rsidR="002A482E" w:rsidRPr="002E28ED" w:rsidRDefault="00100570" w:rsidP="00841C0A">
      <w:pPr>
        <w:pStyle w:val="BodyText"/>
        <w:tabs>
          <w:tab w:val="right" w:leader="dot" w:pos="9119"/>
        </w:tabs>
        <w:spacing w:before="1"/>
        <w:ind w:left="1009"/>
        <w:rPr>
          <w:rFonts w:ascii="Arial" w:hAnsi="Arial" w:cs="Arial"/>
        </w:rPr>
        <w:pPrChange w:id="40" w:author="Bobby Stojanoski" w:date="2025-05-20T11:03:00Z" w16du:dateUtc="2025-05-20T15:03:00Z">
          <w:pPr>
            <w:pStyle w:val="BodyText"/>
            <w:tabs>
              <w:tab w:val="right" w:leader="dot" w:pos="9119"/>
            </w:tabs>
            <w:spacing w:before="1"/>
            <w:ind w:left="1009"/>
            <w:jc w:val="both"/>
          </w:pPr>
        </w:pPrChange>
      </w:pP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"_bookmark22"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6"/>
        </w:rPr>
        <w:t>connectivity</w:t>
      </w:r>
      <w:r w:rsidRPr="002E28ED">
        <w:rPr>
          <w:rFonts w:ascii="Arial" w:hAnsi="Arial" w:cs="Arial"/>
          <w:spacing w:val="1"/>
        </w:rPr>
        <w:t xml:space="preserve"> </w:t>
      </w:r>
      <w:r w:rsidRPr="002E28ED">
        <w:rPr>
          <w:rFonts w:ascii="Arial" w:hAnsi="Arial" w:cs="Arial"/>
          <w:spacing w:val="-6"/>
        </w:rPr>
        <w:t>between</w:t>
      </w:r>
      <w:r w:rsidRPr="002E28ED">
        <w:rPr>
          <w:rFonts w:ascii="Arial" w:hAnsi="Arial" w:cs="Arial"/>
          <w:spacing w:val="2"/>
        </w:rPr>
        <w:t xml:space="preserve"> </w:t>
      </w:r>
      <w:r w:rsidRPr="002E28ED">
        <w:rPr>
          <w:rFonts w:ascii="Arial" w:hAnsi="Arial" w:cs="Arial"/>
          <w:spacing w:val="-6"/>
        </w:rPr>
        <w:t>the</w:t>
      </w:r>
      <w:r w:rsidRPr="002E28ED">
        <w:rPr>
          <w:rFonts w:ascii="Arial" w:hAnsi="Arial" w:cs="Arial"/>
          <w:spacing w:val="3"/>
        </w:rPr>
        <w:t xml:space="preserve"> </w:t>
      </w:r>
      <w:r w:rsidRPr="002E28ED">
        <w:rPr>
          <w:rFonts w:ascii="Arial" w:hAnsi="Arial" w:cs="Arial"/>
          <w:spacing w:val="-6"/>
        </w:rPr>
        <w:t>two</w:t>
      </w:r>
      <w:r w:rsidRPr="002E28ED">
        <w:rPr>
          <w:rFonts w:ascii="Arial" w:hAnsi="Arial" w:cs="Arial"/>
          <w:spacing w:val="2"/>
        </w:rPr>
        <w:t xml:space="preserve"> </w:t>
      </w:r>
      <w:r w:rsidRPr="002E28ED">
        <w:rPr>
          <w:rFonts w:ascii="Arial" w:hAnsi="Arial" w:cs="Arial"/>
          <w:spacing w:val="-6"/>
        </w:rPr>
        <w:t>channels.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</w:rPr>
        <w:tab/>
      </w:r>
      <w:r w:rsidRPr="002E28ED">
        <w:rPr>
          <w:rFonts w:ascii="Arial" w:hAnsi="Arial" w:cs="Arial"/>
          <w:spacing w:val="-5"/>
        </w:rPr>
        <w:t>16</w:t>
      </w:r>
    </w:p>
    <w:p w14:paraId="49BBF829" w14:textId="77777777" w:rsidR="002A482E" w:rsidRPr="002E28ED" w:rsidRDefault="00100570" w:rsidP="00841C0A">
      <w:pPr>
        <w:pStyle w:val="ListParagraph"/>
        <w:numPr>
          <w:ilvl w:val="1"/>
          <w:numId w:val="6"/>
        </w:numPr>
        <w:tabs>
          <w:tab w:val="left" w:pos="1006"/>
          <w:tab w:val="left" w:pos="1009"/>
        </w:tabs>
        <w:spacing w:before="156" w:line="355" w:lineRule="auto"/>
        <w:ind w:right="894"/>
        <w:rPr>
          <w:rFonts w:ascii="Arial" w:hAnsi="Arial" w:cs="Arial"/>
          <w:sz w:val="24"/>
        </w:rPr>
        <w:pPrChange w:id="41" w:author="Bobby Stojanoski" w:date="2025-05-20T11:03:00Z" w16du:dateUtc="2025-05-20T15:03:00Z">
          <w:pPr>
            <w:pStyle w:val="ListParagraph"/>
            <w:numPr>
              <w:ilvl w:val="1"/>
              <w:numId w:val="6"/>
            </w:numPr>
            <w:tabs>
              <w:tab w:val="left" w:pos="1006"/>
              <w:tab w:val="left" w:pos="1009"/>
            </w:tabs>
            <w:spacing w:before="156" w:line="355" w:lineRule="auto"/>
            <w:ind w:left="1009" w:right="894" w:hanging="539"/>
            <w:jc w:val="both"/>
          </w:pPr>
        </w:pPrChange>
      </w:pP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"_bookmark24"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6"/>
          <w:sz w:val="24"/>
        </w:rPr>
        <w:t>Number</w:t>
      </w:r>
      <w:r w:rsidRPr="002E28ED">
        <w:rPr>
          <w:rFonts w:ascii="Arial" w:hAnsi="Arial" w:cs="Arial"/>
          <w:spacing w:val="-7"/>
          <w:sz w:val="24"/>
        </w:rPr>
        <w:t xml:space="preserve"> </w:t>
      </w:r>
      <w:r w:rsidRPr="002E28ED">
        <w:rPr>
          <w:rFonts w:ascii="Arial" w:hAnsi="Arial" w:cs="Arial"/>
          <w:spacing w:val="-6"/>
          <w:sz w:val="24"/>
        </w:rPr>
        <w:t>of</w:t>
      </w:r>
      <w:r w:rsidRPr="002E28ED">
        <w:rPr>
          <w:rFonts w:ascii="Arial" w:hAnsi="Arial" w:cs="Arial"/>
          <w:spacing w:val="-7"/>
          <w:sz w:val="24"/>
        </w:rPr>
        <w:t xml:space="preserve"> </w:t>
      </w:r>
      <w:r w:rsidRPr="002E28ED">
        <w:rPr>
          <w:rFonts w:ascii="Arial" w:hAnsi="Arial" w:cs="Arial"/>
          <w:spacing w:val="-6"/>
          <w:sz w:val="24"/>
        </w:rPr>
        <w:t>correct</w:t>
      </w:r>
      <w:r w:rsidRPr="002E28ED">
        <w:rPr>
          <w:rFonts w:ascii="Arial" w:hAnsi="Arial" w:cs="Arial"/>
          <w:spacing w:val="-7"/>
          <w:sz w:val="24"/>
        </w:rPr>
        <w:t xml:space="preserve"> </w:t>
      </w:r>
      <w:r w:rsidRPr="002E28ED">
        <w:rPr>
          <w:rFonts w:ascii="Arial" w:hAnsi="Arial" w:cs="Arial"/>
          <w:spacing w:val="-6"/>
          <w:sz w:val="24"/>
        </w:rPr>
        <w:t>responses</w:t>
      </w:r>
      <w:r w:rsidRPr="002E28ED">
        <w:rPr>
          <w:rFonts w:ascii="Arial" w:hAnsi="Arial" w:cs="Arial"/>
          <w:spacing w:val="-7"/>
          <w:sz w:val="24"/>
        </w:rPr>
        <w:t xml:space="preserve"> </w:t>
      </w:r>
      <w:r w:rsidRPr="002E28ED">
        <w:rPr>
          <w:rFonts w:ascii="Arial" w:hAnsi="Arial" w:cs="Arial"/>
          <w:spacing w:val="-6"/>
          <w:sz w:val="24"/>
        </w:rPr>
        <w:t>by</w:t>
      </w:r>
      <w:r w:rsidRPr="002E28ED">
        <w:rPr>
          <w:rFonts w:ascii="Arial" w:hAnsi="Arial" w:cs="Arial"/>
          <w:spacing w:val="-7"/>
          <w:sz w:val="24"/>
        </w:rPr>
        <w:t xml:space="preserve"> </w:t>
      </w:r>
      <w:r w:rsidRPr="002E28ED">
        <w:rPr>
          <w:rFonts w:ascii="Arial" w:hAnsi="Arial" w:cs="Arial"/>
          <w:spacing w:val="-6"/>
          <w:sz w:val="24"/>
        </w:rPr>
        <w:t>participant, the</w:t>
      </w:r>
      <w:r w:rsidRPr="002E28ED">
        <w:rPr>
          <w:rFonts w:ascii="Arial" w:hAnsi="Arial" w:cs="Arial"/>
          <w:spacing w:val="-7"/>
          <w:sz w:val="24"/>
        </w:rPr>
        <w:t xml:space="preserve"> </w:t>
      </w:r>
      <w:r w:rsidRPr="002E28ED">
        <w:rPr>
          <w:rFonts w:ascii="Arial" w:hAnsi="Arial" w:cs="Arial"/>
          <w:spacing w:val="-6"/>
          <w:sz w:val="24"/>
        </w:rPr>
        <w:t>red</w:t>
      </w:r>
      <w:r w:rsidRPr="002E28ED">
        <w:rPr>
          <w:rFonts w:ascii="Arial" w:hAnsi="Arial" w:cs="Arial"/>
          <w:spacing w:val="-7"/>
          <w:sz w:val="24"/>
        </w:rPr>
        <w:t xml:space="preserve"> </w:t>
      </w:r>
      <w:r w:rsidRPr="002E28ED">
        <w:rPr>
          <w:rFonts w:ascii="Arial" w:hAnsi="Arial" w:cs="Arial"/>
          <w:spacing w:val="-6"/>
          <w:sz w:val="24"/>
        </w:rPr>
        <w:t>dashed</w:t>
      </w:r>
      <w:r w:rsidRPr="002E28ED">
        <w:rPr>
          <w:rFonts w:ascii="Arial" w:hAnsi="Arial" w:cs="Arial"/>
          <w:spacing w:val="-7"/>
          <w:sz w:val="24"/>
        </w:rPr>
        <w:t xml:space="preserve"> </w:t>
      </w:r>
      <w:r w:rsidRPr="002E28ED">
        <w:rPr>
          <w:rFonts w:ascii="Arial" w:hAnsi="Arial" w:cs="Arial"/>
          <w:spacing w:val="-6"/>
          <w:sz w:val="24"/>
        </w:rPr>
        <w:t>line</w:t>
      </w:r>
      <w:r w:rsidRPr="002E28ED">
        <w:rPr>
          <w:rFonts w:ascii="Arial" w:hAnsi="Arial" w:cs="Arial"/>
          <w:spacing w:val="-7"/>
          <w:sz w:val="24"/>
        </w:rPr>
        <w:t xml:space="preserve"> </w:t>
      </w:r>
      <w:r w:rsidRPr="002E28ED">
        <w:rPr>
          <w:rFonts w:ascii="Arial" w:hAnsi="Arial" w:cs="Arial"/>
          <w:spacing w:val="-6"/>
          <w:sz w:val="24"/>
        </w:rPr>
        <w:t>represents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6"/>
          <w:sz w:val="24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"_bookmark24"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4"/>
          <w:sz w:val="24"/>
        </w:rPr>
        <w:t>the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threshold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of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34/56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correct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responses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(60%)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that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participants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must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meet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4"/>
          <w:sz w:val="24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"_bookmark24"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2"/>
          <w:sz w:val="24"/>
        </w:rPr>
        <w:t>to</w:t>
      </w:r>
      <w:r w:rsidRPr="002E28ED">
        <w:rPr>
          <w:rFonts w:ascii="Arial" w:hAnsi="Arial" w:cs="Arial"/>
          <w:spacing w:val="4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be</w:t>
      </w:r>
      <w:r w:rsidRPr="002E28ED">
        <w:rPr>
          <w:rFonts w:ascii="Arial" w:hAnsi="Arial" w:cs="Arial"/>
          <w:spacing w:val="4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included</w:t>
      </w:r>
      <w:r w:rsidRPr="002E28ED">
        <w:rPr>
          <w:rFonts w:ascii="Arial" w:hAnsi="Arial" w:cs="Arial"/>
          <w:spacing w:val="4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in</w:t>
      </w:r>
      <w:r w:rsidRPr="002E28ED">
        <w:rPr>
          <w:rFonts w:ascii="Arial" w:hAnsi="Arial" w:cs="Arial"/>
          <w:spacing w:val="4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the</w:t>
      </w:r>
      <w:r w:rsidRPr="002E28ED">
        <w:rPr>
          <w:rFonts w:ascii="Arial" w:hAnsi="Arial" w:cs="Arial"/>
          <w:spacing w:val="4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analysis.</w:t>
      </w:r>
      <w:r w:rsidRPr="002E28ED">
        <w:rPr>
          <w:rFonts w:ascii="Arial" w:hAnsi="Arial" w:cs="Arial"/>
          <w:spacing w:val="45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Only</w:t>
      </w:r>
      <w:r w:rsidRPr="002E28ED">
        <w:rPr>
          <w:rFonts w:ascii="Arial" w:hAnsi="Arial" w:cs="Arial"/>
          <w:spacing w:val="4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one</w:t>
      </w:r>
      <w:r w:rsidRPr="002E28ED">
        <w:rPr>
          <w:rFonts w:ascii="Arial" w:hAnsi="Arial" w:cs="Arial"/>
          <w:spacing w:val="4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participant</w:t>
      </w:r>
      <w:r w:rsidRPr="002E28ED">
        <w:rPr>
          <w:rFonts w:ascii="Arial" w:hAnsi="Arial" w:cs="Arial"/>
          <w:spacing w:val="4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was</w:t>
      </w:r>
      <w:r w:rsidRPr="002E28ED">
        <w:rPr>
          <w:rFonts w:ascii="Arial" w:hAnsi="Arial" w:cs="Arial"/>
          <w:spacing w:val="4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excluded</w:t>
      </w:r>
      <w:r w:rsidRPr="002E28ED">
        <w:rPr>
          <w:rFonts w:ascii="Arial" w:hAnsi="Arial" w:cs="Arial"/>
          <w:spacing w:val="4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from</w:t>
      </w:r>
      <w:r w:rsidRPr="002E28ED">
        <w:rPr>
          <w:rFonts w:ascii="Arial" w:hAnsi="Arial" w:cs="Arial"/>
        </w:rPr>
        <w:fldChar w:fldCharType="end"/>
      </w:r>
    </w:p>
    <w:p w14:paraId="49BBF82A" w14:textId="77777777" w:rsidR="002A482E" w:rsidRPr="002E28ED" w:rsidRDefault="00100570" w:rsidP="00841C0A">
      <w:pPr>
        <w:pStyle w:val="BodyText"/>
        <w:tabs>
          <w:tab w:val="right" w:leader="dot" w:pos="9120"/>
        </w:tabs>
        <w:spacing w:before="1"/>
        <w:ind w:left="1009"/>
        <w:rPr>
          <w:rFonts w:ascii="Arial" w:hAnsi="Arial" w:cs="Arial"/>
        </w:rPr>
        <w:pPrChange w:id="42" w:author="Bobby Stojanoski" w:date="2025-05-20T11:03:00Z" w16du:dateUtc="2025-05-20T15:03:00Z">
          <w:pPr>
            <w:pStyle w:val="BodyText"/>
            <w:tabs>
              <w:tab w:val="right" w:leader="dot" w:pos="9120"/>
            </w:tabs>
            <w:spacing w:before="1"/>
            <w:ind w:left="1009"/>
            <w:jc w:val="both"/>
          </w:pPr>
        </w:pPrChange>
      </w:pP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"_bookmark24"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8"/>
        </w:rPr>
        <w:t xml:space="preserve"> </w:t>
      </w:r>
      <w:r w:rsidRPr="002E28ED">
        <w:rPr>
          <w:rFonts w:ascii="Arial" w:hAnsi="Arial" w:cs="Arial"/>
          <w:spacing w:val="-2"/>
        </w:rPr>
        <w:t>analysis.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</w:rPr>
        <w:tab/>
      </w:r>
      <w:r w:rsidRPr="002E28ED">
        <w:rPr>
          <w:rFonts w:ascii="Arial" w:hAnsi="Arial" w:cs="Arial"/>
          <w:spacing w:val="-5"/>
        </w:rPr>
        <w:t>18</w:t>
      </w:r>
    </w:p>
    <w:p w14:paraId="49BBF82B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2C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2D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2E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2F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30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31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32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33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34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35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36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37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38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39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3A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3B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3C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3D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3E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3F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40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41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42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43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44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45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46" w14:textId="77777777" w:rsidR="002A482E" w:rsidRPr="002E28ED" w:rsidRDefault="002A482E" w:rsidP="00841C0A">
      <w:pPr>
        <w:pStyle w:val="BodyText"/>
        <w:spacing w:before="214"/>
        <w:rPr>
          <w:rFonts w:ascii="Arial" w:hAnsi="Arial" w:cs="Arial"/>
        </w:rPr>
      </w:pPr>
    </w:p>
    <w:p w14:paraId="49BBF847" w14:textId="77777777" w:rsidR="002A482E" w:rsidRPr="002E28ED" w:rsidRDefault="00100570" w:rsidP="00841C0A">
      <w:pPr>
        <w:pStyle w:val="BodyText"/>
        <w:spacing w:before="1"/>
        <w:ind w:right="177"/>
        <w:rPr>
          <w:rFonts w:ascii="Arial" w:hAnsi="Arial" w:cs="Arial"/>
        </w:rPr>
        <w:pPrChange w:id="43" w:author="Bobby Stojanoski" w:date="2025-05-20T11:03:00Z" w16du:dateUtc="2025-05-20T15:03:00Z">
          <w:pPr>
            <w:pStyle w:val="BodyText"/>
            <w:spacing w:before="1"/>
            <w:ind w:right="177"/>
            <w:jc w:val="center"/>
          </w:pPr>
        </w:pPrChange>
      </w:pPr>
      <w:r w:rsidRPr="002E28ED">
        <w:rPr>
          <w:rFonts w:ascii="Arial" w:hAnsi="Arial" w:cs="Arial"/>
          <w:spacing w:val="-4"/>
        </w:rPr>
        <w:t>viii</w:t>
      </w:r>
    </w:p>
    <w:p w14:paraId="49BBF848" w14:textId="77777777" w:rsidR="002A482E" w:rsidRPr="002E28ED" w:rsidRDefault="002A482E" w:rsidP="00841C0A">
      <w:pPr>
        <w:rPr>
          <w:rFonts w:ascii="Arial" w:hAnsi="Arial" w:cs="Arial"/>
        </w:rPr>
        <w:sectPr w:rsidR="002A482E" w:rsidRPr="002E28ED">
          <w:pgSz w:w="12240" w:h="15840"/>
          <w:pgMar w:top="1320" w:right="1140" w:bottom="280" w:left="1680" w:header="720" w:footer="720" w:gutter="0"/>
          <w:cols w:space="720"/>
        </w:sectPr>
        <w:pPrChange w:id="44" w:author="Bobby Stojanoski" w:date="2025-05-20T11:03:00Z" w16du:dateUtc="2025-05-20T15:03:00Z">
          <w:pPr>
            <w:jc w:val="center"/>
          </w:pPr>
        </w:pPrChange>
      </w:pPr>
    </w:p>
    <w:p w14:paraId="49BBF849" w14:textId="77777777" w:rsidR="002A482E" w:rsidRPr="002E28ED" w:rsidRDefault="002A482E" w:rsidP="00841C0A">
      <w:pPr>
        <w:pStyle w:val="BodyText"/>
        <w:spacing w:before="72"/>
        <w:rPr>
          <w:rFonts w:ascii="Arial" w:hAnsi="Arial" w:cs="Arial"/>
          <w:sz w:val="49"/>
        </w:rPr>
      </w:pPr>
    </w:p>
    <w:p w14:paraId="49BBF84A" w14:textId="77777777" w:rsidR="002A482E" w:rsidRPr="002E28ED" w:rsidRDefault="00100570" w:rsidP="00841C0A">
      <w:pPr>
        <w:pStyle w:val="Heading1"/>
        <w:rPr>
          <w:rFonts w:ascii="Arial" w:hAnsi="Arial" w:cs="Arial"/>
        </w:rPr>
      </w:pPr>
      <w:bookmarkStart w:id="45" w:name="Introduction"/>
      <w:bookmarkStart w:id="46" w:name="_bookmark2"/>
      <w:bookmarkEnd w:id="45"/>
      <w:bookmarkEnd w:id="46"/>
      <w:r w:rsidRPr="002E28ED">
        <w:rPr>
          <w:rFonts w:ascii="Arial" w:hAnsi="Arial" w:cs="Arial"/>
          <w:spacing w:val="-2"/>
          <w:w w:val="110"/>
        </w:rPr>
        <w:t>Introduction</w:t>
      </w:r>
    </w:p>
    <w:p w14:paraId="49BBF84B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4C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4D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4E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4F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50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51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52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53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54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55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56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57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58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59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5A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5B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5C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5D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5E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5F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60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61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62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63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64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65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66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867" w14:textId="77777777" w:rsidR="002A482E" w:rsidRPr="002E28ED" w:rsidRDefault="002A482E" w:rsidP="00841C0A">
      <w:pPr>
        <w:pStyle w:val="BodyText"/>
        <w:spacing w:before="273"/>
        <w:rPr>
          <w:rFonts w:ascii="Arial" w:hAnsi="Arial" w:cs="Arial"/>
          <w:b/>
        </w:rPr>
      </w:pPr>
    </w:p>
    <w:p w14:paraId="49BBF868" w14:textId="77777777" w:rsidR="002A482E" w:rsidRPr="002E28ED" w:rsidRDefault="00100570" w:rsidP="00841C0A">
      <w:pPr>
        <w:pStyle w:val="BodyText"/>
        <w:ind w:right="177"/>
        <w:rPr>
          <w:rFonts w:ascii="Arial" w:hAnsi="Arial" w:cs="Arial"/>
        </w:rPr>
        <w:pPrChange w:id="47" w:author="Bobby Stojanoski" w:date="2025-05-20T11:03:00Z" w16du:dateUtc="2025-05-20T15:03:00Z">
          <w:pPr>
            <w:pStyle w:val="BodyText"/>
            <w:ind w:right="177"/>
            <w:jc w:val="center"/>
          </w:pPr>
        </w:pPrChange>
      </w:pPr>
      <w:r w:rsidRPr="002E28ED">
        <w:rPr>
          <w:rFonts w:ascii="Arial" w:hAnsi="Arial" w:cs="Arial"/>
          <w:spacing w:val="-10"/>
        </w:rPr>
        <w:t>1</w:t>
      </w:r>
    </w:p>
    <w:p w14:paraId="49BBF869" w14:textId="77777777" w:rsidR="002A482E" w:rsidRPr="002E28ED" w:rsidRDefault="002A482E" w:rsidP="00841C0A">
      <w:pPr>
        <w:rPr>
          <w:rFonts w:ascii="Arial" w:hAnsi="Arial" w:cs="Arial"/>
        </w:rPr>
        <w:sectPr w:rsidR="002A482E" w:rsidRPr="002E28ED">
          <w:headerReference w:type="default" r:id="rId7"/>
          <w:pgSz w:w="12240" w:h="15840"/>
          <w:pgMar w:top="3800" w:right="1140" w:bottom="280" w:left="1680" w:header="3104" w:footer="0" w:gutter="0"/>
          <w:pgNumType w:start="1"/>
          <w:cols w:space="720"/>
        </w:sectPr>
        <w:pPrChange w:id="48" w:author="Bobby Stojanoski" w:date="2025-05-20T11:03:00Z" w16du:dateUtc="2025-05-20T15:03:00Z">
          <w:pPr>
            <w:jc w:val="center"/>
          </w:pPr>
        </w:pPrChange>
      </w:pPr>
    </w:p>
    <w:p w14:paraId="49BBF86A" w14:textId="77777777" w:rsidR="002A482E" w:rsidRPr="002E28ED" w:rsidRDefault="002A482E" w:rsidP="00841C0A">
      <w:pPr>
        <w:pStyle w:val="BodyText"/>
        <w:spacing w:before="72"/>
        <w:rPr>
          <w:rFonts w:ascii="Arial" w:hAnsi="Arial" w:cs="Arial"/>
          <w:sz w:val="49"/>
        </w:rPr>
      </w:pPr>
    </w:p>
    <w:p w14:paraId="49BBF86B" w14:textId="77777777" w:rsidR="002A482E" w:rsidRPr="002E28ED" w:rsidRDefault="00100570" w:rsidP="00841C0A">
      <w:pPr>
        <w:pStyle w:val="Heading1"/>
        <w:rPr>
          <w:rFonts w:ascii="Arial" w:hAnsi="Arial" w:cs="Arial"/>
        </w:rPr>
      </w:pPr>
      <w:bookmarkStart w:id="49" w:name="Methodology"/>
      <w:bookmarkStart w:id="50" w:name="_bookmark3"/>
      <w:bookmarkEnd w:id="49"/>
      <w:bookmarkEnd w:id="50"/>
      <w:r w:rsidRPr="002E28ED">
        <w:rPr>
          <w:rFonts w:ascii="Arial" w:hAnsi="Arial" w:cs="Arial"/>
          <w:spacing w:val="-2"/>
          <w:w w:val="105"/>
        </w:rPr>
        <w:t>Methodology</w:t>
      </w:r>
    </w:p>
    <w:p w14:paraId="49BBF86C" w14:textId="77777777" w:rsidR="002A482E" w:rsidRPr="002E28ED" w:rsidRDefault="002A482E" w:rsidP="00841C0A">
      <w:pPr>
        <w:pStyle w:val="BodyText"/>
        <w:spacing w:before="360"/>
        <w:rPr>
          <w:rFonts w:ascii="Arial" w:hAnsi="Arial" w:cs="Arial"/>
          <w:b/>
          <w:sz w:val="49"/>
        </w:rPr>
      </w:pPr>
    </w:p>
    <w:p w14:paraId="49BBF86D" w14:textId="77777777" w:rsidR="002A482E" w:rsidRPr="002E28ED" w:rsidRDefault="00100570" w:rsidP="00841C0A">
      <w:pPr>
        <w:pStyle w:val="Heading2"/>
        <w:numPr>
          <w:ilvl w:val="1"/>
          <w:numId w:val="5"/>
        </w:numPr>
        <w:tabs>
          <w:tab w:val="left" w:pos="1002"/>
        </w:tabs>
        <w:ind w:hanging="882"/>
        <w:rPr>
          <w:rFonts w:ascii="Arial" w:hAnsi="Arial" w:cs="Arial"/>
        </w:rPr>
      </w:pPr>
      <w:bookmarkStart w:id="51" w:name="Participants"/>
      <w:bookmarkStart w:id="52" w:name="_bookmark4"/>
      <w:bookmarkEnd w:id="51"/>
      <w:bookmarkEnd w:id="52"/>
      <w:r w:rsidRPr="002E28ED">
        <w:rPr>
          <w:rFonts w:ascii="Arial" w:hAnsi="Arial" w:cs="Arial"/>
          <w:spacing w:val="-2"/>
          <w:w w:val="110"/>
        </w:rPr>
        <w:t>Participants</w:t>
      </w:r>
    </w:p>
    <w:p w14:paraId="49BBF86E" w14:textId="05E6B57F" w:rsidR="002A482E" w:rsidRPr="002E28ED" w:rsidDel="00CF7F2C" w:rsidRDefault="00100570" w:rsidP="00841C0A">
      <w:pPr>
        <w:pStyle w:val="BodyText"/>
        <w:spacing w:before="362" w:line="355" w:lineRule="auto"/>
        <w:ind w:left="120" w:right="296"/>
        <w:rPr>
          <w:del w:id="53" w:author="Bobby Stojanoski" w:date="2025-05-20T11:05:00Z" w16du:dateUtc="2025-05-20T15:05:00Z"/>
          <w:rFonts w:ascii="Arial" w:hAnsi="Arial" w:cs="Arial"/>
        </w:rPr>
        <w:pPrChange w:id="54" w:author="Bobby Stojanoski" w:date="2025-05-20T11:03:00Z" w16du:dateUtc="2025-05-20T15:03:00Z">
          <w:pPr>
            <w:pStyle w:val="BodyText"/>
            <w:spacing w:before="362" w:line="355" w:lineRule="auto"/>
            <w:ind w:left="120" w:right="296"/>
            <w:jc w:val="both"/>
          </w:pPr>
        </w:pPrChange>
      </w:pPr>
      <w:r w:rsidRPr="002E28ED">
        <w:rPr>
          <w:rFonts w:ascii="Arial" w:hAnsi="Arial" w:cs="Arial"/>
        </w:rPr>
        <w:t>Participants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were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recruited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from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Ontario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Tech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University’s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SONA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system.</w:t>
      </w:r>
      <w:ins w:id="55" w:author="Bobby Stojanoski" w:date="2025-05-20T11:03:00Z" w16du:dateUtc="2025-05-20T15:03:00Z">
        <w:r w:rsidR="00841C0A">
          <w:rPr>
            <w:rFonts w:ascii="Arial" w:hAnsi="Arial" w:cs="Arial"/>
            <w:spacing w:val="27"/>
          </w:rPr>
          <w:t xml:space="preserve"> In total, </w:t>
        </w:r>
      </w:ins>
      <w:del w:id="56" w:author="Bobby Stojanoski" w:date="2025-05-20T11:03:00Z" w16du:dateUtc="2025-05-20T15:03:00Z">
        <w:r w:rsidRPr="002E28ED" w:rsidDel="00841C0A">
          <w:rPr>
            <w:rFonts w:ascii="Arial" w:hAnsi="Arial" w:cs="Arial"/>
            <w:spacing w:val="27"/>
          </w:rPr>
          <w:delText xml:space="preserve"> </w:delText>
        </w:r>
      </w:del>
      <w:del w:id="57" w:author="Bobby Stojanoski" w:date="2025-05-20T11:02:00Z" w16du:dateUtc="2025-05-20T15:02:00Z">
        <w:r w:rsidRPr="002E28ED" w:rsidDel="009431F0">
          <w:rPr>
            <w:rFonts w:ascii="Arial" w:hAnsi="Arial" w:cs="Arial"/>
          </w:rPr>
          <w:delText>The</w:delText>
        </w:r>
        <w:r w:rsidRPr="002E28ED" w:rsidDel="009431F0">
          <w:rPr>
            <w:rFonts w:ascii="Arial" w:hAnsi="Arial" w:cs="Arial"/>
            <w:spacing w:val="-9"/>
          </w:rPr>
          <w:delText xml:space="preserve"> </w:delText>
        </w:r>
        <w:r w:rsidRPr="002E28ED" w:rsidDel="009431F0">
          <w:rPr>
            <w:rFonts w:ascii="Arial" w:hAnsi="Arial" w:cs="Arial"/>
          </w:rPr>
          <w:delText xml:space="preserve">study was approved by Ontario Tech’s Research Ethics Board (REB), file </w:delText>
        </w:r>
        <w:r w:rsidRPr="002E28ED" w:rsidDel="009431F0">
          <w:rPr>
            <w:rFonts w:ascii="Arial" w:hAnsi="Arial" w:cs="Arial"/>
            <w:w w:val="120"/>
          </w:rPr>
          <w:delText xml:space="preserve">#: </w:delText>
        </w:r>
        <w:r w:rsidRPr="002E28ED" w:rsidDel="009431F0">
          <w:rPr>
            <w:rFonts w:ascii="Arial" w:hAnsi="Arial" w:cs="Arial"/>
          </w:rPr>
          <w:delText>17656.</w:delText>
        </w:r>
        <w:r w:rsidRPr="002E28ED" w:rsidDel="009431F0">
          <w:rPr>
            <w:rFonts w:ascii="Arial" w:hAnsi="Arial" w:cs="Arial"/>
            <w:spacing w:val="40"/>
          </w:rPr>
          <w:delText xml:space="preserve"> </w:delText>
        </w:r>
      </w:del>
      <w:r w:rsidRPr="002E28ED">
        <w:rPr>
          <w:rFonts w:ascii="Arial" w:hAnsi="Arial" w:cs="Arial"/>
        </w:rPr>
        <w:t>91 par</w:t>
      </w:r>
      <w:del w:id="58" w:author="Bobby Stojanoski" w:date="2025-05-20T10:59:00Z" w16du:dateUtc="2025-05-20T14:59:00Z">
        <w:r w:rsidRPr="002E28ED" w:rsidDel="003D076E">
          <w:rPr>
            <w:rFonts w:ascii="Arial" w:hAnsi="Arial" w:cs="Arial"/>
          </w:rPr>
          <w:delText xml:space="preserve">- </w:delText>
        </w:r>
      </w:del>
      <w:r w:rsidRPr="002E28ED">
        <w:rPr>
          <w:rFonts w:ascii="Arial" w:hAnsi="Arial" w:cs="Arial"/>
          <w:spacing w:val="-4"/>
        </w:rPr>
        <w:t>ticipants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completed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the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study,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however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3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were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removed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due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to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recording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issues</w:t>
      </w:r>
      <w:del w:id="59" w:author="Bobby Stojanoski" w:date="2025-05-20T11:05:00Z" w16du:dateUtc="2025-05-20T15:05:00Z">
        <w:r w:rsidRPr="002E28ED" w:rsidDel="00BF78B6">
          <w:rPr>
            <w:rFonts w:ascii="Arial" w:hAnsi="Arial" w:cs="Arial"/>
            <w:spacing w:val="-4"/>
          </w:rPr>
          <w:delText>,</w:delText>
        </w:r>
        <w:r w:rsidRPr="002E28ED" w:rsidDel="00BF78B6">
          <w:rPr>
            <w:rFonts w:ascii="Arial" w:hAnsi="Arial" w:cs="Arial"/>
            <w:spacing w:val="-11"/>
          </w:rPr>
          <w:delText xml:space="preserve"> </w:delText>
        </w:r>
        <w:r w:rsidRPr="002E28ED" w:rsidDel="00BF78B6">
          <w:rPr>
            <w:rFonts w:ascii="Arial" w:hAnsi="Arial" w:cs="Arial"/>
            <w:spacing w:val="-4"/>
          </w:rPr>
          <w:delText xml:space="preserve">leaving </w:delText>
        </w:r>
        <w:r w:rsidRPr="002E28ED" w:rsidDel="00BF78B6">
          <w:rPr>
            <w:rFonts w:ascii="Arial" w:hAnsi="Arial" w:cs="Arial"/>
            <w:spacing w:val="-2"/>
          </w:rPr>
          <w:delText>88</w:delText>
        </w:r>
        <w:r w:rsidRPr="002E28ED" w:rsidDel="00BF78B6">
          <w:rPr>
            <w:rFonts w:ascii="Arial" w:hAnsi="Arial" w:cs="Arial"/>
            <w:spacing w:val="-12"/>
          </w:rPr>
          <w:delText xml:space="preserve"> </w:delText>
        </w:r>
        <w:r w:rsidRPr="002E28ED" w:rsidDel="00BF78B6">
          <w:rPr>
            <w:rFonts w:ascii="Arial" w:hAnsi="Arial" w:cs="Arial"/>
            <w:spacing w:val="-2"/>
          </w:rPr>
          <w:delText>participants</w:delText>
        </w:r>
      </w:del>
      <w:r w:rsidRPr="002E28ED">
        <w:rPr>
          <w:rFonts w:ascii="Arial" w:hAnsi="Arial" w:cs="Arial"/>
          <w:spacing w:val="-2"/>
        </w:rPr>
        <w:t>.</w:t>
      </w:r>
      <w:r w:rsidRPr="002E28ED">
        <w:rPr>
          <w:rFonts w:ascii="Arial" w:hAnsi="Arial" w:cs="Arial"/>
          <w:spacing w:val="4"/>
        </w:rPr>
        <w:t xml:space="preserve"> </w:t>
      </w:r>
      <w:r w:rsidRPr="002E28ED">
        <w:rPr>
          <w:rFonts w:ascii="Arial" w:hAnsi="Arial" w:cs="Arial"/>
          <w:spacing w:val="-2"/>
        </w:rPr>
        <w:t>Signal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quality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was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assessed</w:t>
      </w:r>
      <w:r w:rsidRPr="002E28ED">
        <w:rPr>
          <w:rFonts w:ascii="Arial" w:hAnsi="Arial" w:cs="Arial"/>
          <w:spacing w:val="-12"/>
        </w:rPr>
        <w:t xml:space="preserve"> </w:t>
      </w:r>
      <w:del w:id="60" w:author="Bobby Stojanoski" w:date="2025-05-20T11:06:00Z" w16du:dateUtc="2025-05-20T15:06:00Z">
        <w:r w:rsidRPr="002E28ED" w:rsidDel="00D646F7">
          <w:rPr>
            <w:rFonts w:ascii="Arial" w:hAnsi="Arial" w:cs="Arial"/>
            <w:spacing w:val="-2"/>
          </w:rPr>
          <w:delText>using</w:delText>
        </w:r>
        <w:r w:rsidRPr="002E28ED" w:rsidDel="00D646F7">
          <w:rPr>
            <w:rFonts w:ascii="Arial" w:hAnsi="Arial" w:cs="Arial"/>
            <w:spacing w:val="-12"/>
          </w:rPr>
          <w:delText xml:space="preserve"> </w:delText>
        </w:r>
      </w:del>
      <w:ins w:id="61" w:author="Bobby Stojanoski" w:date="2025-05-20T11:06:00Z" w16du:dateUtc="2025-05-20T15:06:00Z">
        <w:r w:rsidR="00D646F7">
          <w:rPr>
            <w:rFonts w:ascii="Arial" w:hAnsi="Arial" w:cs="Arial"/>
            <w:spacing w:val="-2"/>
          </w:rPr>
          <w:t xml:space="preserve">by computing the </w:t>
        </w:r>
        <w:r w:rsidR="00D646F7" w:rsidRPr="002E28ED">
          <w:rPr>
            <w:rFonts w:ascii="Arial" w:hAnsi="Arial" w:cs="Arial"/>
          </w:rPr>
          <w:t>Peak</w:t>
        </w:r>
        <w:r w:rsidR="00D646F7" w:rsidRPr="002E28ED">
          <w:rPr>
            <w:rFonts w:ascii="Arial" w:hAnsi="Arial" w:cs="Arial"/>
            <w:spacing w:val="-13"/>
          </w:rPr>
          <w:t xml:space="preserve"> </w:t>
        </w:r>
        <w:r w:rsidR="00D646F7" w:rsidRPr="002E28ED">
          <w:rPr>
            <w:rFonts w:ascii="Arial" w:hAnsi="Arial" w:cs="Arial"/>
          </w:rPr>
          <w:t>Spectral</w:t>
        </w:r>
        <w:r w:rsidR="00D646F7" w:rsidRPr="002E28ED">
          <w:rPr>
            <w:rFonts w:ascii="Arial" w:hAnsi="Arial" w:cs="Arial"/>
            <w:spacing w:val="-13"/>
          </w:rPr>
          <w:t xml:space="preserve"> </w:t>
        </w:r>
        <w:r w:rsidR="00D646F7" w:rsidRPr="002E28ED">
          <w:rPr>
            <w:rFonts w:ascii="Arial" w:hAnsi="Arial" w:cs="Arial"/>
          </w:rPr>
          <w:t>Power</w:t>
        </w:r>
        <w:r w:rsidR="00D646F7" w:rsidRPr="002E28ED">
          <w:rPr>
            <w:rFonts w:ascii="Arial" w:hAnsi="Arial" w:cs="Arial"/>
            <w:spacing w:val="-13"/>
          </w:rPr>
          <w:t xml:space="preserve"> </w:t>
        </w:r>
        <w:r w:rsidR="00D646F7" w:rsidRPr="002E28ED">
          <w:rPr>
            <w:rFonts w:ascii="Arial" w:hAnsi="Arial" w:cs="Arial"/>
          </w:rPr>
          <w:t>(PSP)</w:t>
        </w:r>
        <w:r w:rsidR="00D646F7" w:rsidRPr="002E28ED">
          <w:rPr>
            <w:rFonts w:ascii="Arial" w:hAnsi="Arial" w:cs="Arial"/>
            <w:spacing w:val="-13"/>
          </w:rPr>
          <w:t xml:space="preserve"> </w:t>
        </w:r>
        <w:r w:rsidR="00D646F7" w:rsidRPr="002E28ED">
          <w:rPr>
            <w:rFonts w:ascii="Arial" w:hAnsi="Arial" w:cs="Arial"/>
          </w:rPr>
          <w:t>and</w:t>
        </w:r>
        <w:r w:rsidR="00D646F7" w:rsidRPr="002E28ED">
          <w:rPr>
            <w:rFonts w:ascii="Arial" w:hAnsi="Arial" w:cs="Arial"/>
            <w:spacing w:val="-13"/>
          </w:rPr>
          <w:t xml:space="preserve"> </w:t>
        </w:r>
        <w:r w:rsidR="00D646F7" w:rsidRPr="002E28ED">
          <w:rPr>
            <w:rFonts w:ascii="Arial" w:hAnsi="Arial" w:cs="Arial"/>
          </w:rPr>
          <w:t>the</w:t>
        </w:r>
        <w:r w:rsidR="00D646F7" w:rsidRPr="002E28ED">
          <w:rPr>
            <w:rFonts w:ascii="Arial" w:hAnsi="Arial" w:cs="Arial"/>
            <w:spacing w:val="-12"/>
          </w:rPr>
          <w:t xml:space="preserve"> </w:t>
        </w:r>
        <w:r w:rsidR="00D646F7" w:rsidRPr="002E28ED">
          <w:rPr>
            <w:rFonts w:ascii="Arial" w:hAnsi="Arial" w:cs="Arial"/>
          </w:rPr>
          <w:t>Scalp</w:t>
        </w:r>
        <w:r w:rsidR="00D646F7" w:rsidRPr="002E28ED">
          <w:rPr>
            <w:rFonts w:ascii="Arial" w:hAnsi="Arial" w:cs="Arial"/>
            <w:spacing w:val="-13"/>
          </w:rPr>
          <w:t xml:space="preserve"> </w:t>
        </w:r>
        <w:r w:rsidR="00D646F7" w:rsidRPr="002E28ED">
          <w:rPr>
            <w:rFonts w:ascii="Arial" w:hAnsi="Arial" w:cs="Arial"/>
          </w:rPr>
          <w:t>Coupling Index</w:t>
        </w:r>
        <w:r w:rsidR="00D646F7" w:rsidRPr="002E28ED">
          <w:rPr>
            <w:rFonts w:ascii="Arial" w:hAnsi="Arial" w:cs="Arial"/>
            <w:spacing w:val="-14"/>
          </w:rPr>
          <w:t xml:space="preserve"> </w:t>
        </w:r>
        <w:r w:rsidR="00D646F7" w:rsidRPr="002E28ED">
          <w:rPr>
            <w:rFonts w:ascii="Arial" w:hAnsi="Arial" w:cs="Arial"/>
          </w:rPr>
          <w:t>(SCI)</w:t>
        </w:r>
        <w:r w:rsidR="00D646F7" w:rsidRPr="002E28ED">
          <w:rPr>
            <w:rFonts w:ascii="Arial" w:hAnsi="Arial" w:cs="Arial"/>
            <w:spacing w:val="-14"/>
          </w:rPr>
          <w:t xml:space="preserve"> </w:t>
        </w:r>
        <w:r w:rsidR="00D646F7" w:rsidRPr="002E28ED">
          <w:rPr>
            <w:rFonts w:ascii="Arial" w:hAnsi="Arial" w:cs="Arial"/>
          </w:rPr>
          <w:t>(</w:t>
        </w:r>
        <w:proofErr w:type="spellStart"/>
        <w:r w:rsidR="00D646F7" w:rsidRPr="002E28ED">
          <w:rPr>
            <w:rFonts w:ascii="Arial" w:hAnsi="Arial" w:cs="Arial"/>
          </w:rPr>
          <w:t>P</w:t>
        </w:r>
        <w:r w:rsidR="00D646F7" w:rsidRPr="002E28ED">
          <w:rPr>
            <w:rFonts w:ascii="Arial" w:hAnsi="Arial" w:cs="Arial"/>
          </w:rPr>
          <w:fldChar w:fldCharType="begin"/>
        </w:r>
        <w:r w:rsidR="00D646F7" w:rsidRPr="002E28ED">
          <w:rPr>
            <w:rFonts w:ascii="Arial" w:hAnsi="Arial" w:cs="Arial"/>
          </w:rPr>
          <w:instrText>HYPERLINK \l "_bookmark50"</w:instrText>
        </w:r>
        <w:r w:rsidR="00D646F7" w:rsidRPr="002E28ED">
          <w:rPr>
            <w:rFonts w:ascii="Arial" w:hAnsi="Arial" w:cs="Arial"/>
          </w:rPr>
        </w:r>
        <w:r w:rsidR="00D646F7" w:rsidRPr="002E28ED">
          <w:rPr>
            <w:rFonts w:ascii="Arial" w:hAnsi="Arial" w:cs="Arial"/>
          </w:rPr>
          <w:fldChar w:fldCharType="separate"/>
        </w:r>
        <w:r w:rsidR="00D646F7" w:rsidRPr="002E28ED">
          <w:rPr>
            <w:rFonts w:ascii="Arial" w:hAnsi="Arial" w:cs="Arial"/>
          </w:rPr>
          <w:t>ollonini</w:t>
        </w:r>
        <w:proofErr w:type="spellEnd"/>
        <w:r w:rsidR="00D646F7" w:rsidRPr="002E28ED">
          <w:rPr>
            <w:rFonts w:ascii="Arial" w:hAnsi="Arial" w:cs="Arial"/>
            <w:spacing w:val="-14"/>
          </w:rPr>
          <w:t xml:space="preserve"> </w:t>
        </w:r>
        <w:r w:rsidR="00D646F7" w:rsidRPr="002E28ED">
          <w:rPr>
            <w:rFonts w:ascii="Arial" w:hAnsi="Arial" w:cs="Arial"/>
          </w:rPr>
          <w:t>et</w:t>
        </w:r>
        <w:r w:rsidR="00D646F7" w:rsidRPr="002E28ED">
          <w:rPr>
            <w:rFonts w:ascii="Arial" w:hAnsi="Arial" w:cs="Arial"/>
            <w:spacing w:val="-14"/>
          </w:rPr>
          <w:t xml:space="preserve"> </w:t>
        </w:r>
        <w:r w:rsidR="00D646F7" w:rsidRPr="002E28ED">
          <w:rPr>
            <w:rFonts w:ascii="Arial" w:hAnsi="Arial" w:cs="Arial"/>
          </w:rPr>
          <w:t>al.,</w:t>
        </w:r>
        <w:r w:rsidR="00D646F7" w:rsidRPr="002E28ED">
          <w:rPr>
            <w:rFonts w:ascii="Arial" w:hAnsi="Arial" w:cs="Arial"/>
          </w:rPr>
          <w:fldChar w:fldCharType="end"/>
        </w:r>
        <w:r w:rsidR="00D646F7" w:rsidRPr="002E28ED">
          <w:rPr>
            <w:rFonts w:ascii="Arial" w:hAnsi="Arial" w:cs="Arial"/>
            <w:spacing w:val="-14"/>
          </w:rPr>
          <w:t xml:space="preserve"> </w:t>
        </w:r>
        <w:r w:rsidR="00D646F7" w:rsidRPr="002E28ED">
          <w:rPr>
            <w:rFonts w:ascii="Arial" w:hAnsi="Arial" w:cs="Arial"/>
          </w:rPr>
          <w:fldChar w:fldCharType="begin"/>
        </w:r>
        <w:r w:rsidR="00D646F7" w:rsidRPr="002E28ED">
          <w:rPr>
            <w:rFonts w:ascii="Arial" w:hAnsi="Arial" w:cs="Arial"/>
          </w:rPr>
          <w:instrText>HYPERLINK \l "_bookmark50"</w:instrText>
        </w:r>
        <w:r w:rsidR="00D646F7" w:rsidRPr="002E28ED">
          <w:rPr>
            <w:rFonts w:ascii="Arial" w:hAnsi="Arial" w:cs="Arial"/>
          </w:rPr>
        </w:r>
        <w:r w:rsidR="00D646F7" w:rsidRPr="002E28ED">
          <w:rPr>
            <w:rFonts w:ascii="Arial" w:hAnsi="Arial" w:cs="Arial"/>
          </w:rPr>
          <w:fldChar w:fldCharType="separate"/>
        </w:r>
        <w:r w:rsidR="00D646F7" w:rsidRPr="002E28ED">
          <w:rPr>
            <w:rFonts w:ascii="Arial" w:hAnsi="Arial" w:cs="Arial"/>
          </w:rPr>
          <w:t>2016)</w:t>
        </w:r>
        <w:r w:rsidR="00D646F7" w:rsidRPr="002E28ED">
          <w:rPr>
            <w:rFonts w:ascii="Arial" w:hAnsi="Arial" w:cs="Arial"/>
          </w:rPr>
          <w:fldChar w:fldCharType="end"/>
        </w:r>
        <w:r w:rsidR="00550408">
          <w:rPr>
            <w:rFonts w:ascii="Arial" w:hAnsi="Arial" w:cs="Arial"/>
          </w:rPr>
          <w:t xml:space="preserve"> over s</w:t>
        </w:r>
        <w:r w:rsidR="00550408" w:rsidRPr="002E28ED">
          <w:rPr>
            <w:rFonts w:ascii="Arial" w:hAnsi="Arial" w:cs="Arial"/>
          </w:rPr>
          <w:t>liding</w:t>
        </w:r>
        <w:r w:rsidR="00550408" w:rsidRPr="002E28ED">
          <w:rPr>
            <w:rFonts w:ascii="Arial" w:hAnsi="Arial" w:cs="Arial"/>
            <w:spacing w:val="-15"/>
          </w:rPr>
          <w:t xml:space="preserve"> </w:t>
        </w:r>
        <w:r w:rsidR="00550408" w:rsidRPr="002E28ED">
          <w:rPr>
            <w:rFonts w:ascii="Arial" w:hAnsi="Arial" w:cs="Arial"/>
          </w:rPr>
          <w:t>windows</w:t>
        </w:r>
        <w:r w:rsidR="00550408">
          <w:rPr>
            <w:rFonts w:ascii="Arial" w:hAnsi="Arial" w:cs="Arial"/>
          </w:rPr>
          <w:t xml:space="preserve"> (</w:t>
        </w:r>
        <w:r w:rsidR="00550408" w:rsidRPr="002E28ED">
          <w:rPr>
            <w:rFonts w:ascii="Arial" w:hAnsi="Arial" w:cs="Arial"/>
          </w:rPr>
          <w:t>5</w:t>
        </w:r>
        <w:r w:rsidR="00550408" w:rsidRPr="002E28ED">
          <w:rPr>
            <w:rFonts w:ascii="Arial" w:hAnsi="Arial" w:cs="Arial"/>
            <w:spacing w:val="-15"/>
          </w:rPr>
          <w:t xml:space="preserve"> </w:t>
        </w:r>
        <w:r w:rsidR="00550408" w:rsidRPr="002E28ED">
          <w:rPr>
            <w:rFonts w:ascii="Arial" w:hAnsi="Arial" w:cs="Arial"/>
          </w:rPr>
          <w:t>seconds</w:t>
        </w:r>
        <w:r w:rsidR="00550408">
          <w:rPr>
            <w:rFonts w:ascii="Arial" w:hAnsi="Arial" w:cs="Arial"/>
          </w:rPr>
          <w:t xml:space="preserve"> in duration)</w:t>
        </w:r>
        <w:r w:rsidR="00550408" w:rsidRPr="002E28ED">
          <w:rPr>
            <w:rFonts w:ascii="Arial" w:hAnsi="Arial" w:cs="Arial"/>
          </w:rPr>
          <w:t xml:space="preserve"> </w:t>
        </w:r>
        <w:r w:rsidR="00550408">
          <w:rPr>
            <w:rFonts w:ascii="Arial" w:hAnsi="Arial" w:cs="Arial"/>
          </w:rPr>
          <w:t>across all</w:t>
        </w:r>
      </w:ins>
      <w:ins w:id="62" w:author="Bobby Stojanoski" w:date="2025-05-20T11:07:00Z" w16du:dateUtc="2025-05-20T15:07:00Z">
        <w:r w:rsidR="00550408">
          <w:rPr>
            <w:rFonts w:ascii="Arial" w:hAnsi="Arial" w:cs="Arial"/>
          </w:rPr>
          <w:t xml:space="preserve"> </w:t>
        </w:r>
      </w:ins>
      <w:ins w:id="63" w:author="Bobby Stojanoski" w:date="2025-05-20T11:06:00Z" w16du:dateUtc="2025-05-20T15:06:00Z">
        <w:r w:rsidR="00550408" w:rsidRPr="002E28ED">
          <w:rPr>
            <w:rFonts w:ascii="Arial" w:hAnsi="Arial" w:cs="Arial"/>
          </w:rPr>
          <w:t>channel</w:t>
        </w:r>
      </w:ins>
      <w:ins w:id="64" w:author="Bobby Stojanoski" w:date="2025-05-20T11:07:00Z" w16du:dateUtc="2025-05-20T15:07:00Z">
        <w:r w:rsidR="00550408">
          <w:rPr>
            <w:rFonts w:ascii="Arial" w:hAnsi="Arial" w:cs="Arial"/>
          </w:rPr>
          <w:t>s</w:t>
        </w:r>
      </w:ins>
      <w:del w:id="65" w:author="Bobby Stojanoski" w:date="2025-05-20T11:07:00Z" w16du:dateUtc="2025-05-20T15:07:00Z">
        <w:r w:rsidRPr="002E28ED" w:rsidDel="00550408">
          <w:rPr>
            <w:rFonts w:ascii="Arial" w:hAnsi="Arial" w:cs="Arial"/>
            <w:spacing w:val="-2"/>
          </w:rPr>
          <w:delText>the</w:delText>
        </w:r>
        <w:r w:rsidRPr="002E28ED" w:rsidDel="00550408">
          <w:rPr>
            <w:rFonts w:ascii="Arial" w:hAnsi="Arial" w:cs="Arial"/>
            <w:spacing w:val="-12"/>
          </w:rPr>
          <w:delText xml:space="preserve"> </w:delText>
        </w:r>
        <w:r w:rsidRPr="002E28ED" w:rsidDel="00550408">
          <w:rPr>
            <w:rFonts w:ascii="Arial" w:hAnsi="Arial" w:cs="Arial"/>
            <w:spacing w:val="-2"/>
          </w:rPr>
          <w:delText>following</w:delText>
        </w:r>
        <w:r w:rsidRPr="002E28ED" w:rsidDel="00550408">
          <w:rPr>
            <w:rFonts w:ascii="Arial" w:hAnsi="Arial" w:cs="Arial"/>
            <w:spacing w:val="-12"/>
          </w:rPr>
          <w:delText xml:space="preserve"> </w:delText>
        </w:r>
        <w:r w:rsidRPr="002E28ED" w:rsidDel="00550408">
          <w:rPr>
            <w:rFonts w:ascii="Arial" w:hAnsi="Arial" w:cs="Arial"/>
            <w:spacing w:val="-2"/>
          </w:rPr>
          <w:delText>criteria</w:delText>
        </w:r>
      </w:del>
      <w:r w:rsidRPr="002E28ED">
        <w:rPr>
          <w:rFonts w:ascii="Arial" w:hAnsi="Arial" w:cs="Arial"/>
          <w:spacing w:val="-2"/>
        </w:rPr>
        <w:t>,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similar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to</w:t>
      </w:r>
      <w:ins w:id="66" w:author="Bobby Stojanoski" w:date="2025-05-20T11:07:00Z" w16du:dateUtc="2025-05-20T15:07:00Z">
        <w:r w:rsidR="000956BC">
          <w:rPr>
            <w:rFonts w:ascii="Arial" w:hAnsi="Arial" w:cs="Arial"/>
            <w:spacing w:val="-2"/>
          </w:rPr>
          <w:t xml:space="preserve"> the methods used by </w:t>
        </w:r>
      </w:ins>
      <w:del w:id="67" w:author="Bobby Stojanoski" w:date="2025-05-20T11:07:00Z" w16du:dateUtc="2025-05-20T15:07:00Z">
        <w:r w:rsidRPr="002E28ED" w:rsidDel="000956BC">
          <w:rPr>
            <w:rFonts w:ascii="Arial" w:hAnsi="Arial" w:cs="Arial"/>
            <w:spacing w:val="-12"/>
          </w:rPr>
          <w:delText xml:space="preserve"> </w:delText>
        </w:r>
      </w:del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"_bookmark29"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del w:id="68" w:author="Bobby Stojanoski" w:date="2025-05-20T11:07:00Z" w16du:dateUtc="2025-05-20T15:07:00Z">
        <w:r w:rsidRPr="002E28ED" w:rsidDel="000956BC">
          <w:rPr>
            <w:rFonts w:ascii="Arial" w:hAnsi="Arial" w:cs="Arial"/>
            <w:spacing w:val="-2"/>
          </w:rPr>
          <w:delText>(</w:delText>
        </w:r>
      </w:del>
      <w:r w:rsidRPr="002E28ED">
        <w:rPr>
          <w:rFonts w:ascii="Arial" w:hAnsi="Arial" w:cs="Arial"/>
          <w:spacing w:val="-2"/>
        </w:rPr>
        <w:t>Bul</w:t>
      </w:r>
      <w:del w:id="69" w:author="Bobby Stojanoski" w:date="2025-05-20T10:59:00Z" w16du:dateUtc="2025-05-20T14:59:00Z">
        <w:r w:rsidRPr="002E28ED" w:rsidDel="004D54F2">
          <w:rPr>
            <w:rFonts w:ascii="Arial" w:hAnsi="Arial" w:cs="Arial"/>
            <w:spacing w:val="-2"/>
          </w:rPr>
          <w:delText>-</w:delText>
        </w:r>
      </w:del>
      <w:r w:rsidRPr="002E28ED">
        <w:rPr>
          <w:rFonts w:ascii="Arial" w:hAnsi="Arial" w:cs="Arial"/>
        </w:rPr>
        <w:fldChar w:fldCharType="end"/>
      </w:r>
      <w:del w:id="70" w:author="Bobby Stojanoski" w:date="2025-05-20T10:59:00Z" w16du:dateUtc="2025-05-20T14:59:00Z">
        <w:r w:rsidRPr="002E28ED" w:rsidDel="004D54F2">
          <w:rPr>
            <w:rFonts w:ascii="Arial" w:hAnsi="Arial" w:cs="Arial"/>
            <w:spacing w:val="-2"/>
          </w:rPr>
          <w:delText xml:space="preserve"> </w:delText>
        </w:r>
      </w:del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"_bookmark29"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garelli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et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al.,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"_bookmark29"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2025</w:t>
      </w:r>
      <w:del w:id="71" w:author="Bobby Stojanoski" w:date="2025-05-20T11:07:00Z" w16du:dateUtc="2025-05-20T15:07:00Z">
        <w:r w:rsidRPr="002E28ED" w:rsidDel="000956BC">
          <w:rPr>
            <w:rFonts w:ascii="Arial" w:hAnsi="Arial" w:cs="Arial"/>
          </w:rPr>
          <w:delText>)</w:delText>
        </w:r>
      </w:del>
      <w:r w:rsidRPr="002E28ED">
        <w:rPr>
          <w:rFonts w:ascii="Arial" w:hAnsi="Arial" w:cs="Arial"/>
        </w:rPr>
        <w:fldChar w:fldCharType="end"/>
      </w:r>
      <w:ins w:id="72" w:author="Bobby Stojanoski" w:date="2025-05-20T11:07:00Z" w16du:dateUtc="2025-05-20T15:07:00Z">
        <w:r w:rsidR="000956BC">
          <w:rPr>
            <w:rFonts w:ascii="Arial" w:hAnsi="Arial" w:cs="Arial"/>
          </w:rPr>
          <w:t xml:space="preserve">, </w:t>
        </w:r>
      </w:ins>
      <w:del w:id="73" w:author="Bobby Stojanoski" w:date="2025-05-20T11:07:00Z" w16du:dateUtc="2025-05-20T15:07:00Z">
        <w:r w:rsidRPr="002E28ED" w:rsidDel="000956BC">
          <w:rPr>
            <w:rFonts w:ascii="Arial" w:hAnsi="Arial" w:cs="Arial"/>
            <w:spacing w:val="-15"/>
          </w:rPr>
          <w:delText xml:space="preserve"> </w:delText>
        </w:r>
      </w:del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"_bookmark38"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del w:id="74" w:author="Bobby Stojanoski" w:date="2025-05-20T11:07:00Z" w16du:dateUtc="2025-05-20T15:07:00Z">
        <w:r w:rsidRPr="002E28ED" w:rsidDel="000956BC">
          <w:rPr>
            <w:rFonts w:ascii="Arial" w:hAnsi="Arial" w:cs="Arial"/>
          </w:rPr>
          <w:delText>(</w:delText>
        </w:r>
      </w:del>
      <w:r w:rsidRPr="002E28ED">
        <w:rPr>
          <w:rFonts w:ascii="Arial" w:hAnsi="Arial" w:cs="Arial"/>
        </w:rPr>
        <w:t>Hernandez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5"/>
        </w:rPr>
        <w:t xml:space="preserve"> </w:t>
      </w:r>
      <w:proofErr w:type="spellStart"/>
      <w:r w:rsidRPr="002E28ED">
        <w:rPr>
          <w:rFonts w:ascii="Arial" w:hAnsi="Arial" w:cs="Arial"/>
        </w:rPr>
        <w:t>Pollonini</w:t>
      </w:r>
      <w:proofErr w:type="spellEnd"/>
      <w:r w:rsidRPr="002E28ED">
        <w:rPr>
          <w:rFonts w:ascii="Arial" w:hAnsi="Arial" w:cs="Arial"/>
        </w:rPr>
        <w:t>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2020</w:t>
      </w:r>
      <w:del w:id="75" w:author="Bobby Stojanoski" w:date="2025-05-20T11:07:00Z" w16du:dateUtc="2025-05-20T15:07:00Z">
        <w:r w:rsidRPr="002E28ED" w:rsidDel="000956BC">
          <w:rPr>
            <w:rFonts w:ascii="Arial" w:hAnsi="Arial" w:cs="Arial"/>
          </w:rPr>
          <w:delText>):</w:delText>
        </w:r>
      </w:del>
      <w:del w:id="76" w:author="Bobby Stojanoski" w:date="2025-05-20T11:06:00Z" w16du:dateUtc="2025-05-20T15:06:00Z">
        <w:r w:rsidRPr="002E28ED" w:rsidDel="00550408">
          <w:rPr>
            <w:rFonts w:ascii="Arial" w:hAnsi="Arial" w:cs="Arial"/>
            <w:spacing w:val="-15"/>
          </w:rPr>
          <w:delText xml:space="preserve"> </w:delText>
        </w:r>
        <w:r w:rsidRPr="002E28ED" w:rsidDel="00550408">
          <w:rPr>
            <w:rFonts w:ascii="Arial" w:hAnsi="Arial" w:cs="Arial"/>
          </w:rPr>
          <w:delText>Sliding</w:delText>
        </w:r>
        <w:r w:rsidRPr="002E28ED" w:rsidDel="00550408">
          <w:rPr>
            <w:rFonts w:ascii="Arial" w:hAnsi="Arial" w:cs="Arial"/>
            <w:spacing w:val="-15"/>
          </w:rPr>
          <w:delText xml:space="preserve"> </w:delText>
        </w:r>
        <w:r w:rsidRPr="002E28ED" w:rsidDel="00550408">
          <w:rPr>
            <w:rFonts w:ascii="Arial" w:hAnsi="Arial" w:cs="Arial"/>
          </w:rPr>
          <w:delText>windows</w:delText>
        </w:r>
        <w:r w:rsidRPr="002E28ED" w:rsidDel="00550408">
          <w:rPr>
            <w:rFonts w:ascii="Arial" w:hAnsi="Arial" w:cs="Arial"/>
            <w:spacing w:val="-15"/>
          </w:rPr>
          <w:delText xml:space="preserve"> </w:delText>
        </w:r>
        <w:r w:rsidRPr="002E28ED" w:rsidDel="00550408">
          <w:rPr>
            <w:rFonts w:ascii="Arial" w:hAnsi="Arial" w:cs="Arial"/>
          </w:rPr>
          <w:delText>of</w:delText>
        </w:r>
        <w:r w:rsidRPr="002E28ED" w:rsidDel="00550408">
          <w:rPr>
            <w:rFonts w:ascii="Arial" w:hAnsi="Arial" w:cs="Arial"/>
            <w:spacing w:val="-15"/>
          </w:rPr>
          <w:delText xml:space="preserve"> </w:delText>
        </w:r>
        <w:r w:rsidRPr="002E28ED" w:rsidDel="00550408">
          <w:rPr>
            <w:rFonts w:ascii="Arial" w:hAnsi="Arial" w:cs="Arial"/>
          </w:rPr>
          <w:delText>5</w:delText>
        </w:r>
        <w:r w:rsidRPr="002E28ED" w:rsidDel="00550408">
          <w:rPr>
            <w:rFonts w:ascii="Arial" w:hAnsi="Arial" w:cs="Arial"/>
            <w:spacing w:val="-15"/>
          </w:rPr>
          <w:delText xml:space="preserve"> </w:delText>
        </w:r>
        <w:r w:rsidRPr="002E28ED" w:rsidDel="00550408">
          <w:rPr>
            <w:rFonts w:ascii="Arial" w:hAnsi="Arial" w:cs="Arial"/>
          </w:rPr>
          <w:delText>seconds were</w:delText>
        </w:r>
        <w:r w:rsidRPr="002E28ED" w:rsidDel="00550408">
          <w:rPr>
            <w:rFonts w:ascii="Arial" w:hAnsi="Arial" w:cs="Arial"/>
            <w:spacing w:val="-13"/>
          </w:rPr>
          <w:delText xml:space="preserve"> </w:delText>
        </w:r>
        <w:r w:rsidRPr="002E28ED" w:rsidDel="00550408">
          <w:rPr>
            <w:rFonts w:ascii="Arial" w:hAnsi="Arial" w:cs="Arial"/>
          </w:rPr>
          <w:delText>taken</w:delText>
        </w:r>
        <w:r w:rsidRPr="002E28ED" w:rsidDel="00550408">
          <w:rPr>
            <w:rFonts w:ascii="Arial" w:hAnsi="Arial" w:cs="Arial"/>
            <w:spacing w:val="-13"/>
          </w:rPr>
          <w:delText xml:space="preserve"> </w:delText>
        </w:r>
        <w:r w:rsidRPr="002E28ED" w:rsidDel="00550408">
          <w:rPr>
            <w:rFonts w:ascii="Arial" w:hAnsi="Arial" w:cs="Arial"/>
          </w:rPr>
          <w:delText>from</w:delText>
        </w:r>
        <w:r w:rsidRPr="002E28ED" w:rsidDel="00550408">
          <w:rPr>
            <w:rFonts w:ascii="Arial" w:hAnsi="Arial" w:cs="Arial"/>
            <w:spacing w:val="-13"/>
          </w:rPr>
          <w:delText xml:space="preserve"> </w:delText>
        </w:r>
        <w:r w:rsidRPr="002E28ED" w:rsidDel="00550408">
          <w:rPr>
            <w:rFonts w:ascii="Arial" w:hAnsi="Arial" w:cs="Arial"/>
          </w:rPr>
          <w:delText>each</w:delText>
        </w:r>
        <w:r w:rsidRPr="002E28ED" w:rsidDel="00550408">
          <w:rPr>
            <w:rFonts w:ascii="Arial" w:hAnsi="Arial" w:cs="Arial"/>
            <w:spacing w:val="-13"/>
          </w:rPr>
          <w:delText xml:space="preserve"> </w:delText>
        </w:r>
        <w:r w:rsidRPr="002E28ED" w:rsidDel="00550408">
          <w:rPr>
            <w:rFonts w:ascii="Arial" w:hAnsi="Arial" w:cs="Arial"/>
          </w:rPr>
          <w:delText>channel</w:delText>
        </w:r>
      </w:del>
      <w:del w:id="77" w:author="Bobby Stojanoski" w:date="2025-05-20T11:07:00Z" w16du:dateUtc="2025-05-20T15:07:00Z">
        <w:r w:rsidRPr="002E28ED" w:rsidDel="000956BC">
          <w:rPr>
            <w:rFonts w:ascii="Arial" w:hAnsi="Arial" w:cs="Arial"/>
          </w:rPr>
          <w:delText>,</w:delText>
        </w:r>
        <w:r w:rsidRPr="002E28ED" w:rsidDel="000956BC">
          <w:rPr>
            <w:rFonts w:ascii="Arial" w:hAnsi="Arial" w:cs="Arial"/>
            <w:spacing w:val="-12"/>
          </w:rPr>
          <w:delText xml:space="preserve"> </w:delText>
        </w:r>
        <w:r w:rsidRPr="002E28ED" w:rsidDel="000956BC">
          <w:rPr>
            <w:rFonts w:ascii="Arial" w:hAnsi="Arial" w:cs="Arial"/>
          </w:rPr>
          <w:delText>and</w:delText>
        </w:r>
        <w:r w:rsidRPr="002E28ED" w:rsidDel="000956BC">
          <w:rPr>
            <w:rFonts w:ascii="Arial" w:hAnsi="Arial" w:cs="Arial"/>
            <w:spacing w:val="-13"/>
          </w:rPr>
          <w:delText xml:space="preserve"> </w:delText>
        </w:r>
      </w:del>
      <w:del w:id="78" w:author="Bobby Stojanoski" w:date="2025-05-20T11:06:00Z" w16du:dateUtc="2025-05-20T15:06:00Z">
        <w:r w:rsidRPr="002E28ED" w:rsidDel="00D646F7">
          <w:rPr>
            <w:rFonts w:ascii="Arial" w:hAnsi="Arial" w:cs="Arial"/>
          </w:rPr>
          <w:delText>Peak</w:delText>
        </w:r>
        <w:r w:rsidRPr="002E28ED" w:rsidDel="00D646F7">
          <w:rPr>
            <w:rFonts w:ascii="Arial" w:hAnsi="Arial" w:cs="Arial"/>
            <w:spacing w:val="-13"/>
          </w:rPr>
          <w:delText xml:space="preserve"> </w:delText>
        </w:r>
        <w:r w:rsidRPr="002E28ED" w:rsidDel="00D646F7">
          <w:rPr>
            <w:rFonts w:ascii="Arial" w:hAnsi="Arial" w:cs="Arial"/>
          </w:rPr>
          <w:delText>Spectral</w:delText>
        </w:r>
        <w:r w:rsidRPr="002E28ED" w:rsidDel="00D646F7">
          <w:rPr>
            <w:rFonts w:ascii="Arial" w:hAnsi="Arial" w:cs="Arial"/>
            <w:spacing w:val="-13"/>
          </w:rPr>
          <w:delText xml:space="preserve"> </w:delText>
        </w:r>
        <w:r w:rsidRPr="002E28ED" w:rsidDel="00D646F7">
          <w:rPr>
            <w:rFonts w:ascii="Arial" w:hAnsi="Arial" w:cs="Arial"/>
          </w:rPr>
          <w:delText>Power</w:delText>
        </w:r>
        <w:r w:rsidRPr="002E28ED" w:rsidDel="00D646F7">
          <w:rPr>
            <w:rFonts w:ascii="Arial" w:hAnsi="Arial" w:cs="Arial"/>
            <w:spacing w:val="-13"/>
          </w:rPr>
          <w:delText xml:space="preserve"> </w:delText>
        </w:r>
        <w:r w:rsidRPr="002E28ED" w:rsidDel="00D646F7">
          <w:rPr>
            <w:rFonts w:ascii="Arial" w:hAnsi="Arial" w:cs="Arial"/>
          </w:rPr>
          <w:delText>(PSP)</w:delText>
        </w:r>
        <w:r w:rsidRPr="002E28ED" w:rsidDel="00D646F7">
          <w:rPr>
            <w:rFonts w:ascii="Arial" w:hAnsi="Arial" w:cs="Arial"/>
            <w:spacing w:val="-13"/>
          </w:rPr>
          <w:delText xml:space="preserve"> </w:delText>
        </w:r>
        <w:r w:rsidRPr="002E28ED" w:rsidDel="00D646F7">
          <w:rPr>
            <w:rFonts w:ascii="Arial" w:hAnsi="Arial" w:cs="Arial"/>
          </w:rPr>
          <w:delText>and</w:delText>
        </w:r>
        <w:r w:rsidRPr="002E28ED" w:rsidDel="00D646F7">
          <w:rPr>
            <w:rFonts w:ascii="Arial" w:hAnsi="Arial" w:cs="Arial"/>
            <w:spacing w:val="-13"/>
          </w:rPr>
          <w:delText xml:space="preserve"> </w:delText>
        </w:r>
        <w:r w:rsidRPr="002E28ED" w:rsidDel="00D646F7">
          <w:rPr>
            <w:rFonts w:ascii="Arial" w:hAnsi="Arial" w:cs="Arial"/>
          </w:rPr>
          <w:delText>the</w:delText>
        </w:r>
        <w:r w:rsidRPr="002E28ED" w:rsidDel="00D646F7">
          <w:rPr>
            <w:rFonts w:ascii="Arial" w:hAnsi="Arial" w:cs="Arial"/>
            <w:spacing w:val="-12"/>
          </w:rPr>
          <w:delText xml:space="preserve"> </w:delText>
        </w:r>
        <w:r w:rsidRPr="002E28ED" w:rsidDel="00D646F7">
          <w:rPr>
            <w:rFonts w:ascii="Arial" w:hAnsi="Arial" w:cs="Arial"/>
          </w:rPr>
          <w:delText>Scalp</w:delText>
        </w:r>
        <w:r w:rsidRPr="002E28ED" w:rsidDel="00D646F7">
          <w:rPr>
            <w:rFonts w:ascii="Arial" w:hAnsi="Arial" w:cs="Arial"/>
            <w:spacing w:val="-13"/>
          </w:rPr>
          <w:delText xml:space="preserve"> </w:delText>
        </w:r>
        <w:r w:rsidRPr="002E28ED" w:rsidDel="00D646F7">
          <w:rPr>
            <w:rFonts w:ascii="Arial" w:hAnsi="Arial" w:cs="Arial"/>
          </w:rPr>
          <w:delText>Coupling Index</w:delText>
        </w:r>
        <w:r w:rsidRPr="002E28ED" w:rsidDel="00D646F7">
          <w:rPr>
            <w:rFonts w:ascii="Arial" w:hAnsi="Arial" w:cs="Arial"/>
            <w:spacing w:val="-14"/>
          </w:rPr>
          <w:delText xml:space="preserve"> </w:delText>
        </w:r>
        <w:r w:rsidRPr="002E28ED" w:rsidDel="00D646F7">
          <w:rPr>
            <w:rFonts w:ascii="Arial" w:hAnsi="Arial" w:cs="Arial"/>
          </w:rPr>
          <w:delText>(SCI)</w:delText>
        </w:r>
        <w:r w:rsidRPr="002E28ED" w:rsidDel="00D646F7">
          <w:rPr>
            <w:rFonts w:ascii="Arial" w:hAnsi="Arial" w:cs="Arial"/>
            <w:spacing w:val="-14"/>
          </w:rPr>
          <w:delText xml:space="preserve"> </w:delText>
        </w:r>
        <w:r w:rsidRPr="002E28ED" w:rsidDel="00D646F7">
          <w:rPr>
            <w:rFonts w:ascii="Arial" w:hAnsi="Arial" w:cs="Arial"/>
          </w:rPr>
          <w:delText>(P</w:delText>
        </w:r>
        <w:r w:rsidRPr="002E28ED" w:rsidDel="00D646F7">
          <w:rPr>
            <w:rFonts w:ascii="Arial" w:hAnsi="Arial" w:cs="Arial"/>
          </w:rPr>
          <w:fldChar w:fldCharType="begin"/>
        </w:r>
        <w:r w:rsidRPr="002E28ED" w:rsidDel="00D646F7">
          <w:rPr>
            <w:rFonts w:ascii="Arial" w:hAnsi="Arial" w:cs="Arial"/>
          </w:rPr>
          <w:delInstrText>HYPERLINK \l "_bookmark50"</w:delInstrText>
        </w:r>
        <w:r w:rsidRPr="002E28ED" w:rsidDel="00D646F7">
          <w:rPr>
            <w:rFonts w:ascii="Arial" w:hAnsi="Arial" w:cs="Arial"/>
          </w:rPr>
        </w:r>
        <w:r w:rsidRPr="002E28ED" w:rsidDel="00D646F7">
          <w:rPr>
            <w:rFonts w:ascii="Arial" w:hAnsi="Arial" w:cs="Arial"/>
          </w:rPr>
          <w:fldChar w:fldCharType="separate"/>
        </w:r>
        <w:r w:rsidRPr="002E28ED" w:rsidDel="00D646F7">
          <w:rPr>
            <w:rFonts w:ascii="Arial" w:hAnsi="Arial" w:cs="Arial"/>
          </w:rPr>
          <w:delText>ollonini</w:delText>
        </w:r>
        <w:r w:rsidRPr="002E28ED" w:rsidDel="00D646F7">
          <w:rPr>
            <w:rFonts w:ascii="Arial" w:hAnsi="Arial" w:cs="Arial"/>
            <w:spacing w:val="-14"/>
          </w:rPr>
          <w:delText xml:space="preserve"> </w:delText>
        </w:r>
        <w:r w:rsidRPr="002E28ED" w:rsidDel="00D646F7">
          <w:rPr>
            <w:rFonts w:ascii="Arial" w:hAnsi="Arial" w:cs="Arial"/>
          </w:rPr>
          <w:delText>et</w:delText>
        </w:r>
        <w:r w:rsidRPr="002E28ED" w:rsidDel="00D646F7">
          <w:rPr>
            <w:rFonts w:ascii="Arial" w:hAnsi="Arial" w:cs="Arial"/>
            <w:spacing w:val="-14"/>
          </w:rPr>
          <w:delText xml:space="preserve"> </w:delText>
        </w:r>
        <w:r w:rsidRPr="002E28ED" w:rsidDel="00D646F7">
          <w:rPr>
            <w:rFonts w:ascii="Arial" w:hAnsi="Arial" w:cs="Arial"/>
          </w:rPr>
          <w:delText>al.,</w:delText>
        </w:r>
        <w:r w:rsidRPr="002E28ED" w:rsidDel="00D646F7">
          <w:rPr>
            <w:rFonts w:ascii="Arial" w:hAnsi="Arial" w:cs="Arial"/>
          </w:rPr>
          <w:fldChar w:fldCharType="end"/>
        </w:r>
        <w:r w:rsidRPr="002E28ED" w:rsidDel="00D646F7">
          <w:rPr>
            <w:rFonts w:ascii="Arial" w:hAnsi="Arial" w:cs="Arial"/>
            <w:spacing w:val="-14"/>
          </w:rPr>
          <w:delText xml:space="preserve"> </w:delText>
        </w:r>
        <w:r w:rsidRPr="002E28ED" w:rsidDel="00D646F7">
          <w:rPr>
            <w:rFonts w:ascii="Arial" w:hAnsi="Arial" w:cs="Arial"/>
          </w:rPr>
          <w:fldChar w:fldCharType="begin"/>
        </w:r>
        <w:r w:rsidRPr="002E28ED" w:rsidDel="00D646F7">
          <w:rPr>
            <w:rFonts w:ascii="Arial" w:hAnsi="Arial" w:cs="Arial"/>
          </w:rPr>
          <w:delInstrText>HYPERLINK \l "_bookmark50"</w:delInstrText>
        </w:r>
        <w:r w:rsidRPr="002E28ED" w:rsidDel="00D646F7">
          <w:rPr>
            <w:rFonts w:ascii="Arial" w:hAnsi="Arial" w:cs="Arial"/>
          </w:rPr>
        </w:r>
        <w:r w:rsidRPr="002E28ED" w:rsidDel="00D646F7">
          <w:rPr>
            <w:rFonts w:ascii="Arial" w:hAnsi="Arial" w:cs="Arial"/>
          </w:rPr>
          <w:fldChar w:fldCharType="separate"/>
        </w:r>
        <w:r w:rsidRPr="002E28ED" w:rsidDel="00D646F7">
          <w:rPr>
            <w:rFonts w:ascii="Arial" w:hAnsi="Arial" w:cs="Arial"/>
          </w:rPr>
          <w:delText>2016)</w:delText>
        </w:r>
        <w:r w:rsidRPr="002E28ED" w:rsidDel="00D646F7">
          <w:rPr>
            <w:rFonts w:ascii="Arial" w:hAnsi="Arial" w:cs="Arial"/>
          </w:rPr>
          <w:fldChar w:fldCharType="end"/>
        </w:r>
        <w:r w:rsidRPr="002E28ED" w:rsidDel="00D646F7">
          <w:rPr>
            <w:rFonts w:ascii="Arial" w:hAnsi="Arial" w:cs="Arial"/>
            <w:spacing w:val="-14"/>
          </w:rPr>
          <w:delText xml:space="preserve"> </w:delText>
        </w:r>
      </w:del>
      <w:del w:id="79" w:author="Bobby Stojanoski" w:date="2025-05-20T11:07:00Z" w16du:dateUtc="2025-05-20T15:07:00Z">
        <w:r w:rsidRPr="002E28ED" w:rsidDel="000956BC">
          <w:rPr>
            <w:rFonts w:ascii="Arial" w:hAnsi="Arial" w:cs="Arial"/>
          </w:rPr>
          <w:delText>were</w:delText>
        </w:r>
        <w:r w:rsidRPr="002E28ED" w:rsidDel="000956BC">
          <w:rPr>
            <w:rFonts w:ascii="Arial" w:hAnsi="Arial" w:cs="Arial"/>
            <w:spacing w:val="-14"/>
          </w:rPr>
          <w:delText xml:space="preserve"> </w:delText>
        </w:r>
        <w:r w:rsidRPr="002E28ED" w:rsidDel="000956BC">
          <w:rPr>
            <w:rFonts w:ascii="Arial" w:hAnsi="Arial" w:cs="Arial"/>
          </w:rPr>
          <w:delText>calculated</w:delText>
        </w:r>
        <w:r w:rsidRPr="002E28ED" w:rsidDel="000956BC">
          <w:rPr>
            <w:rFonts w:ascii="Arial" w:hAnsi="Arial" w:cs="Arial"/>
            <w:spacing w:val="-14"/>
          </w:rPr>
          <w:delText xml:space="preserve"> </w:delText>
        </w:r>
        <w:r w:rsidRPr="002E28ED" w:rsidDel="000956BC">
          <w:rPr>
            <w:rFonts w:ascii="Arial" w:hAnsi="Arial" w:cs="Arial"/>
          </w:rPr>
          <w:delText>for</w:delText>
        </w:r>
        <w:r w:rsidRPr="002E28ED" w:rsidDel="000956BC">
          <w:rPr>
            <w:rFonts w:ascii="Arial" w:hAnsi="Arial" w:cs="Arial"/>
            <w:spacing w:val="-14"/>
          </w:rPr>
          <w:delText xml:space="preserve"> </w:delText>
        </w:r>
        <w:r w:rsidRPr="002E28ED" w:rsidDel="000956BC">
          <w:rPr>
            <w:rFonts w:ascii="Arial" w:hAnsi="Arial" w:cs="Arial"/>
          </w:rPr>
          <w:delText>each</w:delText>
        </w:r>
        <w:r w:rsidRPr="002E28ED" w:rsidDel="000956BC">
          <w:rPr>
            <w:rFonts w:ascii="Arial" w:hAnsi="Arial" w:cs="Arial"/>
            <w:spacing w:val="-14"/>
          </w:rPr>
          <w:delText xml:space="preserve"> </w:delText>
        </w:r>
        <w:r w:rsidRPr="002E28ED" w:rsidDel="000956BC">
          <w:rPr>
            <w:rFonts w:ascii="Arial" w:hAnsi="Arial" w:cs="Arial"/>
          </w:rPr>
          <w:delText>window</w:delText>
        </w:r>
      </w:del>
      <w:r w:rsidRPr="002E28ED">
        <w:rPr>
          <w:rFonts w:ascii="Arial" w:hAnsi="Arial" w:cs="Arial"/>
        </w:rPr>
        <w:t>.</w:t>
      </w:r>
      <w:r w:rsidRPr="002E28ED">
        <w:rPr>
          <w:rFonts w:ascii="Arial" w:hAnsi="Arial" w:cs="Arial"/>
          <w:spacing w:val="7"/>
        </w:rPr>
        <w:t xml:space="preserve"> </w:t>
      </w:r>
      <w:r w:rsidRPr="002E28ED">
        <w:rPr>
          <w:rFonts w:ascii="Arial" w:hAnsi="Arial" w:cs="Arial"/>
        </w:rPr>
        <w:t>Participants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were included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in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analysis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if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they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met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following</w:t>
      </w:r>
      <w:r w:rsidRPr="002E28ED">
        <w:rPr>
          <w:rFonts w:ascii="Arial" w:hAnsi="Arial" w:cs="Arial"/>
          <w:spacing w:val="-4"/>
        </w:rPr>
        <w:t xml:space="preserve"> </w:t>
      </w:r>
      <w:ins w:id="80" w:author="Bobby Stojanoski" w:date="2025-05-20T11:14:00Z" w16du:dateUtc="2025-05-20T15:14:00Z">
        <w:r w:rsidR="00BD4567">
          <w:rPr>
            <w:rFonts w:ascii="Arial" w:hAnsi="Arial" w:cs="Arial"/>
            <w:spacing w:val="-4"/>
          </w:rPr>
          <w:t xml:space="preserve">quality assurance </w:t>
        </w:r>
      </w:ins>
      <w:r w:rsidRPr="002E28ED">
        <w:rPr>
          <w:rFonts w:ascii="Arial" w:hAnsi="Arial" w:cs="Arial"/>
        </w:rPr>
        <w:t>criteria:</w:t>
      </w:r>
      <w:ins w:id="81" w:author="Bobby Stojanoski" w:date="2025-05-20T11:04:00Z" w16du:dateUtc="2025-05-20T15:04:00Z">
        <w:r w:rsidR="005D6F2B">
          <w:rPr>
            <w:rFonts w:ascii="Arial" w:hAnsi="Arial" w:cs="Arial"/>
          </w:rPr>
          <w:t xml:space="preserve"> </w:t>
        </w:r>
      </w:ins>
      <w:ins w:id="82" w:author="Bobby Stojanoski" w:date="2025-05-20T11:05:00Z" w16du:dateUtc="2025-05-20T15:05:00Z">
        <w:r w:rsidR="00CF7F2C">
          <w:rPr>
            <w:rFonts w:ascii="Arial" w:hAnsi="Arial" w:cs="Arial"/>
          </w:rPr>
          <w:t>1)</w:t>
        </w:r>
      </w:ins>
    </w:p>
    <w:p w14:paraId="49BBF86F" w14:textId="7307C368" w:rsidR="002A482E" w:rsidRPr="002E28ED" w:rsidDel="00A813D6" w:rsidRDefault="00100570" w:rsidP="00CF7F2C">
      <w:pPr>
        <w:pStyle w:val="BodyText"/>
        <w:spacing w:before="362" w:line="355" w:lineRule="auto"/>
        <w:ind w:left="120" w:right="296"/>
        <w:rPr>
          <w:del w:id="83" w:author="Bobby Stojanoski" w:date="2025-05-20T11:08:00Z" w16du:dateUtc="2025-05-20T15:08:00Z"/>
          <w:rFonts w:ascii="Arial" w:hAnsi="Arial" w:cs="Arial"/>
        </w:rPr>
        <w:pPrChange w:id="84" w:author="Bobby Stojanoski" w:date="2025-05-20T11:05:00Z" w16du:dateUtc="2025-05-20T15:05:00Z">
          <w:pPr>
            <w:pStyle w:val="ListParagraph"/>
            <w:numPr>
              <w:numId w:val="3"/>
            </w:numPr>
            <w:tabs>
              <w:tab w:val="left" w:pos="703"/>
              <w:tab w:val="left" w:pos="705"/>
            </w:tabs>
            <w:spacing w:before="263" w:line="355" w:lineRule="auto"/>
            <w:ind w:right="297"/>
          </w:pPr>
        </w:pPrChange>
      </w:pPr>
      <w:del w:id="85" w:author="Bobby Stojanoski" w:date="2025-05-20T11:05:00Z" w16du:dateUtc="2025-05-20T15:05:00Z">
        <w:r w:rsidRPr="002E28ED" w:rsidDel="00CF7F2C">
          <w:rPr>
            <w:rFonts w:ascii="Arial" w:hAnsi="Arial" w:cs="Arial"/>
          </w:rPr>
          <w:delText>If</w:delText>
        </w:r>
      </w:del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PSP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i/>
        </w:rPr>
        <w:t>&gt;</w:t>
      </w:r>
      <w:r w:rsidRPr="002E28ED">
        <w:rPr>
          <w:rFonts w:ascii="Arial" w:hAnsi="Arial" w:cs="Arial"/>
          <w:i/>
          <w:spacing w:val="-13"/>
        </w:rPr>
        <w:t xml:space="preserve"> </w:t>
      </w:r>
      <w:r w:rsidRPr="002E28ED">
        <w:rPr>
          <w:rFonts w:ascii="Arial" w:hAnsi="Arial" w:cs="Arial"/>
        </w:rPr>
        <w:t>0.1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SCI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i/>
        </w:rPr>
        <w:t>&gt;</w:t>
      </w:r>
      <w:r w:rsidRPr="002E28ED">
        <w:rPr>
          <w:rFonts w:ascii="Arial" w:hAnsi="Arial" w:cs="Arial"/>
          <w:i/>
          <w:spacing w:val="-13"/>
        </w:rPr>
        <w:t xml:space="preserve"> </w:t>
      </w:r>
      <w:r w:rsidRPr="002E28ED">
        <w:rPr>
          <w:rFonts w:ascii="Arial" w:hAnsi="Arial" w:cs="Arial"/>
        </w:rPr>
        <w:t>0.5</w:t>
      </w:r>
      <w:r w:rsidRPr="002E28ED">
        <w:rPr>
          <w:rFonts w:ascii="Arial" w:hAnsi="Arial" w:cs="Arial"/>
          <w:spacing w:val="-7"/>
        </w:rPr>
        <w:t xml:space="preserve"> </w:t>
      </w:r>
      <w:ins w:id="86" w:author="Bobby Stojanoski" w:date="2025-05-20T11:09:00Z" w16du:dateUtc="2025-05-20T15:09:00Z">
        <w:r w:rsidR="001A0CA0">
          <w:rPr>
            <w:rFonts w:ascii="Arial" w:hAnsi="Arial" w:cs="Arial"/>
            <w:spacing w:val="-7"/>
          </w:rPr>
          <w:t xml:space="preserve">(based on </w:t>
        </w:r>
        <w:r w:rsidR="001A0CA0" w:rsidRPr="002E28ED">
          <w:rPr>
            <w:rFonts w:ascii="Arial" w:hAnsi="Arial" w:cs="Arial"/>
          </w:rPr>
          <w:fldChar w:fldCharType="begin"/>
        </w:r>
        <w:r w:rsidR="001A0CA0" w:rsidRPr="002E28ED">
          <w:rPr>
            <w:rFonts w:ascii="Arial" w:hAnsi="Arial" w:cs="Arial"/>
          </w:rPr>
          <w:instrText>HYPERLINK \l "_bookmark40"</w:instrText>
        </w:r>
        <w:r w:rsidR="001A0CA0" w:rsidRPr="002E28ED">
          <w:rPr>
            <w:rFonts w:ascii="Arial" w:hAnsi="Arial" w:cs="Arial"/>
          </w:rPr>
        </w:r>
        <w:r w:rsidR="001A0CA0" w:rsidRPr="002E28ED">
          <w:rPr>
            <w:rFonts w:ascii="Arial" w:hAnsi="Arial" w:cs="Arial"/>
          </w:rPr>
          <w:fldChar w:fldCharType="separate"/>
        </w:r>
        <w:r w:rsidR="001A0CA0" w:rsidRPr="002E28ED">
          <w:rPr>
            <w:rFonts w:ascii="Arial" w:hAnsi="Arial" w:cs="Arial"/>
            <w:spacing w:val="-2"/>
          </w:rPr>
          <w:t>Holmes et</w:t>
        </w:r>
        <w:r w:rsidR="001A0CA0" w:rsidRPr="002E28ED">
          <w:rPr>
            <w:rFonts w:ascii="Arial" w:hAnsi="Arial" w:cs="Arial"/>
          </w:rPr>
          <w:t xml:space="preserve"> </w:t>
        </w:r>
        <w:r w:rsidR="001A0CA0" w:rsidRPr="002E28ED">
          <w:rPr>
            <w:rFonts w:ascii="Arial" w:hAnsi="Arial" w:cs="Arial"/>
            <w:spacing w:val="-2"/>
          </w:rPr>
          <w:t>al.,</w:t>
        </w:r>
        <w:r w:rsidR="001A0CA0" w:rsidRPr="002E28ED">
          <w:rPr>
            <w:rFonts w:ascii="Arial" w:hAnsi="Arial" w:cs="Arial"/>
          </w:rPr>
          <w:fldChar w:fldCharType="end"/>
        </w:r>
        <w:r w:rsidR="001A0CA0" w:rsidRPr="002E28ED">
          <w:rPr>
            <w:rFonts w:ascii="Arial" w:hAnsi="Arial" w:cs="Arial"/>
          </w:rPr>
          <w:t xml:space="preserve"> </w:t>
        </w:r>
        <w:r w:rsidR="001A0CA0" w:rsidRPr="002E28ED">
          <w:rPr>
            <w:rFonts w:ascii="Arial" w:hAnsi="Arial" w:cs="Arial"/>
          </w:rPr>
          <w:fldChar w:fldCharType="begin"/>
        </w:r>
        <w:r w:rsidR="001A0CA0" w:rsidRPr="002E28ED">
          <w:rPr>
            <w:rFonts w:ascii="Arial" w:hAnsi="Arial" w:cs="Arial"/>
          </w:rPr>
          <w:instrText>HYPERLINK \l "_bookmark40"</w:instrText>
        </w:r>
        <w:r w:rsidR="001A0CA0" w:rsidRPr="002E28ED">
          <w:rPr>
            <w:rFonts w:ascii="Arial" w:hAnsi="Arial" w:cs="Arial"/>
          </w:rPr>
        </w:r>
        <w:r w:rsidR="001A0CA0" w:rsidRPr="002E28ED">
          <w:rPr>
            <w:rFonts w:ascii="Arial" w:hAnsi="Arial" w:cs="Arial"/>
          </w:rPr>
          <w:fldChar w:fldCharType="separate"/>
        </w:r>
        <w:r w:rsidR="001A0CA0" w:rsidRPr="002E28ED">
          <w:rPr>
            <w:rFonts w:ascii="Arial" w:hAnsi="Arial" w:cs="Arial"/>
            <w:spacing w:val="-2"/>
          </w:rPr>
          <w:t>2024</w:t>
        </w:r>
        <w:r w:rsidR="001A0CA0">
          <w:rPr>
            <w:rFonts w:ascii="Arial" w:hAnsi="Arial" w:cs="Arial"/>
            <w:spacing w:val="-2"/>
          </w:rPr>
          <w:t>)</w:t>
        </w:r>
        <w:r w:rsidR="001A0CA0" w:rsidRPr="002E28ED">
          <w:rPr>
            <w:rFonts w:ascii="Arial" w:hAnsi="Arial" w:cs="Arial"/>
          </w:rPr>
          <w:fldChar w:fldCharType="end"/>
        </w:r>
        <w:r w:rsidR="001A0CA0">
          <w:rPr>
            <w:rFonts w:ascii="Arial" w:hAnsi="Arial" w:cs="Arial"/>
          </w:rPr>
          <w:t xml:space="preserve"> </w:t>
        </w:r>
      </w:ins>
      <w:r w:rsidRPr="002E28ED">
        <w:rPr>
          <w:rFonts w:ascii="Arial" w:hAnsi="Arial" w:cs="Arial"/>
        </w:rPr>
        <w:t>for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more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than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70%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windows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in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a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single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 xml:space="preserve">channel,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2"/>
        </w:rPr>
        <w:t>channel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  <w:spacing w:val="-2"/>
        </w:rPr>
        <w:t>was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2"/>
        </w:rPr>
        <w:t>considered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2"/>
        </w:rPr>
        <w:t>to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  <w:spacing w:val="-2"/>
        </w:rPr>
        <w:t>have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2"/>
        </w:rPr>
        <w:t>good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2"/>
        </w:rPr>
        <w:t>signal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  <w:spacing w:val="-2"/>
        </w:rPr>
        <w:t>quality</w:t>
      </w:r>
      <w:ins w:id="87" w:author="Bobby Stojanoski" w:date="2025-05-20T11:07:00Z" w16du:dateUtc="2025-05-20T15:07:00Z">
        <w:r w:rsidR="00A813D6">
          <w:rPr>
            <w:rFonts w:ascii="Arial" w:hAnsi="Arial" w:cs="Arial"/>
            <w:spacing w:val="-2"/>
          </w:rPr>
          <w:t xml:space="preserve"> and 2)</w:t>
        </w:r>
      </w:ins>
      <w:ins w:id="88" w:author="Bobby Stojanoski" w:date="2025-05-20T11:08:00Z" w16du:dateUtc="2025-05-20T15:08:00Z">
        <w:r w:rsidR="00A813D6">
          <w:rPr>
            <w:rFonts w:ascii="Arial" w:hAnsi="Arial" w:cs="Arial"/>
            <w:spacing w:val="-2"/>
          </w:rPr>
          <w:t xml:space="preserve"> </w:t>
        </w:r>
      </w:ins>
      <w:del w:id="89" w:author="Bobby Stojanoski" w:date="2025-05-20T11:07:00Z" w16du:dateUtc="2025-05-20T15:07:00Z">
        <w:r w:rsidRPr="002E28ED" w:rsidDel="00A813D6">
          <w:rPr>
            <w:rFonts w:ascii="Arial" w:hAnsi="Arial" w:cs="Arial"/>
            <w:spacing w:val="-2"/>
          </w:rPr>
          <w:delText>.</w:delText>
        </w:r>
      </w:del>
    </w:p>
    <w:p w14:paraId="49BBF870" w14:textId="1A453B29" w:rsidR="002A482E" w:rsidDel="0072366D" w:rsidRDefault="00100570" w:rsidP="0072366D">
      <w:pPr>
        <w:pStyle w:val="BodyText"/>
        <w:ind w:right="177"/>
        <w:rPr>
          <w:del w:id="90" w:author="Bobby Stojanoski" w:date="2025-05-20T11:08:00Z" w16du:dateUtc="2025-05-20T15:08:00Z"/>
          <w:rFonts w:ascii="Arial" w:hAnsi="Arial" w:cs="Arial"/>
        </w:rPr>
      </w:pPr>
      <w:del w:id="91" w:author="Bobby Stojanoski" w:date="2025-05-20T11:08:00Z" w16du:dateUtc="2025-05-20T15:08:00Z">
        <w:r w:rsidRPr="002E28ED" w:rsidDel="00A813D6">
          <w:rPr>
            <w:rFonts w:ascii="Arial" w:hAnsi="Arial" w:cs="Arial"/>
          </w:rPr>
          <w:delText>If</w:delText>
        </w:r>
        <w:r w:rsidRPr="002E28ED" w:rsidDel="00A813D6">
          <w:rPr>
            <w:rFonts w:ascii="Arial" w:hAnsi="Arial" w:cs="Arial"/>
            <w:spacing w:val="10"/>
          </w:rPr>
          <w:delText xml:space="preserve"> </w:delText>
        </w:r>
      </w:del>
      <w:r w:rsidRPr="002E28ED">
        <w:rPr>
          <w:rFonts w:ascii="Arial" w:hAnsi="Arial" w:cs="Arial"/>
          <w:i/>
        </w:rPr>
        <w:t>&gt;</w:t>
      </w:r>
      <w:r w:rsidRPr="002E28ED">
        <w:rPr>
          <w:rFonts w:ascii="Arial" w:hAnsi="Arial" w:cs="Arial"/>
          <w:i/>
          <w:spacing w:val="3"/>
        </w:rPr>
        <w:t xml:space="preserve"> </w:t>
      </w:r>
      <w:r w:rsidRPr="002E28ED">
        <w:rPr>
          <w:rFonts w:ascii="Arial" w:hAnsi="Arial" w:cs="Arial"/>
        </w:rPr>
        <w:t>70%</w:t>
      </w:r>
      <w:r w:rsidRPr="002E28ED">
        <w:rPr>
          <w:rFonts w:ascii="Arial" w:hAnsi="Arial" w:cs="Arial"/>
          <w:spacing w:val="10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10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10"/>
        </w:rPr>
        <w:t xml:space="preserve"> </w:t>
      </w:r>
      <w:r w:rsidRPr="002E28ED">
        <w:rPr>
          <w:rFonts w:ascii="Arial" w:hAnsi="Arial" w:cs="Arial"/>
        </w:rPr>
        <w:t>channels</w:t>
      </w:r>
      <w:r w:rsidRPr="002E28ED">
        <w:rPr>
          <w:rFonts w:ascii="Arial" w:hAnsi="Arial" w:cs="Arial"/>
          <w:spacing w:val="10"/>
        </w:rPr>
        <w:t xml:space="preserve"> </w:t>
      </w:r>
      <w:r w:rsidRPr="002E28ED">
        <w:rPr>
          <w:rFonts w:ascii="Arial" w:hAnsi="Arial" w:cs="Arial"/>
        </w:rPr>
        <w:t>for</w:t>
      </w:r>
      <w:r w:rsidRPr="002E28ED">
        <w:rPr>
          <w:rFonts w:ascii="Arial" w:hAnsi="Arial" w:cs="Arial"/>
          <w:spacing w:val="10"/>
        </w:rPr>
        <w:t xml:space="preserve"> </w:t>
      </w:r>
      <w:r w:rsidRPr="002E28ED">
        <w:rPr>
          <w:rFonts w:ascii="Arial" w:hAnsi="Arial" w:cs="Arial"/>
        </w:rPr>
        <w:t>a</w:t>
      </w:r>
      <w:r w:rsidRPr="002E28ED">
        <w:rPr>
          <w:rFonts w:ascii="Arial" w:hAnsi="Arial" w:cs="Arial"/>
          <w:spacing w:val="10"/>
        </w:rPr>
        <w:t xml:space="preserve"> </w:t>
      </w:r>
      <w:r w:rsidRPr="002E28ED">
        <w:rPr>
          <w:rFonts w:ascii="Arial" w:hAnsi="Arial" w:cs="Arial"/>
        </w:rPr>
        <w:t>single</w:t>
      </w:r>
      <w:r w:rsidRPr="002E28ED">
        <w:rPr>
          <w:rFonts w:ascii="Arial" w:hAnsi="Arial" w:cs="Arial"/>
          <w:spacing w:val="10"/>
        </w:rPr>
        <w:t xml:space="preserve"> </w:t>
      </w:r>
      <w:r w:rsidRPr="002E28ED">
        <w:rPr>
          <w:rFonts w:ascii="Arial" w:hAnsi="Arial" w:cs="Arial"/>
        </w:rPr>
        <w:t>participant</w:t>
      </w:r>
      <w:r w:rsidRPr="002E28ED">
        <w:rPr>
          <w:rFonts w:ascii="Arial" w:hAnsi="Arial" w:cs="Arial"/>
          <w:spacing w:val="10"/>
        </w:rPr>
        <w:t xml:space="preserve"> </w:t>
      </w:r>
      <w:r w:rsidRPr="002E28ED">
        <w:rPr>
          <w:rFonts w:ascii="Arial" w:hAnsi="Arial" w:cs="Arial"/>
        </w:rPr>
        <w:t>were</w:t>
      </w:r>
      <w:r w:rsidRPr="002E28ED">
        <w:rPr>
          <w:rFonts w:ascii="Arial" w:hAnsi="Arial" w:cs="Arial"/>
          <w:spacing w:val="10"/>
        </w:rPr>
        <w:t xml:space="preserve"> </w:t>
      </w:r>
      <w:r w:rsidRPr="002E28ED">
        <w:rPr>
          <w:rFonts w:ascii="Arial" w:hAnsi="Arial" w:cs="Arial"/>
        </w:rPr>
        <w:t>considered</w:t>
      </w:r>
      <w:r w:rsidRPr="002E28ED">
        <w:rPr>
          <w:rFonts w:ascii="Arial" w:hAnsi="Arial" w:cs="Arial"/>
          <w:spacing w:val="10"/>
        </w:rPr>
        <w:t xml:space="preserve"> </w:t>
      </w:r>
      <w:r w:rsidRPr="002E28ED">
        <w:rPr>
          <w:rFonts w:ascii="Arial" w:hAnsi="Arial" w:cs="Arial"/>
        </w:rPr>
        <w:t>to</w:t>
      </w:r>
      <w:r w:rsidRPr="002E28ED">
        <w:rPr>
          <w:rFonts w:ascii="Arial" w:hAnsi="Arial" w:cs="Arial"/>
          <w:spacing w:val="10"/>
        </w:rPr>
        <w:t xml:space="preserve"> </w:t>
      </w:r>
      <w:r w:rsidRPr="002E28ED">
        <w:rPr>
          <w:rFonts w:ascii="Arial" w:hAnsi="Arial" w:cs="Arial"/>
        </w:rPr>
        <w:t>have</w:t>
      </w:r>
      <w:r w:rsidRPr="002E28ED">
        <w:rPr>
          <w:rFonts w:ascii="Arial" w:hAnsi="Arial" w:cs="Arial"/>
          <w:spacing w:val="10"/>
        </w:rPr>
        <w:t xml:space="preserve"> </w:t>
      </w:r>
      <w:r w:rsidRPr="002E28ED">
        <w:rPr>
          <w:rFonts w:ascii="Arial" w:hAnsi="Arial" w:cs="Arial"/>
        </w:rPr>
        <w:t>good signal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quality,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participant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was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included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in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analysis.</w:t>
      </w:r>
      <w:ins w:id="92" w:author="Bobby Stojanoski" w:date="2025-05-20T11:08:00Z" w16du:dateUtc="2025-05-20T15:08:00Z">
        <w:r w:rsidR="00A813D6">
          <w:rPr>
            <w:rFonts w:ascii="Arial" w:hAnsi="Arial" w:cs="Arial"/>
          </w:rPr>
          <w:t xml:space="preserve"> </w:t>
        </w:r>
      </w:ins>
    </w:p>
    <w:p w14:paraId="49BBF871" w14:textId="4BF4FF91" w:rsidR="002A482E" w:rsidRPr="002E28ED" w:rsidDel="00CF6608" w:rsidRDefault="00100570" w:rsidP="0072366D">
      <w:pPr>
        <w:pStyle w:val="BodyText"/>
        <w:ind w:right="177"/>
        <w:rPr>
          <w:del w:id="93" w:author="Bobby Stojanoski" w:date="2025-05-20T11:09:00Z" w16du:dateUtc="2025-05-20T15:09:00Z"/>
          <w:rFonts w:ascii="Arial" w:hAnsi="Arial" w:cs="Arial"/>
        </w:rPr>
        <w:pPrChange w:id="94" w:author="Bobby Stojanoski" w:date="2025-05-20T11:10:00Z" w16du:dateUtc="2025-05-20T15:10:00Z">
          <w:pPr>
            <w:pStyle w:val="BodyText"/>
            <w:spacing w:before="259" w:line="355" w:lineRule="auto"/>
            <w:ind w:left="120" w:firstLine="351"/>
          </w:pPr>
        </w:pPrChange>
      </w:pPr>
      <w:del w:id="95" w:author="Bobby Stojanoski" w:date="2025-05-20T11:09:00Z" w16du:dateUtc="2025-05-20T15:09:00Z">
        <w:r w:rsidRPr="002E28ED" w:rsidDel="00CF6608">
          <w:rPr>
            <w:rFonts w:ascii="Arial" w:hAnsi="Arial" w:cs="Arial"/>
            <w:spacing w:val="-2"/>
          </w:rPr>
          <w:delText>The</w:delText>
        </w:r>
        <w:r w:rsidRPr="002E28ED" w:rsidDel="00CF6608">
          <w:rPr>
            <w:rFonts w:ascii="Arial" w:hAnsi="Arial" w:cs="Arial"/>
          </w:rPr>
          <w:delText xml:space="preserve"> </w:delText>
        </w:r>
        <w:r w:rsidRPr="002E28ED" w:rsidDel="00CF6608">
          <w:rPr>
            <w:rFonts w:ascii="Arial" w:hAnsi="Arial" w:cs="Arial"/>
            <w:spacing w:val="-2"/>
          </w:rPr>
          <w:delText>minimum SCI</w:delText>
        </w:r>
        <w:r w:rsidRPr="002E28ED" w:rsidDel="00CF6608">
          <w:rPr>
            <w:rFonts w:ascii="Arial" w:hAnsi="Arial" w:cs="Arial"/>
          </w:rPr>
          <w:delText xml:space="preserve"> </w:delText>
        </w:r>
        <w:r w:rsidRPr="002E28ED" w:rsidDel="00CF6608">
          <w:rPr>
            <w:rFonts w:ascii="Arial" w:hAnsi="Arial" w:cs="Arial"/>
            <w:spacing w:val="-2"/>
          </w:rPr>
          <w:delText>threshold</w:delText>
        </w:r>
        <w:r w:rsidRPr="002E28ED" w:rsidDel="00CF6608">
          <w:rPr>
            <w:rFonts w:ascii="Arial" w:hAnsi="Arial" w:cs="Arial"/>
          </w:rPr>
          <w:delText xml:space="preserve"> </w:delText>
        </w:r>
        <w:r w:rsidRPr="002E28ED" w:rsidDel="00CF6608">
          <w:rPr>
            <w:rFonts w:ascii="Arial" w:hAnsi="Arial" w:cs="Arial"/>
            <w:spacing w:val="-2"/>
          </w:rPr>
          <w:delText>was</w:delText>
        </w:r>
        <w:r w:rsidRPr="002E28ED" w:rsidDel="00CF6608">
          <w:rPr>
            <w:rFonts w:ascii="Arial" w:hAnsi="Arial" w:cs="Arial"/>
          </w:rPr>
          <w:delText xml:space="preserve"> </w:delText>
        </w:r>
        <w:r w:rsidRPr="002E28ED" w:rsidDel="00CF6608">
          <w:rPr>
            <w:rFonts w:ascii="Arial" w:hAnsi="Arial" w:cs="Arial"/>
            <w:spacing w:val="-2"/>
          </w:rPr>
          <w:delText>set</w:delText>
        </w:r>
        <w:r w:rsidRPr="002E28ED" w:rsidDel="00CF6608">
          <w:rPr>
            <w:rFonts w:ascii="Arial" w:hAnsi="Arial" w:cs="Arial"/>
          </w:rPr>
          <w:delText xml:space="preserve"> </w:delText>
        </w:r>
        <w:r w:rsidRPr="002E28ED" w:rsidDel="00CF6608">
          <w:rPr>
            <w:rFonts w:ascii="Arial" w:hAnsi="Arial" w:cs="Arial"/>
            <w:spacing w:val="-2"/>
          </w:rPr>
          <w:delText>to 0.5,</w:delText>
        </w:r>
        <w:r w:rsidRPr="002E28ED" w:rsidDel="00CF6608">
          <w:rPr>
            <w:rFonts w:ascii="Arial" w:hAnsi="Arial" w:cs="Arial"/>
            <w:spacing w:val="7"/>
          </w:rPr>
          <w:delText xml:space="preserve"> </w:delText>
        </w:r>
      </w:del>
      <w:del w:id="96" w:author="Bobby Stojanoski" w:date="2025-05-20T11:08:00Z" w16du:dateUtc="2025-05-20T15:08:00Z">
        <w:r w:rsidRPr="002E28ED" w:rsidDel="00024D7A">
          <w:rPr>
            <w:rFonts w:ascii="Arial" w:hAnsi="Arial" w:cs="Arial"/>
            <w:spacing w:val="-2"/>
          </w:rPr>
          <w:delText>used</w:delText>
        </w:r>
        <w:r w:rsidRPr="002E28ED" w:rsidDel="00024D7A">
          <w:rPr>
            <w:rFonts w:ascii="Arial" w:hAnsi="Arial" w:cs="Arial"/>
          </w:rPr>
          <w:delText xml:space="preserve"> </w:delText>
        </w:r>
        <w:r w:rsidRPr="002E28ED" w:rsidDel="00024D7A">
          <w:rPr>
            <w:rFonts w:ascii="Arial" w:hAnsi="Arial" w:cs="Arial"/>
            <w:spacing w:val="-2"/>
          </w:rPr>
          <w:delText>in</w:delText>
        </w:r>
      </w:del>
      <w:del w:id="97" w:author="Bobby Stojanoski" w:date="2025-05-20T11:09:00Z" w16du:dateUtc="2025-05-20T15:09:00Z">
        <w:r w:rsidRPr="002E28ED" w:rsidDel="001A0CA0">
          <w:rPr>
            <w:rFonts w:ascii="Arial" w:hAnsi="Arial" w:cs="Arial"/>
          </w:rPr>
          <w:delText xml:space="preserve"> </w:delText>
        </w:r>
        <w:r w:rsidRPr="002E28ED" w:rsidDel="001A0CA0">
          <w:rPr>
            <w:rFonts w:ascii="Arial" w:hAnsi="Arial" w:cs="Arial"/>
          </w:rPr>
          <w:fldChar w:fldCharType="begin"/>
        </w:r>
        <w:r w:rsidRPr="002E28ED" w:rsidDel="001A0CA0">
          <w:rPr>
            <w:rFonts w:ascii="Arial" w:hAnsi="Arial" w:cs="Arial"/>
          </w:rPr>
          <w:delInstrText>HYPERLINK \l "_bookmark40"</w:delInstrText>
        </w:r>
        <w:r w:rsidRPr="002E28ED" w:rsidDel="001A0CA0">
          <w:rPr>
            <w:rFonts w:ascii="Arial" w:hAnsi="Arial" w:cs="Arial"/>
          </w:rPr>
        </w:r>
        <w:r w:rsidRPr="002E28ED" w:rsidDel="001A0CA0">
          <w:rPr>
            <w:rFonts w:ascii="Arial" w:hAnsi="Arial" w:cs="Arial"/>
          </w:rPr>
          <w:fldChar w:fldCharType="separate"/>
        </w:r>
      </w:del>
      <w:del w:id="98" w:author="Bobby Stojanoski" w:date="2025-05-20T11:08:00Z" w16du:dateUtc="2025-05-20T15:08:00Z">
        <w:r w:rsidRPr="002E28ED" w:rsidDel="00024D7A">
          <w:rPr>
            <w:rFonts w:ascii="Arial" w:hAnsi="Arial" w:cs="Arial"/>
            <w:spacing w:val="-2"/>
          </w:rPr>
          <w:delText>(</w:delText>
        </w:r>
      </w:del>
      <w:del w:id="99" w:author="Bobby Stojanoski" w:date="2025-05-20T11:09:00Z" w16du:dateUtc="2025-05-20T15:09:00Z">
        <w:r w:rsidRPr="002E28ED" w:rsidDel="001A0CA0">
          <w:rPr>
            <w:rFonts w:ascii="Arial" w:hAnsi="Arial" w:cs="Arial"/>
            <w:spacing w:val="-2"/>
          </w:rPr>
          <w:delText>Holmes et</w:delText>
        </w:r>
        <w:r w:rsidRPr="002E28ED" w:rsidDel="001A0CA0">
          <w:rPr>
            <w:rFonts w:ascii="Arial" w:hAnsi="Arial" w:cs="Arial"/>
          </w:rPr>
          <w:delText xml:space="preserve"> </w:delText>
        </w:r>
        <w:r w:rsidRPr="002E28ED" w:rsidDel="001A0CA0">
          <w:rPr>
            <w:rFonts w:ascii="Arial" w:hAnsi="Arial" w:cs="Arial"/>
            <w:spacing w:val="-2"/>
          </w:rPr>
          <w:delText>al.,</w:delText>
        </w:r>
        <w:r w:rsidRPr="002E28ED" w:rsidDel="001A0CA0">
          <w:rPr>
            <w:rFonts w:ascii="Arial" w:hAnsi="Arial" w:cs="Arial"/>
          </w:rPr>
          <w:fldChar w:fldCharType="end"/>
        </w:r>
        <w:r w:rsidRPr="002E28ED" w:rsidDel="001A0CA0">
          <w:rPr>
            <w:rFonts w:ascii="Arial" w:hAnsi="Arial" w:cs="Arial"/>
          </w:rPr>
          <w:delText xml:space="preserve"> </w:delText>
        </w:r>
        <w:r w:rsidRPr="002E28ED" w:rsidDel="001A0CA0">
          <w:rPr>
            <w:rFonts w:ascii="Arial" w:hAnsi="Arial" w:cs="Arial"/>
          </w:rPr>
          <w:fldChar w:fldCharType="begin"/>
        </w:r>
        <w:r w:rsidRPr="002E28ED" w:rsidDel="001A0CA0">
          <w:rPr>
            <w:rFonts w:ascii="Arial" w:hAnsi="Arial" w:cs="Arial"/>
          </w:rPr>
          <w:delInstrText>HYPERLINK \l "_bookmark40"</w:delInstrText>
        </w:r>
        <w:r w:rsidRPr="002E28ED" w:rsidDel="001A0CA0">
          <w:rPr>
            <w:rFonts w:ascii="Arial" w:hAnsi="Arial" w:cs="Arial"/>
          </w:rPr>
        </w:r>
        <w:r w:rsidRPr="002E28ED" w:rsidDel="001A0CA0">
          <w:rPr>
            <w:rFonts w:ascii="Arial" w:hAnsi="Arial" w:cs="Arial"/>
          </w:rPr>
          <w:fldChar w:fldCharType="separate"/>
        </w:r>
        <w:r w:rsidRPr="002E28ED" w:rsidDel="001A0CA0">
          <w:rPr>
            <w:rFonts w:ascii="Arial" w:hAnsi="Arial" w:cs="Arial"/>
            <w:spacing w:val="-2"/>
          </w:rPr>
          <w:delText>2024</w:delText>
        </w:r>
      </w:del>
      <w:del w:id="100" w:author="Bobby Stojanoski" w:date="2025-05-20T11:08:00Z" w16du:dateUtc="2025-05-20T15:08:00Z">
        <w:r w:rsidRPr="002E28ED" w:rsidDel="00024D7A">
          <w:rPr>
            <w:rFonts w:ascii="Arial" w:hAnsi="Arial" w:cs="Arial"/>
            <w:spacing w:val="-2"/>
          </w:rPr>
          <w:delText>)</w:delText>
        </w:r>
        <w:r w:rsidRPr="002E28ED" w:rsidDel="00024D7A">
          <w:rPr>
            <w:rFonts w:ascii="Arial" w:hAnsi="Arial" w:cs="Arial"/>
            <w:spacing w:val="-2"/>
          </w:rPr>
          <w:delText>,</w:delText>
        </w:r>
      </w:del>
      <w:del w:id="101" w:author="Bobby Stojanoski" w:date="2025-05-20T11:09:00Z" w16du:dateUtc="2025-05-20T15:09:00Z">
        <w:r w:rsidRPr="002E28ED" w:rsidDel="001A0CA0">
          <w:rPr>
            <w:rFonts w:ascii="Arial" w:hAnsi="Arial" w:cs="Arial"/>
          </w:rPr>
          <w:fldChar w:fldCharType="end"/>
        </w:r>
        <w:r w:rsidRPr="002E28ED" w:rsidDel="00CF6608">
          <w:rPr>
            <w:rFonts w:ascii="Arial" w:hAnsi="Arial" w:cs="Arial"/>
            <w:spacing w:val="7"/>
          </w:rPr>
          <w:delText xml:space="preserve"> </w:delText>
        </w:r>
      </w:del>
      <w:del w:id="102" w:author="Bobby Stojanoski" w:date="2025-05-20T11:08:00Z" w16du:dateUtc="2025-05-20T15:08:00Z">
        <w:r w:rsidRPr="002E28ED" w:rsidDel="00024D7A">
          <w:rPr>
            <w:rFonts w:ascii="Arial" w:hAnsi="Arial" w:cs="Arial"/>
            <w:spacing w:val="-2"/>
          </w:rPr>
          <w:delText>however other</w:delText>
        </w:r>
        <w:r w:rsidRPr="002E28ED" w:rsidDel="00024D7A">
          <w:rPr>
            <w:rFonts w:ascii="Arial" w:hAnsi="Arial" w:cs="Arial"/>
            <w:spacing w:val="-10"/>
          </w:rPr>
          <w:delText xml:space="preserve"> </w:delText>
        </w:r>
        <w:r w:rsidRPr="002E28ED" w:rsidDel="00024D7A">
          <w:rPr>
            <w:rFonts w:ascii="Arial" w:hAnsi="Arial" w:cs="Arial"/>
            <w:spacing w:val="-2"/>
          </w:rPr>
          <w:delText>studies</w:delText>
        </w:r>
        <w:r w:rsidRPr="002E28ED" w:rsidDel="00024D7A">
          <w:rPr>
            <w:rFonts w:ascii="Arial" w:hAnsi="Arial" w:cs="Arial"/>
            <w:spacing w:val="-10"/>
          </w:rPr>
          <w:delText xml:space="preserve"> </w:delText>
        </w:r>
        <w:r w:rsidRPr="002E28ED" w:rsidDel="00024D7A">
          <w:rPr>
            <w:rFonts w:ascii="Arial" w:hAnsi="Arial" w:cs="Arial"/>
            <w:spacing w:val="-2"/>
          </w:rPr>
          <w:delText>have</w:delText>
        </w:r>
        <w:r w:rsidRPr="002E28ED" w:rsidDel="00024D7A">
          <w:rPr>
            <w:rFonts w:ascii="Arial" w:hAnsi="Arial" w:cs="Arial"/>
            <w:spacing w:val="-9"/>
          </w:rPr>
          <w:delText xml:space="preserve"> </w:delText>
        </w:r>
        <w:r w:rsidRPr="002E28ED" w:rsidDel="00024D7A">
          <w:rPr>
            <w:rFonts w:ascii="Arial" w:hAnsi="Arial" w:cs="Arial"/>
            <w:spacing w:val="-2"/>
          </w:rPr>
          <w:delText>used</w:delText>
        </w:r>
        <w:r w:rsidRPr="002E28ED" w:rsidDel="00024D7A">
          <w:rPr>
            <w:rFonts w:ascii="Arial" w:hAnsi="Arial" w:cs="Arial"/>
            <w:spacing w:val="-10"/>
          </w:rPr>
          <w:delText xml:space="preserve"> </w:delText>
        </w:r>
        <w:r w:rsidRPr="002E28ED" w:rsidDel="00024D7A">
          <w:rPr>
            <w:rFonts w:ascii="Arial" w:hAnsi="Arial" w:cs="Arial"/>
            <w:spacing w:val="-2"/>
          </w:rPr>
          <w:delText>SCI</w:delText>
        </w:r>
        <w:r w:rsidRPr="002E28ED" w:rsidDel="00024D7A">
          <w:rPr>
            <w:rFonts w:ascii="Arial" w:hAnsi="Arial" w:cs="Arial"/>
            <w:spacing w:val="-9"/>
          </w:rPr>
          <w:delText xml:space="preserve"> </w:delText>
        </w:r>
        <w:r w:rsidRPr="002E28ED" w:rsidDel="00024D7A">
          <w:rPr>
            <w:rFonts w:ascii="Arial" w:hAnsi="Arial" w:cs="Arial"/>
            <w:spacing w:val="-2"/>
          </w:rPr>
          <w:delText>thresholds</w:delText>
        </w:r>
        <w:r w:rsidRPr="002E28ED" w:rsidDel="00024D7A">
          <w:rPr>
            <w:rFonts w:ascii="Arial" w:hAnsi="Arial" w:cs="Arial"/>
            <w:spacing w:val="-10"/>
          </w:rPr>
          <w:delText xml:space="preserve"> </w:delText>
        </w:r>
        <w:r w:rsidRPr="002E28ED" w:rsidDel="00024D7A">
          <w:rPr>
            <w:rFonts w:ascii="Arial" w:hAnsi="Arial" w:cs="Arial"/>
            <w:spacing w:val="-2"/>
          </w:rPr>
          <w:delText>as</w:delText>
        </w:r>
        <w:r w:rsidRPr="002E28ED" w:rsidDel="00024D7A">
          <w:rPr>
            <w:rFonts w:ascii="Arial" w:hAnsi="Arial" w:cs="Arial"/>
            <w:spacing w:val="-10"/>
          </w:rPr>
          <w:delText xml:space="preserve"> </w:delText>
        </w:r>
        <w:r w:rsidRPr="002E28ED" w:rsidDel="00024D7A">
          <w:rPr>
            <w:rFonts w:ascii="Arial" w:hAnsi="Arial" w:cs="Arial"/>
            <w:spacing w:val="-2"/>
          </w:rPr>
          <w:delText>low</w:delText>
        </w:r>
        <w:r w:rsidRPr="002E28ED" w:rsidDel="00024D7A">
          <w:rPr>
            <w:rFonts w:ascii="Arial" w:hAnsi="Arial" w:cs="Arial"/>
            <w:spacing w:val="-9"/>
          </w:rPr>
          <w:delText xml:space="preserve"> </w:delText>
        </w:r>
        <w:r w:rsidRPr="002E28ED" w:rsidDel="00024D7A">
          <w:rPr>
            <w:rFonts w:ascii="Arial" w:hAnsi="Arial" w:cs="Arial"/>
            <w:spacing w:val="-2"/>
          </w:rPr>
          <w:delText>as</w:delText>
        </w:r>
        <w:r w:rsidRPr="002E28ED" w:rsidDel="00024D7A">
          <w:rPr>
            <w:rFonts w:ascii="Arial" w:hAnsi="Arial" w:cs="Arial"/>
            <w:spacing w:val="-10"/>
          </w:rPr>
          <w:delText xml:space="preserve"> </w:delText>
        </w:r>
        <w:r w:rsidRPr="002E28ED" w:rsidDel="00024D7A">
          <w:rPr>
            <w:rFonts w:ascii="Arial" w:hAnsi="Arial" w:cs="Arial"/>
            <w:spacing w:val="-2"/>
          </w:rPr>
          <w:delText>0.25</w:delText>
        </w:r>
        <w:r w:rsidRPr="002E28ED" w:rsidDel="00024D7A">
          <w:rPr>
            <w:rFonts w:ascii="Arial" w:hAnsi="Arial" w:cs="Arial"/>
            <w:spacing w:val="-10"/>
          </w:rPr>
          <w:delText xml:space="preserve"> </w:delText>
        </w:r>
        <w:r w:rsidRPr="002E28ED" w:rsidDel="00024D7A">
          <w:rPr>
            <w:rFonts w:ascii="Arial" w:hAnsi="Arial" w:cs="Arial"/>
          </w:rPr>
          <w:fldChar w:fldCharType="begin"/>
        </w:r>
        <w:r w:rsidRPr="002E28ED" w:rsidDel="00024D7A">
          <w:rPr>
            <w:rFonts w:ascii="Arial" w:hAnsi="Arial" w:cs="Arial"/>
          </w:rPr>
          <w:delInstrText>HYPERLINK \l "_bookmark56"</w:delInstrText>
        </w:r>
        <w:r w:rsidRPr="002E28ED" w:rsidDel="00024D7A">
          <w:rPr>
            <w:rFonts w:ascii="Arial" w:hAnsi="Arial" w:cs="Arial"/>
          </w:rPr>
        </w:r>
        <w:r w:rsidRPr="002E28ED" w:rsidDel="00024D7A">
          <w:rPr>
            <w:rFonts w:ascii="Arial" w:hAnsi="Arial" w:cs="Arial"/>
          </w:rPr>
          <w:fldChar w:fldCharType="separate"/>
        </w:r>
        <w:r w:rsidRPr="002E28ED" w:rsidDel="00024D7A">
          <w:rPr>
            <w:rFonts w:ascii="Arial" w:hAnsi="Arial" w:cs="Arial"/>
            <w:spacing w:val="-2"/>
          </w:rPr>
          <w:delText>(Zhou</w:delText>
        </w:r>
        <w:r w:rsidRPr="002E28ED" w:rsidDel="00024D7A">
          <w:rPr>
            <w:rFonts w:ascii="Arial" w:hAnsi="Arial" w:cs="Arial"/>
            <w:spacing w:val="-10"/>
          </w:rPr>
          <w:delText xml:space="preserve"> </w:delText>
        </w:r>
        <w:r w:rsidRPr="002E28ED" w:rsidDel="00024D7A">
          <w:rPr>
            <w:rFonts w:ascii="Arial" w:hAnsi="Arial" w:cs="Arial"/>
            <w:spacing w:val="-2"/>
          </w:rPr>
          <w:delText>et</w:delText>
        </w:r>
        <w:r w:rsidRPr="002E28ED" w:rsidDel="00024D7A">
          <w:rPr>
            <w:rFonts w:ascii="Arial" w:hAnsi="Arial" w:cs="Arial"/>
            <w:spacing w:val="-9"/>
          </w:rPr>
          <w:delText xml:space="preserve"> </w:delText>
        </w:r>
        <w:r w:rsidRPr="002E28ED" w:rsidDel="00024D7A">
          <w:rPr>
            <w:rFonts w:ascii="Arial" w:hAnsi="Arial" w:cs="Arial"/>
            <w:spacing w:val="-2"/>
          </w:rPr>
          <w:delText>al.,</w:delText>
        </w:r>
        <w:r w:rsidRPr="002E28ED" w:rsidDel="00024D7A">
          <w:rPr>
            <w:rFonts w:ascii="Arial" w:hAnsi="Arial" w:cs="Arial"/>
          </w:rPr>
          <w:fldChar w:fldCharType="end"/>
        </w:r>
        <w:r w:rsidRPr="002E28ED" w:rsidDel="00024D7A">
          <w:rPr>
            <w:rFonts w:ascii="Arial" w:hAnsi="Arial" w:cs="Arial"/>
            <w:spacing w:val="-10"/>
          </w:rPr>
          <w:delText xml:space="preserve"> </w:delText>
        </w:r>
        <w:r w:rsidRPr="002E28ED" w:rsidDel="00024D7A">
          <w:rPr>
            <w:rFonts w:ascii="Arial" w:hAnsi="Arial" w:cs="Arial"/>
          </w:rPr>
          <w:fldChar w:fldCharType="begin"/>
        </w:r>
        <w:r w:rsidRPr="002E28ED" w:rsidDel="00024D7A">
          <w:rPr>
            <w:rFonts w:ascii="Arial" w:hAnsi="Arial" w:cs="Arial"/>
          </w:rPr>
          <w:delInstrText>HYPERLINK \l "_bookmark56"</w:delInstrText>
        </w:r>
        <w:r w:rsidRPr="002E28ED" w:rsidDel="00024D7A">
          <w:rPr>
            <w:rFonts w:ascii="Arial" w:hAnsi="Arial" w:cs="Arial"/>
          </w:rPr>
        </w:r>
        <w:r w:rsidRPr="002E28ED" w:rsidDel="00024D7A">
          <w:rPr>
            <w:rFonts w:ascii="Arial" w:hAnsi="Arial" w:cs="Arial"/>
          </w:rPr>
          <w:fldChar w:fldCharType="separate"/>
        </w:r>
        <w:r w:rsidRPr="002E28ED" w:rsidDel="00024D7A">
          <w:rPr>
            <w:rFonts w:ascii="Arial" w:hAnsi="Arial" w:cs="Arial"/>
            <w:spacing w:val="-2"/>
          </w:rPr>
          <w:delText>2024).</w:delText>
        </w:r>
        <w:r w:rsidRPr="002E28ED" w:rsidDel="00024D7A">
          <w:rPr>
            <w:rFonts w:ascii="Arial" w:hAnsi="Arial" w:cs="Arial"/>
          </w:rPr>
          <w:fldChar w:fldCharType="end"/>
        </w:r>
        <w:r w:rsidRPr="002E28ED" w:rsidDel="00024D7A">
          <w:rPr>
            <w:rFonts w:ascii="Arial" w:hAnsi="Arial" w:cs="Arial"/>
            <w:spacing w:val="13"/>
          </w:rPr>
          <w:delText xml:space="preserve"> </w:delText>
        </w:r>
      </w:del>
      <w:del w:id="103" w:author="Bobby Stojanoski" w:date="2025-05-20T11:10:00Z" w16du:dateUtc="2025-05-20T15:10:00Z">
        <w:r w:rsidRPr="002E28ED" w:rsidDel="0072366D">
          <w:rPr>
            <w:rFonts w:ascii="Arial" w:hAnsi="Arial" w:cs="Arial"/>
            <w:spacing w:val="-2"/>
          </w:rPr>
          <w:delText>After</w:delText>
        </w:r>
        <w:r w:rsidRPr="002E28ED" w:rsidDel="0072366D">
          <w:rPr>
            <w:rFonts w:ascii="Arial" w:hAnsi="Arial" w:cs="Arial"/>
            <w:spacing w:val="-10"/>
          </w:rPr>
          <w:delText xml:space="preserve"> </w:delText>
        </w:r>
        <w:r w:rsidRPr="002E28ED" w:rsidDel="0072366D">
          <w:rPr>
            <w:rFonts w:ascii="Arial" w:hAnsi="Arial" w:cs="Arial"/>
            <w:spacing w:val="-6"/>
          </w:rPr>
          <w:delText>applying</w:delText>
        </w:r>
      </w:del>
    </w:p>
    <w:p w14:paraId="49BBF872" w14:textId="77777777" w:rsidR="002A482E" w:rsidRPr="002E28ED" w:rsidDel="0072366D" w:rsidRDefault="002A482E" w:rsidP="0072366D">
      <w:pPr>
        <w:pStyle w:val="BodyText"/>
        <w:ind w:right="177"/>
        <w:rPr>
          <w:del w:id="104" w:author="Bobby Stojanoski" w:date="2025-05-20T11:10:00Z" w16du:dateUtc="2025-05-20T15:10:00Z"/>
          <w:rFonts w:ascii="Arial" w:hAnsi="Arial" w:cs="Arial"/>
        </w:rPr>
        <w:pPrChange w:id="105" w:author="Bobby Stojanoski" w:date="2025-05-20T11:10:00Z" w16du:dateUtc="2025-05-20T15:10:00Z">
          <w:pPr>
            <w:pStyle w:val="BodyText"/>
            <w:spacing w:before="66"/>
          </w:pPr>
        </w:pPrChange>
      </w:pPr>
    </w:p>
    <w:p w14:paraId="49BBF873" w14:textId="77777777" w:rsidR="002A482E" w:rsidRPr="002E28ED" w:rsidDel="0072366D" w:rsidRDefault="00100570" w:rsidP="0072366D">
      <w:pPr>
        <w:pStyle w:val="BodyText"/>
        <w:ind w:right="177"/>
        <w:rPr>
          <w:del w:id="106" w:author="Bobby Stojanoski" w:date="2025-05-20T11:10:00Z" w16du:dateUtc="2025-05-20T15:10:00Z"/>
          <w:rFonts w:ascii="Arial" w:hAnsi="Arial" w:cs="Arial"/>
        </w:rPr>
        <w:pPrChange w:id="107" w:author="Bobby Stojanoski" w:date="2025-05-20T11:10:00Z" w16du:dateUtc="2025-05-20T15:10:00Z">
          <w:pPr>
            <w:pStyle w:val="BodyText"/>
            <w:ind w:right="177"/>
            <w:jc w:val="center"/>
          </w:pPr>
        </w:pPrChange>
      </w:pPr>
      <w:del w:id="108" w:author="Bobby Stojanoski" w:date="2025-05-20T11:10:00Z" w16du:dateUtc="2025-05-20T15:10:00Z">
        <w:r w:rsidRPr="002E28ED" w:rsidDel="0072366D">
          <w:rPr>
            <w:rFonts w:ascii="Arial" w:hAnsi="Arial" w:cs="Arial"/>
            <w:spacing w:val="-10"/>
          </w:rPr>
          <w:delText>2</w:delText>
        </w:r>
      </w:del>
    </w:p>
    <w:p w14:paraId="49BBF874" w14:textId="3041E3B4" w:rsidR="002A482E" w:rsidRPr="002E28ED" w:rsidDel="0072366D" w:rsidRDefault="002A482E" w:rsidP="0072366D">
      <w:pPr>
        <w:pStyle w:val="BodyText"/>
        <w:ind w:right="177"/>
        <w:rPr>
          <w:del w:id="109" w:author="Bobby Stojanoski" w:date="2025-05-20T11:10:00Z" w16du:dateUtc="2025-05-20T15:10:00Z"/>
        </w:rPr>
        <w:sectPr w:rsidR="002A482E" w:rsidRPr="002E28ED" w:rsidDel="0072366D">
          <w:headerReference w:type="default" r:id="rId8"/>
          <w:pgSz w:w="12240" w:h="15840"/>
          <w:pgMar w:top="3800" w:right="1140" w:bottom="280" w:left="1680" w:header="3104" w:footer="0" w:gutter="0"/>
          <w:cols w:space="720"/>
        </w:sectPr>
        <w:pPrChange w:id="110" w:author="Bobby Stojanoski" w:date="2025-05-20T11:10:00Z" w16du:dateUtc="2025-05-20T15:10:00Z">
          <w:pPr>
            <w:jc w:val="center"/>
          </w:pPr>
        </w:pPrChange>
      </w:pPr>
    </w:p>
    <w:p w14:paraId="49BBF875" w14:textId="77777777" w:rsidR="002A482E" w:rsidRPr="002E28ED" w:rsidDel="0072366D" w:rsidRDefault="002A482E" w:rsidP="00841C0A">
      <w:pPr>
        <w:pStyle w:val="BodyText"/>
        <w:spacing w:before="74"/>
        <w:rPr>
          <w:del w:id="111" w:author="Bobby Stojanoski" w:date="2025-05-20T11:10:00Z" w16du:dateUtc="2025-05-20T15:10:00Z"/>
          <w:rFonts w:ascii="Arial" w:hAnsi="Arial" w:cs="Arial"/>
        </w:rPr>
      </w:pPr>
    </w:p>
    <w:p w14:paraId="49BBF876" w14:textId="0690B36C" w:rsidR="002A482E" w:rsidRPr="002E28ED" w:rsidRDefault="00EB61E7" w:rsidP="0072366D">
      <w:pPr>
        <w:pStyle w:val="BodyText"/>
        <w:spacing w:before="1" w:line="355" w:lineRule="auto"/>
        <w:ind w:right="296"/>
        <w:rPr>
          <w:rFonts w:ascii="Arial" w:hAnsi="Arial" w:cs="Arial"/>
        </w:rPr>
        <w:pPrChange w:id="112" w:author="Bobby Stojanoski" w:date="2025-05-20T11:10:00Z" w16du:dateUtc="2025-05-20T15:10:00Z">
          <w:pPr>
            <w:pStyle w:val="BodyText"/>
            <w:spacing w:before="1" w:line="355" w:lineRule="auto"/>
            <w:ind w:left="119" w:right="296"/>
            <w:jc w:val="both"/>
          </w:pPr>
        </w:pPrChange>
      </w:pPr>
      <w:ins w:id="113" w:author="Bobby Stojanoski" w:date="2025-05-20T11:15:00Z" w16du:dateUtc="2025-05-20T15:15:00Z">
        <w:r>
          <w:rPr>
            <w:rFonts w:ascii="Arial" w:hAnsi="Arial" w:cs="Arial"/>
            <w:spacing w:val="-2"/>
          </w:rPr>
          <w:t xml:space="preserve">There were </w:t>
        </w:r>
      </w:ins>
      <w:ins w:id="114" w:author="Bobby Stojanoski" w:date="2025-05-20T11:16:00Z" w16du:dateUtc="2025-05-20T15:16:00Z">
        <w:r>
          <w:rPr>
            <w:rFonts w:ascii="Arial" w:hAnsi="Arial" w:cs="Arial"/>
            <w:spacing w:val="-2"/>
          </w:rPr>
          <w:t>35</w:t>
        </w:r>
      </w:ins>
      <w:ins w:id="115" w:author="Bobby Stojanoski" w:date="2025-05-20T11:13:00Z" w16du:dateUtc="2025-05-20T15:13:00Z">
        <w:r w:rsidR="00143954">
          <w:rPr>
            <w:rFonts w:ascii="Arial" w:hAnsi="Arial" w:cs="Arial"/>
            <w:spacing w:val="-2"/>
          </w:rPr>
          <w:t xml:space="preserve"> </w:t>
        </w:r>
      </w:ins>
      <w:ins w:id="116" w:author="Bobby Stojanoski" w:date="2025-05-20T11:16:00Z" w16du:dateUtc="2025-05-20T15:16:00Z">
        <w:r>
          <w:rPr>
            <w:rFonts w:ascii="Arial" w:hAnsi="Arial" w:cs="Arial"/>
            <w:spacing w:val="-2"/>
          </w:rPr>
          <w:t>data</w:t>
        </w:r>
      </w:ins>
      <w:ins w:id="117" w:author="Bobby Stojanoski" w:date="2025-05-20T11:13:00Z" w16du:dateUtc="2025-05-20T15:13:00Z">
        <w:r w:rsidR="00143954">
          <w:rPr>
            <w:rFonts w:ascii="Arial" w:hAnsi="Arial" w:cs="Arial"/>
            <w:spacing w:val="-2"/>
          </w:rPr>
          <w:t xml:space="preserve"> </w:t>
        </w:r>
      </w:ins>
      <w:ins w:id="118" w:author="Bobby Stojanoski" w:date="2025-05-20T11:16:00Z" w16du:dateUtc="2025-05-20T15:16:00Z">
        <w:r>
          <w:rPr>
            <w:rFonts w:ascii="Arial" w:hAnsi="Arial" w:cs="Arial"/>
            <w:spacing w:val="-2"/>
          </w:rPr>
          <w:t>that did</w:t>
        </w:r>
      </w:ins>
      <w:ins w:id="119" w:author="Bobby Stojanoski" w:date="2025-05-20T11:13:00Z" w16du:dateUtc="2025-05-20T15:13:00Z">
        <w:r w:rsidR="00143954">
          <w:rPr>
            <w:rFonts w:ascii="Arial" w:hAnsi="Arial" w:cs="Arial"/>
            <w:spacing w:val="-2"/>
          </w:rPr>
          <w:t xml:space="preserve"> not meet the</w:t>
        </w:r>
      </w:ins>
      <w:ins w:id="120" w:author="Bobby Stojanoski" w:date="2025-05-20T11:14:00Z" w16du:dateUtc="2025-05-20T15:14:00Z">
        <w:r w:rsidR="00BD4567" w:rsidRPr="00BD4567">
          <w:rPr>
            <w:rFonts w:ascii="Arial" w:hAnsi="Arial" w:cs="Arial"/>
            <w:spacing w:val="-4"/>
          </w:rPr>
          <w:t xml:space="preserve"> </w:t>
        </w:r>
        <w:r w:rsidR="00BD4567">
          <w:rPr>
            <w:rFonts w:ascii="Arial" w:hAnsi="Arial" w:cs="Arial"/>
            <w:spacing w:val="-4"/>
          </w:rPr>
          <w:t xml:space="preserve">quality assurance </w:t>
        </w:r>
      </w:ins>
      <w:ins w:id="121" w:author="Bobby Stojanoski" w:date="2025-05-20T11:16:00Z" w16du:dateUtc="2025-05-20T15:16:00Z">
        <w:r w:rsidRPr="002E28ED">
          <w:rPr>
            <w:rFonts w:ascii="Arial" w:hAnsi="Arial" w:cs="Arial"/>
          </w:rPr>
          <w:t>criteri</w:t>
        </w:r>
        <w:r>
          <w:rPr>
            <w:rFonts w:ascii="Arial" w:hAnsi="Arial" w:cs="Arial"/>
          </w:rPr>
          <w:t>a and</w:t>
        </w:r>
      </w:ins>
      <w:ins w:id="122" w:author="Bobby Stojanoski" w:date="2025-05-20T11:14:00Z" w16du:dateUtc="2025-05-20T15:14:00Z">
        <w:r w:rsidR="00BD4567">
          <w:rPr>
            <w:rFonts w:ascii="Arial" w:hAnsi="Arial" w:cs="Arial"/>
          </w:rPr>
          <w:t xml:space="preserve"> were excluded from </w:t>
        </w:r>
      </w:ins>
      <w:ins w:id="123" w:author="Bobby Stojanoski" w:date="2025-05-20T11:15:00Z" w16du:dateUtc="2025-05-20T15:15:00Z">
        <w:r w:rsidR="00BD4567">
          <w:rPr>
            <w:rFonts w:ascii="Arial" w:hAnsi="Arial" w:cs="Arial"/>
          </w:rPr>
          <w:t>subsequent analy</w:t>
        </w:r>
        <w:r w:rsidR="003C6A22">
          <w:rPr>
            <w:rFonts w:ascii="Arial" w:hAnsi="Arial" w:cs="Arial"/>
          </w:rPr>
          <w:t>ses</w:t>
        </w:r>
      </w:ins>
      <w:ins w:id="124" w:author="Bobby Stojanoski" w:date="2025-05-20T11:16:00Z" w16du:dateUtc="2025-05-20T15:16:00Z">
        <w:r>
          <w:rPr>
            <w:rFonts w:ascii="Arial" w:hAnsi="Arial" w:cs="Arial"/>
          </w:rPr>
          <w:t xml:space="preserve">. A total </w:t>
        </w:r>
      </w:ins>
      <w:ins w:id="125" w:author="Bobby Stojanoski" w:date="2025-05-20T11:15:00Z" w16du:dateUtc="2025-05-20T15:15:00Z">
        <w:r w:rsidR="003C6A22">
          <w:rPr>
            <w:rFonts w:ascii="Arial" w:hAnsi="Arial" w:cs="Arial"/>
          </w:rPr>
          <w:t>53</w:t>
        </w:r>
      </w:ins>
      <w:del w:id="126" w:author="Bobby Stojanoski" w:date="2025-05-20T11:12:00Z" w16du:dateUtc="2025-05-20T15:12:00Z">
        <w:r w:rsidR="00100570" w:rsidRPr="002E28ED" w:rsidDel="00F26910">
          <w:rPr>
            <w:rFonts w:ascii="Arial" w:hAnsi="Arial" w:cs="Arial"/>
          </w:rPr>
          <w:delText>these criteria</w:delText>
        </w:r>
      </w:del>
      <w:del w:id="127" w:author="Bobby Stojanoski" w:date="2025-05-20T11:15:00Z" w16du:dateUtc="2025-05-20T15:15:00Z">
        <w:r w:rsidR="00100570" w:rsidRPr="002E28ED" w:rsidDel="003C6A22">
          <w:rPr>
            <w:rFonts w:ascii="Arial" w:hAnsi="Arial" w:cs="Arial"/>
          </w:rPr>
          <w:delText xml:space="preserve">, </w:delText>
        </w:r>
        <w:r w:rsidR="00100570" w:rsidRPr="002E28ED" w:rsidDel="003C6A22">
          <w:rPr>
            <w:rFonts w:ascii="Arial" w:hAnsi="Arial" w:cs="Arial"/>
          </w:rPr>
          <w:delText>53</w:delText>
        </w:r>
      </w:del>
      <w:r w:rsidR="00100570" w:rsidRPr="002E28ED">
        <w:rPr>
          <w:rFonts w:ascii="Arial" w:hAnsi="Arial" w:cs="Arial"/>
        </w:rPr>
        <w:t xml:space="preserve"> participants were included in the </w:t>
      </w:r>
      <w:proofErr w:type="spellStart"/>
      <w:ins w:id="128" w:author="Bobby Stojanoski" w:date="2025-05-20T11:16:00Z" w16du:dateUtc="2025-05-20T15:16:00Z">
        <w:r w:rsidR="00100570">
          <w:rPr>
            <w:rFonts w:ascii="Arial" w:hAnsi="Arial" w:cs="Arial"/>
          </w:rPr>
          <w:t>the</w:t>
        </w:r>
        <w:proofErr w:type="spellEnd"/>
        <w:r w:rsidR="00100570">
          <w:rPr>
            <w:rFonts w:ascii="Arial" w:hAnsi="Arial" w:cs="Arial"/>
          </w:rPr>
          <w:t xml:space="preserve"> final </w:t>
        </w:r>
      </w:ins>
      <w:r w:rsidR="00100570" w:rsidRPr="002E28ED">
        <w:rPr>
          <w:rFonts w:ascii="Arial" w:hAnsi="Arial" w:cs="Arial"/>
        </w:rPr>
        <w:t>analys</w:t>
      </w:r>
      <w:ins w:id="129" w:author="Bobby Stojanoski" w:date="2025-05-20T11:16:00Z" w16du:dateUtc="2025-05-20T15:16:00Z">
        <w:r w:rsidR="00100570">
          <w:rPr>
            <w:rFonts w:ascii="Arial" w:hAnsi="Arial" w:cs="Arial"/>
          </w:rPr>
          <w:t>e</w:t>
        </w:r>
      </w:ins>
      <w:del w:id="130" w:author="Bobby Stojanoski" w:date="2025-05-20T11:16:00Z" w16du:dateUtc="2025-05-20T15:16:00Z">
        <w:r w:rsidR="00100570" w:rsidRPr="002E28ED" w:rsidDel="00100570">
          <w:rPr>
            <w:rFonts w:ascii="Arial" w:hAnsi="Arial" w:cs="Arial"/>
          </w:rPr>
          <w:delText>i</w:delText>
        </w:r>
      </w:del>
      <w:r w:rsidR="00100570" w:rsidRPr="002E28ED">
        <w:rPr>
          <w:rFonts w:ascii="Arial" w:hAnsi="Arial" w:cs="Arial"/>
        </w:rPr>
        <w:t>s.</w:t>
      </w:r>
      <w:r w:rsidR="00100570" w:rsidRPr="002E28ED">
        <w:rPr>
          <w:rFonts w:ascii="Arial" w:hAnsi="Arial" w:cs="Arial"/>
          <w:spacing w:val="40"/>
        </w:rPr>
        <w:t xml:space="preserve"> </w:t>
      </w:r>
      <w:r w:rsidR="00100570" w:rsidRPr="002E28ED">
        <w:rPr>
          <w:rFonts w:ascii="Arial" w:hAnsi="Arial" w:cs="Arial"/>
        </w:rPr>
        <w:t xml:space="preserve">All participants met the PSP threshold, but only 53/88 met the SCI threshold, as shown in Figure </w:t>
      </w:r>
      <w:r w:rsidR="00100570" w:rsidRPr="002E28ED">
        <w:rPr>
          <w:rFonts w:ascii="Arial" w:hAnsi="Arial" w:cs="Arial"/>
        </w:rPr>
        <w:fldChar w:fldCharType="begin"/>
      </w:r>
      <w:r w:rsidR="00100570" w:rsidRPr="002E28ED">
        <w:rPr>
          <w:rFonts w:ascii="Arial" w:hAnsi="Arial" w:cs="Arial"/>
        </w:rPr>
        <w:instrText>HYPERLINK \l "_bookmark5"</w:instrText>
      </w:r>
      <w:r w:rsidR="00100570" w:rsidRPr="002E28ED">
        <w:rPr>
          <w:rFonts w:ascii="Arial" w:hAnsi="Arial" w:cs="Arial"/>
        </w:rPr>
      </w:r>
      <w:r w:rsidR="00100570" w:rsidRPr="002E28ED">
        <w:rPr>
          <w:rFonts w:ascii="Arial" w:hAnsi="Arial" w:cs="Arial"/>
        </w:rPr>
        <w:fldChar w:fldCharType="separate"/>
      </w:r>
      <w:r w:rsidR="00100570" w:rsidRPr="002E28ED">
        <w:rPr>
          <w:rFonts w:ascii="Arial" w:hAnsi="Arial" w:cs="Arial"/>
        </w:rPr>
        <w:t>2.1.</w:t>
      </w:r>
      <w:r w:rsidR="00100570" w:rsidRPr="002E28ED">
        <w:rPr>
          <w:rFonts w:ascii="Arial" w:hAnsi="Arial" w:cs="Arial"/>
        </w:rPr>
        <w:fldChar w:fldCharType="end"/>
      </w:r>
      <w:r w:rsidR="00100570" w:rsidRPr="002E28ED">
        <w:rPr>
          <w:rFonts w:ascii="Arial" w:hAnsi="Arial" w:cs="Arial"/>
          <w:spacing w:val="40"/>
        </w:rPr>
        <w:t xml:space="preserve"> </w:t>
      </w:r>
      <w:r w:rsidR="00100570" w:rsidRPr="002E28ED">
        <w:rPr>
          <w:rFonts w:ascii="Arial" w:hAnsi="Arial" w:cs="Arial"/>
        </w:rPr>
        <w:t xml:space="preserve">The 53 participants ranged in age from 17 to 51 (M </w:t>
      </w:r>
      <w:r w:rsidR="00100570" w:rsidRPr="002E28ED">
        <w:rPr>
          <w:rFonts w:ascii="Arial" w:hAnsi="Arial" w:cs="Arial"/>
          <w:w w:val="120"/>
        </w:rPr>
        <w:t xml:space="preserve">= </w:t>
      </w:r>
      <w:r w:rsidR="00100570" w:rsidRPr="002E28ED">
        <w:rPr>
          <w:rFonts w:ascii="Arial" w:hAnsi="Arial" w:cs="Arial"/>
        </w:rPr>
        <w:t xml:space="preserve">21.60, SD </w:t>
      </w:r>
      <w:r w:rsidR="00100570" w:rsidRPr="002E28ED">
        <w:rPr>
          <w:rFonts w:ascii="Arial" w:hAnsi="Arial" w:cs="Arial"/>
          <w:w w:val="120"/>
        </w:rPr>
        <w:t xml:space="preserve">= </w:t>
      </w:r>
      <w:r w:rsidR="00100570" w:rsidRPr="002E28ED">
        <w:rPr>
          <w:rFonts w:ascii="Arial" w:hAnsi="Arial" w:cs="Arial"/>
        </w:rPr>
        <w:t xml:space="preserve">6.61), 39/53 were female, </w:t>
      </w:r>
      <w:bookmarkStart w:id="131" w:name="_bookmark5"/>
      <w:bookmarkEnd w:id="131"/>
      <w:r w:rsidR="00100570" w:rsidRPr="002E28ED">
        <w:rPr>
          <w:rFonts w:ascii="Arial" w:hAnsi="Arial" w:cs="Arial"/>
          <w:spacing w:val="-2"/>
        </w:rPr>
        <w:t>and</w:t>
      </w:r>
      <w:r w:rsidR="00100570" w:rsidRPr="002E28ED">
        <w:rPr>
          <w:rFonts w:ascii="Arial" w:hAnsi="Arial" w:cs="Arial"/>
          <w:spacing w:val="-3"/>
        </w:rPr>
        <w:t xml:space="preserve"> </w:t>
      </w:r>
      <w:r w:rsidR="00100570" w:rsidRPr="002E28ED">
        <w:rPr>
          <w:rFonts w:ascii="Arial" w:hAnsi="Arial" w:cs="Arial"/>
          <w:spacing w:val="-2"/>
        </w:rPr>
        <w:t>no</w:t>
      </w:r>
      <w:r w:rsidR="00100570" w:rsidRPr="002E28ED">
        <w:rPr>
          <w:rFonts w:ascii="Arial" w:hAnsi="Arial" w:cs="Arial"/>
          <w:spacing w:val="-3"/>
        </w:rPr>
        <w:t xml:space="preserve"> </w:t>
      </w:r>
      <w:r w:rsidR="00100570" w:rsidRPr="002E28ED">
        <w:rPr>
          <w:rFonts w:ascii="Arial" w:hAnsi="Arial" w:cs="Arial"/>
          <w:spacing w:val="-2"/>
        </w:rPr>
        <w:t>demographic</w:t>
      </w:r>
      <w:r w:rsidR="00100570" w:rsidRPr="002E28ED">
        <w:rPr>
          <w:rFonts w:ascii="Arial" w:hAnsi="Arial" w:cs="Arial"/>
          <w:spacing w:val="-3"/>
        </w:rPr>
        <w:t xml:space="preserve"> </w:t>
      </w:r>
      <w:r w:rsidR="00100570" w:rsidRPr="002E28ED">
        <w:rPr>
          <w:rFonts w:ascii="Arial" w:hAnsi="Arial" w:cs="Arial"/>
          <w:spacing w:val="-2"/>
        </w:rPr>
        <w:t>information</w:t>
      </w:r>
      <w:r w:rsidR="00100570" w:rsidRPr="002E28ED">
        <w:rPr>
          <w:rFonts w:ascii="Arial" w:hAnsi="Arial" w:cs="Arial"/>
          <w:spacing w:val="-3"/>
        </w:rPr>
        <w:t xml:space="preserve"> </w:t>
      </w:r>
      <w:r w:rsidR="00100570" w:rsidRPr="002E28ED">
        <w:rPr>
          <w:rFonts w:ascii="Arial" w:hAnsi="Arial" w:cs="Arial"/>
          <w:spacing w:val="-2"/>
        </w:rPr>
        <w:t>was</w:t>
      </w:r>
      <w:r w:rsidR="00100570" w:rsidRPr="002E28ED">
        <w:rPr>
          <w:rFonts w:ascii="Arial" w:hAnsi="Arial" w:cs="Arial"/>
          <w:spacing w:val="-3"/>
        </w:rPr>
        <w:t xml:space="preserve"> </w:t>
      </w:r>
      <w:r w:rsidR="00100570" w:rsidRPr="002E28ED">
        <w:rPr>
          <w:rFonts w:ascii="Arial" w:hAnsi="Arial" w:cs="Arial"/>
          <w:spacing w:val="-2"/>
        </w:rPr>
        <w:t>collected.</w:t>
      </w:r>
      <w:ins w:id="132" w:author="Bobby Stojanoski" w:date="2025-05-20T11:02:00Z" w16du:dateUtc="2025-05-20T15:02:00Z">
        <w:r w:rsidR="009431F0">
          <w:rPr>
            <w:rFonts w:ascii="Arial" w:hAnsi="Arial" w:cs="Arial"/>
            <w:spacing w:val="-2"/>
          </w:rPr>
          <w:t xml:space="preserve"> </w:t>
        </w:r>
        <w:r w:rsidR="009431F0" w:rsidRPr="002E28ED">
          <w:rPr>
            <w:rFonts w:ascii="Arial" w:hAnsi="Arial" w:cs="Arial"/>
          </w:rPr>
          <w:t>The</w:t>
        </w:r>
        <w:r w:rsidR="009431F0" w:rsidRPr="002E28ED">
          <w:rPr>
            <w:rFonts w:ascii="Arial" w:hAnsi="Arial" w:cs="Arial"/>
            <w:spacing w:val="-9"/>
          </w:rPr>
          <w:t xml:space="preserve"> </w:t>
        </w:r>
        <w:r w:rsidR="009431F0" w:rsidRPr="002E28ED">
          <w:rPr>
            <w:rFonts w:ascii="Arial" w:hAnsi="Arial" w:cs="Arial"/>
          </w:rPr>
          <w:t>study was approved by Ontario Tech’s Research Ethics Board (REB)</w:t>
        </w:r>
      </w:ins>
      <w:ins w:id="133" w:author="Bobby Stojanoski" w:date="2025-05-20T11:03:00Z" w16du:dateUtc="2025-05-20T15:03:00Z">
        <w:r w:rsidR="009431F0">
          <w:rPr>
            <w:rFonts w:ascii="Arial" w:hAnsi="Arial" w:cs="Arial"/>
          </w:rPr>
          <w:t xml:space="preserve">. </w:t>
        </w:r>
      </w:ins>
    </w:p>
    <w:p w14:paraId="49BBF877" w14:textId="77777777" w:rsidR="002A482E" w:rsidRPr="002E28ED" w:rsidRDefault="00100570" w:rsidP="00841C0A">
      <w:pPr>
        <w:pStyle w:val="BodyText"/>
        <w:spacing w:before="12"/>
        <w:rPr>
          <w:rFonts w:ascii="Arial" w:hAnsi="Arial" w:cs="Arial"/>
          <w:sz w:val="3"/>
        </w:rPr>
      </w:pPr>
      <w:r w:rsidRPr="002E28ED">
        <w:rPr>
          <w:rFonts w:ascii="Arial" w:hAnsi="Arial" w:cs="Arial"/>
          <w:noProof/>
        </w:rPr>
        <w:drawing>
          <wp:anchor distT="0" distB="0" distL="0" distR="0" simplePos="0" relativeHeight="487587840" behindDoc="1" locked="0" layoutInCell="1" allowOverlap="1" wp14:anchorId="49BBF974" wp14:editId="49BBF975">
            <wp:simplePos x="0" y="0"/>
            <wp:positionH relativeFrom="page">
              <wp:posOffset>1428762</wp:posOffset>
            </wp:positionH>
            <wp:positionV relativeFrom="paragraph">
              <wp:posOffset>48662</wp:posOffset>
            </wp:positionV>
            <wp:extent cx="5029200" cy="3748849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48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F878" w14:textId="77777777" w:rsidR="002A482E" w:rsidRPr="002E28ED" w:rsidRDefault="00100570" w:rsidP="00841C0A">
      <w:pPr>
        <w:pStyle w:val="BodyText"/>
        <w:spacing w:before="311" w:line="213" w:lineRule="auto"/>
        <w:ind w:left="119" w:right="296"/>
        <w:rPr>
          <w:rFonts w:ascii="Arial" w:hAnsi="Arial" w:cs="Arial"/>
        </w:rPr>
        <w:pPrChange w:id="134" w:author="Bobby Stojanoski" w:date="2025-05-20T11:03:00Z" w16du:dateUtc="2025-05-20T15:03:00Z">
          <w:pPr>
            <w:pStyle w:val="BodyText"/>
            <w:spacing w:before="311" w:line="213" w:lineRule="auto"/>
            <w:ind w:left="119" w:right="296"/>
            <w:jc w:val="both"/>
          </w:pPr>
        </w:pPrChange>
      </w:pPr>
      <w:r w:rsidRPr="002E28ED">
        <w:rPr>
          <w:rFonts w:ascii="Arial" w:hAnsi="Arial" w:cs="Arial"/>
        </w:rPr>
        <w:lastRenderedPageBreak/>
        <w:t>Figure 2.1: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 xml:space="preserve">Percentage of Channels where SCI </w:t>
      </w:r>
      <w:r w:rsidRPr="002E28ED">
        <w:rPr>
          <w:rFonts w:ascii="Arial" w:hAnsi="Arial" w:cs="Arial"/>
          <w:i/>
        </w:rPr>
        <w:t xml:space="preserve">&gt; </w:t>
      </w:r>
      <w:r w:rsidRPr="002E28ED">
        <w:rPr>
          <w:rFonts w:ascii="Arial" w:hAnsi="Arial" w:cs="Arial"/>
        </w:rPr>
        <w:t xml:space="preserve">0.5 for </w:t>
      </w:r>
      <w:r w:rsidRPr="002E28ED">
        <w:rPr>
          <w:rFonts w:ascii="Arial" w:hAnsi="Arial" w:cs="Arial"/>
          <w:i/>
        </w:rPr>
        <w:t xml:space="preserve">&gt; </w:t>
      </w:r>
      <w:r w:rsidRPr="002E28ED">
        <w:rPr>
          <w:rFonts w:ascii="Arial" w:hAnsi="Arial" w:cs="Arial"/>
        </w:rPr>
        <w:t>70% of the windows.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 xml:space="preserve">The </w:t>
      </w:r>
      <w:r w:rsidRPr="002E28ED">
        <w:rPr>
          <w:rFonts w:ascii="Arial" w:hAnsi="Arial" w:cs="Arial"/>
          <w:spacing w:val="-6"/>
        </w:rPr>
        <w:t xml:space="preserve">green dashed line represents the threshold of 70% of windows that each participant must </w:t>
      </w:r>
      <w:r w:rsidRPr="002E28ED">
        <w:rPr>
          <w:rFonts w:ascii="Arial" w:hAnsi="Arial" w:cs="Arial"/>
        </w:rPr>
        <w:t>meet to be included in the analysis.</w:t>
      </w:r>
    </w:p>
    <w:p w14:paraId="49BBF879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87A" w14:textId="77777777" w:rsidR="002A482E" w:rsidRPr="002E28ED" w:rsidRDefault="002A482E" w:rsidP="00841C0A">
      <w:pPr>
        <w:pStyle w:val="BodyText"/>
        <w:spacing w:before="108"/>
        <w:rPr>
          <w:rFonts w:ascii="Arial" w:hAnsi="Arial" w:cs="Arial"/>
        </w:rPr>
      </w:pPr>
    </w:p>
    <w:p w14:paraId="49BBF87B" w14:textId="77777777" w:rsidR="002A482E" w:rsidRPr="002E28ED" w:rsidRDefault="00100570" w:rsidP="00841C0A">
      <w:pPr>
        <w:pStyle w:val="Heading2"/>
        <w:numPr>
          <w:ilvl w:val="1"/>
          <w:numId w:val="5"/>
        </w:numPr>
        <w:tabs>
          <w:tab w:val="left" w:pos="1002"/>
        </w:tabs>
        <w:rPr>
          <w:rFonts w:ascii="Arial" w:hAnsi="Arial" w:cs="Arial"/>
        </w:rPr>
      </w:pPr>
      <w:bookmarkStart w:id="135" w:name="Stimuli"/>
      <w:bookmarkStart w:id="136" w:name="_bookmark6"/>
      <w:bookmarkEnd w:id="135"/>
      <w:bookmarkEnd w:id="136"/>
      <w:r w:rsidRPr="002E28ED">
        <w:rPr>
          <w:rFonts w:ascii="Arial" w:hAnsi="Arial" w:cs="Arial"/>
          <w:spacing w:val="-2"/>
          <w:w w:val="105"/>
        </w:rPr>
        <w:t>Stimuli</w:t>
      </w:r>
    </w:p>
    <w:p w14:paraId="49BBF87C" w14:textId="77777777" w:rsidR="002A482E" w:rsidRPr="002E28ED" w:rsidRDefault="00100570" w:rsidP="00841C0A">
      <w:pPr>
        <w:pStyle w:val="BodyText"/>
        <w:spacing w:before="362" w:line="355" w:lineRule="auto"/>
        <w:ind w:left="119" w:right="297"/>
        <w:rPr>
          <w:rFonts w:ascii="Arial" w:hAnsi="Arial" w:cs="Arial"/>
        </w:rPr>
        <w:pPrChange w:id="137" w:author="Bobby Stojanoski" w:date="2025-05-20T11:03:00Z" w16du:dateUtc="2025-05-20T15:03:00Z">
          <w:pPr>
            <w:pStyle w:val="BodyText"/>
            <w:spacing w:before="362" w:line="355" w:lineRule="auto"/>
            <w:ind w:left="119" w:right="297"/>
            <w:jc w:val="both"/>
          </w:pPr>
        </w:pPrChange>
      </w:pPr>
      <w:r w:rsidRPr="002E28ED">
        <w:rPr>
          <w:rFonts w:ascii="Arial" w:hAnsi="Arial" w:cs="Arial"/>
        </w:rPr>
        <w:t>Faces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were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picked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from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two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datasets:</w:t>
      </w:r>
      <w:r w:rsidRPr="002E28ED">
        <w:rPr>
          <w:rFonts w:ascii="Arial" w:hAnsi="Arial" w:cs="Arial"/>
          <w:spacing w:val="24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RADIATE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dataset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"_bookmark30"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(Conley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et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al.,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"_bookmark30"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2018)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and the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UIBVFED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dataset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"_bookmark47"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(Oliver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Amengual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Alcover,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"_bookmark47"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2020).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</w:rPr>
        <w:t xml:space="preserve"> The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RADIATE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dataset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 xml:space="preserve">is </w:t>
      </w:r>
      <w:r w:rsidRPr="002E28ED">
        <w:rPr>
          <w:rFonts w:ascii="Arial" w:hAnsi="Arial" w:cs="Arial"/>
          <w:spacing w:val="-4"/>
        </w:rPr>
        <w:t>a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set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of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16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emotional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expressions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by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109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racially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and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ethnically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diverse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real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people,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  <w:spacing w:val="-4"/>
        </w:rPr>
        <w:t xml:space="preserve">aged </w:t>
      </w:r>
      <w:r w:rsidRPr="002E28ED">
        <w:rPr>
          <w:rFonts w:ascii="Arial" w:hAnsi="Arial" w:cs="Arial"/>
        </w:rPr>
        <w:t>18-30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years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old.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UIBVFED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dataset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is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a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set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32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emotional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expressions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by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20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 xml:space="preserve">virtual </w:t>
      </w:r>
      <w:r w:rsidRPr="002E28ED">
        <w:rPr>
          <w:rFonts w:ascii="Arial" w:hAnsi="Arial" w:cs="Arial"/>
          <w:spacing w:val="-4"/>
        </w:rPr>
        <w:t>characters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that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are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also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ethnically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diverse,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aged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20-80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years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old.</w:t>
      </w:r>
      <w:r w:rsidRPr="002E28ED">
        <w:rPr>
          <w:rFonts w:ascii="Arial" w:hAnsi="Arial" w:cs="Arial"/>
          <w:spacing w:val="20"/>
        </w:rPr>
        <w:t xml:space="preserve"> </w:t>
      </w:r>
      <w:r w:rsidRPr="002E28ED">
        <w:rPr>
          <w:rFonts w:ascii="Arial" w:hAnsi="Arial" w:cs="Arial"/>
          <w:spacing w:val="-4"/>
        </w:rPr>
        <w:t>To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create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the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UIBVFED</w:t>
      </w:r>
    </w:p>
    <w:p w14:paraId="49BBF87D" w14:textId="77777777" w:rsidR="002A482E" w:rsidRPr="002E28ED" w:rsidRDefault="002A482E" w:rsidP="00841C0A">
      <w:pPr>
        <w:spacing w:line="355" w:lineRule="auto"/>
        <w:rPr>
          <w:rFonts w:ascii="Arial" w:hAnsi="Arial" w:cs="Arial"/>
        </w:rPr>
        <w:sectPr w:rsidR="002A482E" w:rsidRPr="002E28ED">
          <w:headerReference w:type="default" r:id="rId10"/>
          <w:pgSz w:w="12240" w:h="15840"/>
          <w:pgMar w:top="1020" w:right="1140" w:bottom="280" w:left="1680" w:header="690" w:footer="0" w:gutter="0"/>
          <w:cols w:space="720"/>
        </w:sectPr>
        <w:pPrChange w:id="138" w:author="Bobby Stojanoski" w:date="2025-05-20T11:03:00Z" w16du:dateUtc="2025-05-20T15:03:00Z">
          <w:pPr>
            <w:spacing w:line="355" w:lineRule="auto"/>
            <w:jc w:val="both"/>
          </w:pPr>
        </w:pPrChange>
      </w:pPr>
    </w:p>
    <w:p w14:paraId="49BBF87E" w14:textId="77777777" w:rsidR="002A482E" w:rsidRPr="002E28ED" w:rsidRDefault="002A482E" w:rsidP="00841C0A">
      <w:pPr>
        <w:pStyle w:val="BodyText"/>
        <w:spacing w:before="74"/>
        <w:rPr>
          <w:rFonts w:ascii="Arial" w:hAnsi="Arial" w:cs="Arial"/>
        </w:rPr>
      </w:pPr>
    </w:p>
    <w:p w14:paraId="49BBF87F" w14:textId="77777777" w:rsidR="002A482E" w:rsidRPr="002E28ED" w:rsidRDefault="00100570" w:rsidP="00841C0A">
      <w:pPr>
        <w:pStyle w:val="BodyText"/>
        <w:spacing w:before="1" w:line="355" w:lineRule="auto"/>
        <w:ind w:left="119" w:right="296"/>
        <w:rPr>
          <w:rFonts w:ascii="Arial" w:hAnsi="Arial" w:cs="Arial"/>
        </w:rPr>
        <w:pPrChange w:id="139" w:author="Bobby Stojanoski" w:date="2025-05-20T11:03:00Z" w16du:dateUtc="2025-05-20T15:03:00Z">
          <w:pPr>
            <w:pStyle w:val="BodyText"/>
            <w:spacing w:before="1" w:line="355" w:lineRule="auto"/>
            <w:ind w:left="119" w:right="296"/>
            <w:jc w:val="both"/>
          </w:pPr>
        </w:pPrChange>
      </w:pPr>
      <w:r w:rsidRPr="002E28ED">
        <w:rPr>
          <w:rFonts w:ascii="Arial" w:hAnsi="Arial" w:cs="Arial"/>
          <w:spacing w:val="-2"/>
        </w:rPr>
        <w:t>faces,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authors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used</w:t>
      </w:r>
      <w:r w:rsidRPr="002E28ED">
        <w:rPr>
          <w:rFonts w:ascii="Arial" w:hAnsi="Arial" w:cs="Arial"/>
          <w:spacing w:val="-11"/>
        </w:rPr>
        <w:t xml:space="preserve"> </w:t>
      </w:r>
      <w:proofErr w:type="spellStart"/>
      <w:r w:rsidRPr="002E28ED">
        <w:rPr>
          <w:rFonts w:ascii="Arial" w:hAnsi="Arial" w:cs="Arial"/>
          <w:spacing w:val="-2"/>
        </w:rPr>
        <w:t>blendshapes</w:t>
      </w:r>
      <w:proofErr w:type="spellEnd"/>
      <w:r w:rsidRPr="002E28ED">
        <w:rPr>
          <w:rFonts w:ascii="Arial" w:hAnsi="Arial" w:cs="Arial"/>
          <w:spacing w:val="-2"/>
        </w:rPr>
        <w:t>,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which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is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an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effective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way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to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represent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facial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action units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"_bookmark33"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2"/>
        </w:rPr>
        <w:t>(Ekman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and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Friesen,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"_bookmark33"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2"/>
        </w:rPr>
        <w:t>1978).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faces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used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in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stimuli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presentation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were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 xml:space="preserve">picked </w:t>
      </w:r>
      <w:r w:rsidRPr="002E28ED">
        <w:rPr>
          <w:rFonts w:ascii="Arial" w:hAnsi="Arial" w:cs="Arial"/>
        </w:rPr>
        <w:t>carefully,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then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validated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by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both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co-supervisors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with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this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strict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criteria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in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mind:</w:t>
      </w:r>
    </w:p>
    <w:p w14:paraId="49BBF880" w14:textId="77777777" w:rsidR="002A482E" w:rsidRPr="002E28ED" w:rsidRDefault="00100570" w:rsidP="00841C0A">
      <w:pPr>
        <w:pStyle w:val="ListParagraph"/>
        <w:numPr>
          <w:ilvl w:val="0"/>
          <w:numId w:val="4"/>
        </w:numPr>
        <w:tabs>
          <w:tab w:val="left" w:pos="703"/>
          <w:tab w:val="left" w:pos="705"/>
        </w:tabs>
        <w:spacing w:before="200" w:line="355" w:lineRule="auto"/>
        <w:ind w:right="296"/>
        <w:rPr>
          <w:rFonts w:ascii="Arial" w:hAnsi="Arial" w:cs="Arial"/>
          <w:sz w:val="24"/>
        </w:rPr>
        <w:pPrChange w:id="140" w:author="Bobby Stojanoski" w:date="2025-05-20T11:03:00Z" w16du:dateUtc="2025-05-20T15:03:00Z">
          <w:pPr>
            <w:pStyle w:val="ListParagraph"/>
            <w:numPr>
              <w:numId w:val="4"/>
            </w:numPr>
            <w:tabs>
              <w:tab w:val="left" w:pos="703"/>
              <w:tab w:val="left" w:pos="705"/>
            </w:tabs>
            <w:spacing w:before="200" w:line="355" w:lineRule="auto"/>
            <w:ind w:right="296"/>
            <w:jc w:val="both"/>
          </w:pPr>
        </w:pPrChange>
      </w:pPr>
      <w:r w:rsidRPr="002E28ED">
        <w:rPr>
          <w:rFonts w:ascii="Arial" w:hAnsi="Arial" w:cs="Arial"/>
          <w:sz w:val="24"/>
        </w:rPr>
        <w:t>20</w:t>
      </w:r>
      <w:r w:rsidRPr="002E28ED">
        <w:rPr>
          <w:rFonts w:ascii="Arial" w:hAnsi="Arial" w:cs="Arial"/>
          <w:spacing w:val="-15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young</w:t>
      </w:r>
      <w:r w:rsidRPr="002E28ED">
        <w:rPr>
          <w:rFonts w:ascii="Arial" w:hAnsi="Arial" w:cs="Arial"/>
          <w:spacing w:val="-15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adult</w:t>
      </w:r>
      <w:r w:rsidRPr="002E28ED">
        <w:rPr>
          <w:rFonts w:ascii="Arial" w:hAnsi="Arial" w:cs="Arial"/>
          <w:spacing w:val="-15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models</w:t>
      </w:r>
      <w:r w:rsidRPr="002E28ED">
        <w:rPr>
          <w:rFonts w:ascii="Arial" w:hAnsi="Arial" w:cs="Arial"/>
          <w:spacing w:val="-15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were</w:t>
      </w:r>
      <w:r w:rsidRPr="002E28ED">
        <w:rPr>
          <w:rFonts w:ascii="Arial" w:hAnsi="Arial" w:cs="Arial"/>
          <w:spacing w:val="-15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selected,</w:t>
      </w:r>
      <w:r w:rsidRPr="002E28ED">
        <w:rPr>
          <w:rFonts w:ascii="Arial" w:hAnsi="Arial" w:cs="Arial"/>
          <w:spacing w:val="-14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5</w:t>
      </w:r>
      <w:r w:rsidRPr="002E28ED">
        <w:rPr>
          <w:rFonts w:ascii="Arial" w:hAnsi="Arial" w:cs="Arial"/>
          <w:spacing w:val="-15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males,</w:t>
      </w:r>
      <w:r w:rsidRPr="002E28ED">
        <w:rPr>
          <w:rFonts w:ascii="Arial" w:hAnsi="Arial" w:cs="Arial"/>
          <w:spacing w:val="-14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5</w:t>
      </w:r>
      <w:r w:rsidRPr="002E28ED">
        <w:rPr>
          <w:rFonts w:ascii="Arial" w:hAnsi="Arial" w:cs="Arial"/>
          <w:spacing w:val="-15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females</w:t>
      </w:r>
      <w:r w:rsidRPr="002E28ED">
        <w:rPr>
          <w:rFonts w:ascii="Arial" w:hAnsi="Arial" w:cs="Arial"/>
          <w:spacing w:val="-15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from</w:t>
      </w:r>
      <w:r w:rsidRPr="002E28ED">
        <w:rPr>
          <w:rFonts w:ascii="Arial" w:hAnsi="Arial" w:cs="Arial"/>
          <w:spacing w:val="-15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both</w:t>
      </w:r>
      <w:r w:rsidRPr="002E28ED">
        <w:rPr>
          <w:rFonts w:ascii="Arial" w:hAnsi="Arial" w:cs="Arial"/>
          <w:spacing w:val="-15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datasets</w:t>
      </w:r>
      <w:r w:rsidRPr="002E28ED">
        <w:rPr>
          <w:rFonts w:ascii="Arial" w:hAnsi="Arial" w:cs="Arial"/>
          <w:spacing w:val="-15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(RA- DIATE and UIBVFED).</w:t>
      </w:r>
    </w:p>
    <w:p w14:paraId="49BBF881" w14:textId="77777777" w:rsidR="002A482E" w:rsidRPr="002E28ED" w:rsidRDefault="00100570" w:rsidP="00841C0A">
      <w:pPr>
        <w:pStyle w:val="ListParagraph"/>
        <w:numPr>
          <w:ilvl w:val="0"/>
          <w:numId w:val="4"/>
        </w:numPr>
        <w:tabs>
          <w:tab w:val="left" w:pos="703"/>
          <w:tab w:val="left" w:pos="705"/>
        </w:tabs>
        <w:spacing w:before="200" w:line="355" w:lineRule="auto"/>
        <w:ind w:right="298"/>
        <w:rPr>
          <w:rFonts w:ascii="Arial" w:hAnsi="Arial" w:cs="Arial"/>
          <w:sz w:val="24"/>
        </w:rPr>
        <w:pPrChange w:id="141" w:author="Bobby Stojanoski" w:date="2025-05-20T11:03:00Z" w16du:dateUtc="2025-05-20T15:03:00Z">
          <w:pPr>
            <w:pStyle w:val="ListParagraph"/>
            <w:numPr>
              <w:numId w:val="4"/>
            </w:numPr>
            <w:tabs>
              <w:tab w:val="left" w:pos="703"/>
              <w:tab w:val="left" w:pos="705"/>
            </w:tabs>
            <w:spacing w:before="200" w:line="355" w:lineRule="auto"/>
            <w:ind w:right="298"/>
            <w:jc w:val="both"/>
          </w:pPr>
        </w:pPrChange>
      </w:pPr>
      <w:r w:rsidRPr="002E28ED">
        <w:rPr>
          <w:rFonts w:ascii="Arial" w:hAnsi="Arial" w:cs="Arial"/>
          <w:spacing w:val="-2"/>
          <w:sz w:val="24"/>
        </w:rPr>
        <w:t>The</w:t>
      </w:r>
      <w:r w:rsidRPr="002E28ED">
        <w:rPr>
          <w:rFonts w:ascii="Arial" w:hAnsi="Arial" w:cs="Arial"/>
          <w:spacing w:val="-15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corresponding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models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from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each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dataset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were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matched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as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closely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as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 xml:space="preserve">possible, </w:t>
      </w:r>
      <w:r w:rsidRPr="002E28ED">
        <w:rPr>
          <w:rFonts w:ascii="Arial" w:hAnsi="Arial" w:cs="Arial"/>
          <w:sz w:val="24"/>
        </w:rPr>
        <w:t>in</w:t>
      </w:r>
      <w:r w:rsidRPr="002E28ED">
        <w:rPr>
          <w:rFonts w:ascii="Arial" w:hAnsi="Arial" w:cs="Arial"/>
          <w:spacing w:val="-2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terms</w:t>
      </w:r>
      <w:r w:rsidRPr="002E28ED">
        <w:rPr>
          <w:rFonts w:ascii="Arial" w:hAnsi="Arial" w:cs="Arial"/>
          <w:spacing w:val="-1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of</w:t>
      </w:r>
      <w:r w:rsidRPr="002E28ED">
        <w:rPr>
          <w:rFonts w:ascii="Arial" w:hAnsi="Arial" w:cs="Arial"/>
          <w:spacing w:val="-1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each</w:t>
      </w:r>
      <w:r w:rsidRPr="002E28ED">
        <w:rPr>
          <w:rFonts w:ascii="Arial" w:hAnsi="Arial" w:cs="Arial"/>
          <w:spacing w:val="-2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model’s</w:t>
      </w:r>
      <w:r w:rsidRPr="002E28ED">
        <w:rPr>
          <w:rFonts w:ascii="Arial" w:hAnsi="Arial" w:cs="Arial"/>
          <w:spacing w:val="-1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face</w:t>
      </w:r>
      <w:r w:rsidRPr="002E28ED">
        <w:rPr>
          <w:rFonts w:ascii="Arial" w:hAnsi="Arial" w:cs="Arial"/>
          <w:spacing w:val="-1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shape,</w:t>
      </w:r>
      <w:r w:rsidRPr="002E28ED">
        <w:rPr>
          <w:rFonts w:ascii="Arial" w:hAnsi="Arial" w:cs="Arial"/>
          <w:spacing w:val="-1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sex,</w:t>
      </w:r>
      <w:r w:rsidRPr="002E28ED">
        <w:rPr>
          <w:rFonts w:ascii="Arial" w:hAnsi="Arial" w:cs="Arial"/>
          <w:spacing w:val="-1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skin</w:t>
      </w:r>
      <w:r w:rsidRPr="002E28ED">
        <w:rPr>
          <w:rFonts w:ascii="Arial" w:hAnsi="Arial" w:cs="Arial"/>
          <w:spacing w:val="-2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tone,</w:t>
      </w:r>
      <w:r w:rsidRPr="002E28ED">
        <w:rPr>
          <w:rFonts w:ascii="Arial" w:hAnsi="Arial" w:cs="Arial"/>
          <w:spacing w:val="-1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and</w:t>
      </w:r>
      <w:r w:rsidRPr="002E28ED">
        <w:rPr>
          <w:rFonts w:ascii="Arial" w:hAnsi="Arial" w:cs="Arial"/>
          <w:spacing w:val="-2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hair</w:t>
      </w:r>
      <w:r w:rsidRPr="002E28ED">
        <w:rPr>
          <w:rFonts w:ascii="Arial" w:hAnsi="Arial" w:cs="Arial"/>
          <w:spacing w:val="-2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color.</w:t>
      </w:r>
    </w:p>
    <w:p w14:paraId="49BBF882" w14:textId="77777777" w:rsidR="002A482E" w:rsidRPr="002E28ED" w:rsidRDefault="00100570" w:rsidP="00841C0A">
      <w:pPr>
        <w:pStyle w:val="ListParagraph"/>
        <w:numPr>
          <w:ilvl w:val="0"/>
          <w:numId w:val="4"/>
        </w:numPr>
        <w:tabs>
          <w:tab w:val="left" w:pos="703"/>
          <w:tab w:val="left" w:pos="705"/>
        </w:tabs>
        <w:spacing w:before="200" w:line="355" w:lineRule="auto"/>
        <w:ind w:right="297"/>
        <w:rPr>
          <w:rFonts w:ascii="Arial" w:hAnsi="Arial" w:cs="Arial"/>
          <w:sz w:val="24"/>
        </w:rPr>
        <w:pPrChange w:id="142" w:author="Bobby Stojanoski" w:date="2025-05-20T11:03:00Z" w16du:dateUtc="2025-05-20T15:03:00Z">
          <w:pPr>
            <w:pStyle w:val="ListParagraph"/>
            <w:numPr>
              <w:numId w:val="4"/>
            </w:numPr>
            <w:tabs>
              <w:tab w:val="left" w:pos="703"/>
              <w:tab w:val="left" w:pos="705"/>
            </w:tabs>
            <w:spacing w:before="200" w:line="355" w:lineRule="auto"/>
            <w:ind w:right="297"/>
            <w:jc w:val="both"/>
          </w:pPr>
        </w:pPrChange>
      </w:pPr>
      <w:r w:rsidRPr="002E28ED">
        <w:rPr>
          <w:rFonts w:ascii="Arial" w:hAnsi="Arial" w:cs="Arial"/>
          <w:spacing w:val="-4"/>
          <w:sz w:val="24"/>
        </w:rPr>
        <w:t>7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emotional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expressions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(anger,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disgust,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fear,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happiness,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sadness,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surprise,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 xml:space="preserve">neutral) </w:t>
      </w:r>
      <w:r w:rsidRPr="002E28ED">
        <w:rPr>
          <w:rFonts w:ascii="Arial" w:hAnsi="Arial" w:cs="Arial"/>
          <w:sz w:val="24"/>
        </w:rPr>
        <w:t>were</w:t>
      </w:r>
      <w:r w:rsidRPr="002E28ED">
        <w:rPr>
          <w:rFonts w:ascii="Arial" w:hAnsi="Arial" w:cs="Arial"/>
          <w:spacing w:val="-12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selected</w:t>
      </w:r>
      <w:r w:rsidRPr="002E28ED">
        <w:rPr>
          <w:rFonts w:ascii="Arial" w:hAnsi="Arial" w:cs="Arial"/>
          <w:spacing w:val="-12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for</w:t>
      </w:r>
      <w:r w:rsidRPr="002E28ED">
        <w:rPr>
          <w:rFonts w:ascii="Arial" w:hAnsi="Arial" w:cs="Arial"/>
          <w:spacing w:val="-12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each</w:t>
      </w:r>
      <w:r w:rsidRPr="002E28ED">
        <w:rPr>
          <w:rFonts w:ascii="Arial" w:hAnsi="Arial" w:cs="Arial"/>
          <w:spacing w:val="-12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model,</w:t>
      </w:r>
      <w:r w:rsidRPr="002E28ED">
        <w:rPr>
          <w:rFonts w:ascii="Arial" w:hAnsi="Arial" w:cs="Arial"/>
          <w:spacing w:val="-12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that</w:t>
      </w:r>
      <w:r w:rsidRPr="002E28ED">
        <w:rPr>
          <w:rFonts w:ascii="Arial" w:hAnsi="Arial" w:cs="Arial"/>
          <w:spacing w:val="-12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closely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align</w:t>
      </w:r>
      <w:r w:rsidRPr="002E28ED">
        <w:rPr>
          <w:rFonts w:ascii="Arial" w:hAnsi="Arial" w:cs="Arial"/>
          <w:spacing w:val="-12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with</w:t>
      </w:r>
      <w:r w:rsidRPr="002E28ED">
        <w:rPr>
          <w:rFonts w:ascii="Arial" w:hAnsi="Arial" w:cs="Arial"/>
          <w:spacing w:val="-12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Ekman’s</w:t>
      </w:r>
      <w:r w:rsidRPr="002E28ED">
        <w:rPr>
          <w:rFonts w:ascii="Arial" w:hAnsi="Arial" w:cs="Arial"/>
          <w:spacing w:val="-12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6</w:t>
      </w:r>
      <w:r w:rsidRPr="002E28ED">
        <w:rPr>
          <w:rFonts w:ascii="Arial" w:hAnsi="Arial" w:cs="Arial"/>
          <w:spacing w:val="-12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basic</w:t>
      </w:r>
      <w:r w:rsidRPr="002E28ED">
        <w:rPr>
          <w:rFonts w:ascii="Arial" w:hAnsi="Arial" w:cs="Arial"/>
          <w:spacing w:val="-12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emotions</w:t>
      </w:r>
      <w:r w:rsidRPr="002E28ED">
        <w:rPr>
          <w:rFonts w:ascii="Arial" w:hAnsi="Arial" w:cs="Arial"/>
          <w:spacing w:val="-12"/>
          <w:sz w:val="24"/>
        </w:rPr>
        <w:t xml:space="preserve"> </w:t>
      </w:r>
      <w:r w:rsidRPr="002E28ED">
        <w:rPr>
          <w:rFonts w:ascii="Arial" w:hAnsi="Arial" w:cs="Arial"/>
          <w:w w:val="120"/>
          <w:sz w:val="24"/>
        </w:rPr>
        <w:t xml:space="preserve">+ </w:t>
      </w:r>
      <w:r w:rsidRPr="002E28ED">
        <w:rPr>
          <w:rFonts w:ascii="Arial" w:hAnsi="Arial" w:cs="Arial"/>
          <w:sz w:val="24"/>
        </w:rPr>
        <w:t xml:space="preserve">neutral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"_bookmark32"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z w:val="24"/>
        </w:rPr>
        <w:t>(Ekman,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z w:val="24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"_bookmark32"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z w:val="24"/>
        </w:rPr>
        <w:t>1992).</w:t>
      </w:r>
      <w:r w:rsidRPr="002E28ED">
        <w:rPr>
          <w:rFonts w:ascii="Arial" w:hAnsi="Arial" w:cs="Arial"/>
        </w:rPr>
        <w:fldChar w:fldCharType="end"/>
      </w:r>
    </w:p>
    <w:p w14:paraId="49BBF883" w14:textId="77777777" w:rsidR="002A482E" w:rsidRPr="002E28ED" w:rsidRDefault="00100570" w:rsidP="00841C0A">
      <w:pPr>
        <w:pStyle w:val="BodyText"/>
        <w:spacing w:before="201" w:line="355" w:lineRule="auto"/>
        <w:ind w:left="119" w:right="296" w:firstLine="351"/>
        <w:rPr>
          <w:rFonts w:ascii="Arial" w:hAnsi="Arial" w:cs="Arial"/>
        </w:rPr>
        <w:pPrChange w:id="143" w:author="Bobby Stojanoski" w:date="2025-05-20T11:03:00Z" w16du:dateUtc="2025-05-20T15:03:00Z">
          <w:pPr>
            <w:pStyle w:val="BodyText"/>
            <w:spacing w:before="201" w:line="355" w:lineRule="auto"/>
            <w:ind w:left="119" w:right="296" w:firstLine="351"/>
            <w:jc w:val="both"/>
          </w:pPr>
        </w:pPrChange>
      </w:pP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final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dataset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consisted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10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models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from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RADIATE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dataset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10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models from the UIBVFED dataset, with 7 emotional expressions for each model, and each model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had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a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corresponding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model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in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other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dataset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that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matched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them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as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closely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as possible.</w:t>
      </w:r>
      <w:r w:rsidRPr="002E28ED">
        <w:rPr>
          <w:rFonts w:ascii="Arial" w:hAnsi="Arial" w:cs="Arial"/>
          <w:spacing w:val="10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RADIATE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dataset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was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used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for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real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faces,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UIBVFED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dataset was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used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for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virtual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faces.</w:t>
      </w:r>
      <w:r w:rsidRPr="002E28ED">
        <w:rPr>
          <w:rFonts w:ascii="Arial" w:hAnsi="Arial" w:cs="Arial"/>
          <w:spacing w:val="9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UIBVFED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images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were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cropped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to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same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size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as the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RADIATE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images,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for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consistency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in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stimuli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presentation.</w:t>
      </w:r>
    </w:p>
    <w:p w14:paraId="49BBF884" w14:textId="77777777" w:rsidR="002A482E" w:rsidRPr="002E28ED" w:rsidRDefault="002A482E" w:rsidP="00841C0A">
      <w:pPr>
        <w:pStyle w:val="BodyText"/>
        <w:spacing w:before="181"/>
        <w:rPr>
          <w:rFonts w:ascii="Arial" w:hAnsi="Arial" w:cs="Arial"/>
        </w:rPr>
      </w:pPr>
    </w:p>
    <w:p w14:paraId="49BBF885" w14:textId="77777777" w:rsidR="002A482E" w:rsidRPr="002E28ED" w:rsidRDefault="00100570" w:rsidP="00841C0A">
      <w:pPr>
        <w:pStyle w:val="Heading2"/>
        <w:numPr>
          <w:ilvl w:val="1"/>
          <w:numId w:val="5"/>
        </w:numPr>
        <w:tabs>
          <w:tab w:val="left" w:pos="1002"/>
        </w:tabs>
        <w:spacing w:before="1"/>
        <w:rPr>
          <w:rFonts w:ascii="Arial" w:hAnsi="Arial" w:cs="Arial"/>
        </w:rPr>
      </w:pPr>
      <w:bookmarkStart w:id="144" w:name="Design_and_Procedure"/>
      <w:bookmarkStart w:id="145" w:name="_bookmark7"/>
      <w:bookmarkEnd w:id="144"/>
      <w:bookmarkEnd w:id="145"/>
      <w:r w:rsidRPr="002E28ED">
        <w:rPr>
          <w:rFonts w:ascii="Arial" w:hAnsi="Arial" w:cs="Arial"/>
          <w:w w:val="105"/>
        </w:rPr>
        <w:t>Design</w:t>
      </w:r>
      <w:r w:rsidRPr="002E28ED">
        <w:rPr>
          <w:rFonts w:ascii="Arial" w:hAnsi="Arial" w:cs="Arial"/>
          <w:spacing w:val="23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and</w:t>
      </w:r>
      <w:r w:rsidRPr="002E28ED">
        <w:rPr>
          <w:rFonts w:ascii="Arial" w:hAnsi="Arial" w:cs="Arial"/>
          <w:spacing w:val="23"/>
          <w:w w:val="105"/>
        </w:rPr>
        <w:t xml:space="preserve"> </w:t>
      </w:r>
      <w:r w:rsidRPr="002E28ED">
        <w:rPr>
          <w:rFonts w:ascii="Arial" w:hAnsi="Arial" w:cs="Arial"/>
          <w:spacing w:val="-2"/>
          <w:w w:val="105"/>
        </w:rPr>
        <w:t>Procedure</w:t>
      </w:r>
    </w:p>
    <w:p w14:paraId="49BBF886" w14:textId="77777777" w:rsidR="002A482E" w:rsidRPr="002E28ED" w:rsidRDefault="00100570" w:rsidP="00841C0A">
      <w:pPr>
        <w:pStyle w:val="Heading3"/>
        <w:numPr>
          <w:ilvl w:val="2"/>
          <w:numId w:val="5"/>
        </w:numPr>
        <w:tabs>
          <w:tab w:val="left" w:pos="1106"/>
        </w:tabs>
        <w:spacing w:before="436"/>
        <w:rPr>
          <w:rFonts w:ascii="Arial" w:hAnsi="Arial" w:cs="Arial"/>
        </w:rPr>
      </w:pPr>
      <w:bookmarkStart w:id="146" w:name="Design"/>
      <w:bookmarkStart w:id="147" w:name="_bookmark8"/>
      <w:bookmarkEnd w:id="146"/>
      <w:bookmarkEnd w:id="147"/>
      <w:r w:rsidRPr="002E28ED">
        <w:rPr>
          <w:rFonts w:ascii="Arial" w:hAnsi="Arial" w:cs="Arial"/>
          <w:spacing w:val="-2"/>
          <w:w w:val="105"/>
        </w:rPr>
        <w:t>Design</w:t>
      </w:r>
    </w:p>
    <w:p w14:paraId="49BBF887" w14:textId="77777777" w:rsidR="002A482E" w:rsidRPr="002E28ED" w:rsidRDefault="00100570" w:rsidP="00841C0A">
      <w:pPr>
        <w:pStyle w:val="BodyText"/>
        <w:spacing w:before="298"/>
        <w:ind w:left="119"/>
        <w:rPr>
          <w:rFonts w:ascii="Arial" w:hAnsi="Arial" w:cs="Arial"/>
        </w:rPr>
        <w:pPrChange w:id="148" w:author="Bobby Stojanoski" w:date="2025-05-20T11:03:00Z" w16du:dateUtc="2025-05-20T15:03:00Z">
          <w:pPr>
            <w:pStyle w:val="BodyText"/>
            <w:spacing w:before="298"/>
            <w:ind w:left="119"/>
            <w:jc w:val="both"/>
          </w:pPr>
        </w:pPrChange>
      </w:pPr>
      <w:r w:rsidRPr="002E28ED">
        <w:rPr>
          <w:rFonts w:ascii="Arial" w:hAnsi="Arial" w:cs="Arial"/>
          <w:spacing w:val="-6"/>
        </w:rPr>
        <w:t>We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  <w:spacing w:val="-6"/>
        </w:rPr>
        <w:t>used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  <w:spacing w:val="-6"/>
        </w:rPr>
        <w:t>a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  <w:spacing w:val="-6"/>
        </w:rPr>
        <w:t>repeated-measures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  <w:spacing w:val="-6"/>
        </w:rPr>
        <w:t>design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  <w:spacing w:val="-6"/>
        </w:rPr>
        <w:t>consisting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  <w:spacing w:val="-6"/>
        </w:rPr>
        <w:t>of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  <w:spacing w:val="-6"/>
        </w:rPr>
        <w:t>five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  <w:spacing w:val="-6"/>
        </w:rPr>
        <w:t>within-subjects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6"/>
        </w:rPr>
        <w:t>factors:</w:t>
      </w:r>
    </w:p>
    <w:p w14:paraId="49BBF888" w14:textId="77777777" w:rsidR="002A482E" w:rsidRPr="002E28ED" w:rsidRDefault="002A482E" w:rsidP="00841C0A">
      <w:pPr>
        <w:pStyle w:val="BodyText"/>
        <w:spacing w:before="91"/>
        <w:rPr>
          <w:rFonts w:ascii="Arial" w:hAnsi="Arial" w:cs="Arial"/>
        </w:rPr>
      </w:pPr>
    </w:p>
    <w:p w14:paraId="49BBF889" w14:textId="77777777" w:rsidR="002A482E" w:rsidRPr="002E28ED" w:rsidRDefault="00100570" w:rsidP="00841C0A">
      <w:pPr>
        <w:pStyle w:val="ListParagraph"/>
        <w:numPr>
          <w:ilvl w:val="3"/>
          <w:numId w:val="5"/>
        </w:numPr>
        <w:tabs>
          <w:tab w:val="left" w:pos="704"/>
        </w:tabs>
        <w:ind w:left="704" w:hanging="298"/>
        <w:rPr>
          <w:rFonts w:ascii="Arial" w:hAnsi="Arial" w:cs="Arial"/>
          <w:sz w:val="24"/>
        </w:rPr>
      </w:pPr>
      <w:r w:rsidRPr="002E28ED">
        <w:rPr>
          <w:rFonts w:ascii="Arial" w:hAnsi="Arial" w:cs="Arial"/>
          <w:b/>
          <w:sz w:val="24"/>
        </w:rPr>
        <w:t>Face</w:t>
      </w:r>
      <w:r w:rsidRPr="002E28ED">
        <w:rPr>
          <w:rFonts w:ascii="Arial" w:hAnsi="Arial" w:cs="Arial"/>
          <w:b/>
          <w:spacing w:val="32"/>
          <w:sz w:val="24"/>
        </w:rPr>
        <w:t xml:space="preserve"> </w:t>
      </w:r>
      <w:r w:rsidRPr="002E28ED">
        <w:rPr>
          <w:rFonts w:ascii="Arial" w:hAnsi="Arial" w:cs="Arial"/>
          <w:b/>
          <w:sz w:val="24"/>
        </w:rPr>
        <w:t>Type</w:t>
      </w:r>
      <w:r w:rsidRPr="002E28ED">
        <w:rPr>
          <w:rFonts w:ascii="Arial" w:hAnsi="Arial" w:cs="Arial"/>
          <w:sz w:val="24"/>
        </w:rPr>
        <w:t>:</w:t>
      </w:r>
      <w:r w:rsidRPr="002E28ED">
        <w:rPr>
          <w:rFonts w:ascii="Arial" w:hAnsi="Arial" w:cs="Arial"/>
          <w:spacing w:val="48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2</w:t>
      </w:r>
      <w:r w:rsidRPr="002E28ED">
        <w:rPr>
          <w:rFonts w:ascii="Arial" w:hAnsi="Arial" w:cs="Arial"/>
          <w:spacing w:val="21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levels</w:t>
      </w:r>
      <w:r w:rsidRPr="002E28ED">
        <w:rPr>
          <w:rFonts w:ascii="Arial" w:hAnsi="Arial" w:cs="Arial"/>
          <w:spacing w:val="21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(Real,</w:t>
      </w:r>
      <w:r w:rsidRPr="002E28ED">
        <w:rPr>
          <w:rFonts w:ascii="Arial" w:hAnsi="Arial" w:cs="Arial"/>
          <w:spacing w:val="20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Virtual)</w:t>
      </w:r>
    </w:p>
    <w:p w14:paraId="49BBF88A" w14:textId="77777777" w:rsidR="002A482E" w:rsidRPr="002E28ED" w:rsidRDefault="002A482E" w:rsidP="00841C0A">
      <w:pPr>
        <w:pStyle w:val="BodyText"/>
        <w:spacing w:before="31"/>
        <w:rPr>
          <w:rFonts w:ascii="Arial" w:hAnsi="Arial" w:cs="Arial"/>
        </w:rPr>
      </w:pPr>
    </w:p>
    <w:p w14:paraId="49BBF88B" w14:textId="77777777" w:rsidR="002A482E" w:rsidRPr="002E28ED" w:rsidRDefault="00100570" w:rsidP="00841C0A">
      <w:pPr>
        <w:pStyle w:val="ListParagraph"/>
        <w:numPr>
          <w:ilvl w:val="3"/>
          <w:numId w:val="5"/>
        </w:numPr>
        <w:tabs>
          <w:tab w:val="left" w:pos="704"/>
        </w:tabs>
        <w:spacing w:before="1"/>
        <w:ind w:left="704" w:hanging="298"/>
        <w:rPr>
          <w:rFonts w:ascii="Arial" w:hAnsi="Arial" w:cs="Arial"/>
          <w:sz w:val="24"/>
        </w:rPr>
      </w:pPr>
      <w:r w:rsidRPr="002E28ED">
        <w:rPr>
          <w:rFonts w:ascii="Arial" w:hAnsi="Arial" w:cs="Arial"/>
          <w:b/>
          <w:sz w:val="24"/>
        </w:rPr>
        <w:t>Emotion</w:t>
      </w:r>
      <w:r w:rsidRPr="002E28ED">
        <w:rPr>
          <w:rFonts w:ascii="Arial" w:hAnsi="Arial" w:cs="Arial"/>
          <w:sz w:val="24"/>
        </w:rPr>
        <w:t>:</w:t>
      </w:r>
      <w:r w:rsidRPr="002E28ED">
        <w:rPr>
          <w:rFonts w:ascii="Arial" w:hAnsi="Arial" w:cs="Arial"/>
          <w:spacing w:val="12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7</w:t>
      </w:r>
      <w:r w:rsidRPr="002E28ED">
        <w:rPr>
          <w:rFonts w:ascii="Arial" w:hAnsi="Arial" w:cs="Arial"/>
          <w:spacing w:val="-5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levels</w:t>
      </w:r>
      <w:r w:rsidRPr="002E28ED">
        <w:rPr>
          <w:rFonts w:ascii="Arial" w:hAnsi="Arial" w:cs="Arial"/>
          <w:spacing w:val="-6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(Anger,</w:t>
      </w:r>
      <w:r w:rsidRPr="002E28ED">
        <w:rPr>
          <w:rFonts w:ascii="Arial" w:hAnsi="Arial" w:cs="Arial"/>
          <w:spacing w:val="-6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Disgust,</w:t>
      </w:r>
      <w:r w:rsidRPr="002E28ED">
        <w:rPr>
          <w:rFonts w:ascii="Arial" w:hAnsi="Arial" w:cs="Arial"/>
          <w:spacing w:val="-6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Fear,</w:t>
      </w:r>
      <w:r w:rsidRPr="002E28ED">
        <w:rPr>
          <w:rFonts w:ascii="Arial" w:hAnsi="Arial" w:cs="Arial"/>
          <w:spacing w:val="-6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Joy,</w:t>
      </w:r>
      <w:r w:rsidRPr="002E28ED">
        <w:rPr>
          <w:rFonts w:ascii="Arial" w:hAnsi="Arial" w:cs="Arial"/>
          <w:spacing w:val="-6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Sadness,</w:t>
      </w:r>
      <w:r w:rsidRPr="002E28ED">
        <w:rPr>
          <w:rFonts w:ascii="Arial" w:hAnsi="Arial" w:cs="Arial"/>
          <w:spacing w:val="-6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Surprise,</w:t>
      </w:r>
      <w:r w:rsidRPr="002E28ED">
        <w:rPr>
          <w:rFonts w:ascii="Arial" w:hAnsi="Arial" w:cs="Arial"/>
          <w:spacing w:val="-6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Neutral)</w:t>
      </w:r>
    </w:p>
    <w:p w14:paraId="49BBF88C" w14:textId="77777777" w:rsidR="002A482E" w:rsidRPr="002E28ED" w:rsidRDefault="002A482E" w:rsidP="00841C0A">
      <w:pPr>
        <w:pStyle w:val="BodyText"/>
        <w:spacing w:before="31"/>
        <w:rPr>
          <w:rFonts w:ascii="Arial" w:hAnsi="Arial" w:cs="Arial"/>
        </w:rPr>
      </w:pPr>
    </w:p>
    <w:p w14:paraId="49BBF88D" w14:textId="77777777" w:rsidR="002A482E" w:rsidRPr="002E28ED" w:rsidRDefault="00100570" w:rsidP="00841C0A">
      <w:pPr>
        <w:pStyle w:val="ListParagraph"/>
        <w:numPr>
          <w:ilvl w:val="3"/>
          <w:numId w:val="5"/>
        </w:numPr>
        <w:tabs>
          <w:tab w:val="left" w:pos="704"/>
        </w:tabs>
        <w:ind w:left="704" w:hanging="298"/>
        <w:rPr>
          <w:rFonts w:ascii="Arial" w:hAnsi="Arial" w:cs="Arial"/>
          <w:sz w:val="24"/>
        </w:rPr>
      </w:pPr>
      <w:r w:rsidRPr="002E28ED">
        <w:rPr>
          <w:rFonts w:ascii="Arial" w:hAnsi="Arial" w:cs="Arial"/>
          <w:b/>
          <w:sz w:val="24"/>
        </w:rPr>
        <w:t>Model</w:t>
      </w:r>
      <w:r w:rsidRPr="002E28ED">
        <w:rPr>
          <w:rFonts w:ascii="Arial" w:hAnsi="Arial" w:cs="Arial"/>
          <w:sz w:val="24"/>
        </w:rPr>
        <w:t>:</w:t>
      </w:r>
      <w:r w:rsidRPr="002E28ED">
        <w:rPr>
          <w:rFonts w:ascii="Arial" w:hAnsi="Arial" w:cs="Arial"/>
          <w:spacing w:val="11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10</w:t>
      </w:r>
      <w:r w:rsidRPr="002E28ED">
        <w:rPr>
          <w:rFonts w:ascii="Arial" w:hAnsi="Arial" w:cs="Arial"/>
          <w:spacing w:val="-8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unique</w:t>
      </w:r>
      <w:r w:rsidRPr="002E28ED">
        <w:rPr>
          <w:rFonts w:ascii="Arial" w:hAnsi="Arial" w:cs="Arial"/>
          <w:spacing w:val="-6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identities</w:t>
      </w:r>
      <w:r w:rsidRPr="002E28ED">
        <w:rPr>
          <w:rFonts w:ascii="Arial" w:hAnsi="Arial" w:cs="Arial"/>
          <w:spacing w:val="-7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per</w:t>
      </w:r>
      <w:r w:rsidRPr="002E28ED">
        <w:rPr>
          <w:rFonts w:ascii="Arial" w:hAnsi="Arial" w:cs="Arial"/>
          <w:spacing w:val="-8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face</w:t>
      </w:r>
      <w:r w:rsidRPr="002E28ED">
        <w:rPr>
          <w:rFonts w:ascii="Arial" w:hAnsi="Arial" w:cs="Arial"/>
          <w:spacing w:val="-6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type</w:t>
      </w:r>
    </w:p>
    <w:p w14:paraId="49BBF88E" w14:textId="77777777" w:rsidR="002A482E" w:rsidRPr="002E28ED" w:rsidRDefault="002A482E" w:rsidP="00841C0A">
      <w:pPr>
        <w:rPr>
          <w:rFonts w:ascii="Arial" w:hAnsi="Arial" w:cs="Arial"/>
          <w:sz w:val="24"/>
        </w:rPr>
        <w:sectPr w:rsidR="002A482E" w:rsidRPr="002E28ED">
          <w:pgSz w:w="12240" w:h="15840"/>
          <w:pgMar w:top="1020" w:right="1140" w:bottom="280" w:left="1680" w:header="690" w:footer="0" w:gutter="0"/>
          <w:cols w:space="720"/>
        </w:sectPr>
      </w:pPr>
    </w:p>
    <w:p w14:paraId="49BBF88F" w14:textId="77777777" w:rsidR="002A482E" w:rsidRPr="002E28ED" w:rsidRDefault="002A482E" w:rsidP="00841C0A">
      <w:pPr>
        <w:pStyle w:val="BodyText"/>
        <w:spacing w:before="74"/>
        <w:rPr>
          <w:rFonts w:ascii="Arial" w:hAnsi="Arial" w:cs="Arial"/>
        </w:rPr>
      </w:pPr>
    </w:p>
    <w:p w14:paraId="49BBF890" w14:textId="77777777" w:rsidR="002A482E" w:rsidRPr="002E28ED" w:rsidRDefault="00100570" w:rsidP="00841C0A">
      <w:pPr>
        <w:pStyle w:val="ListParagraph"/>
        <w:numPr>
          <w:ilvl w:val="3"/>
          <w:numId w:val="5"/>
        </w:numPr>
        <w:tabs>
          <w:tab w:val="left" w:pos="704"/>
        </w:tabs>
        <w:spacing w:before="1"/>
        <w:ind w:left="704" w:hanging="298"/>
        <w:rPr>
          <w:rFonts w:ascii="Arial" w:hAnsi="Arial" w:cs="Arial"/>
          <w:sz w:val="24"/>
        </w:rPr>
      </w:pPr>
      <w:r w:rsidRPr="002E28ED">
        <w:rPr>
          <w:rFonts w:ascii="Arial" w:hAnsi="Arial" w:cs="Arial"/>
          <w:b/>
          <w:sz w:val="24"/>
        </w:rPr>
        <w:t>Sex</w:t>
      </w:r>
      <w:r w:rsidRPr="002E28ED">
        <w:rPr>
          <w:rFonts w:ascii="Arial" w:hAnsi="Arial" w:cs="Arial"/>
          <w:sz w:val="24"/>
        </w:rPr>
        <w:t>:</w:t>
      </w:r>
      <w:r w:rsidRPr="002E28ED">
        <w:rPr>
          <w:rFonts w:ascii="Arial" w:hAnsi="Arial" w:cs="Arial"/>
          <w:spacing w:val="16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2</w:t>
      </w:r>
      <w:r w:rsidRPr="002E28ED">
        <w:rPr>
          <w:rFonts w:ascii="Arial" w:hAnsi="Arial" w:cs="Arial"/>
          <w:spacing w:val="-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types</w:t>
      </w:r>
      <w:r w:rsidRPr="002E28ED">
        <w:rPr>
          <w:rFonts w:ascii="Arial" w:hAnsi="Arial" w:cs="Arial"/>
          <w:spacing w:val="-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of</w:t>
      </w:r>
      <w:r w:rsidRPr="002E28ED">
        <w:rPr>
          <w:rFonts w:ascii="Arial" w:hAnsi="Arial" w:cs="Arial"/>
          <w:spacing w:val="-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models</w:t>
      </w:r>
      <w:r w:rsidRPr="002E28ED">
        <w:rPr>
          <w:rFonts w:ascii="Arial" w:hAnsi="Arial" w:cs="Arial"/>
          <w:spacing w:val="-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per</w:t>
      </w:r>
      <w:r w:rsidRPr="002E28ED">
        <w:rPr>
          <w:rFonts w:ascii="Arial" w:hAnsi="Arial" w:cs="Arial"/>
          <w:spacing w:val="-4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face</w:t>
      </w:r>
      <w:r w:rsidRPr="002E28ED">
        <w:rPr>
          <w:rFonts w:ascii="Arial" w:hAnsi="Arial" w:cs="Arial"/>
          <w:spacing w:val="-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type</w:t>
      </w:r>
      <w:r w:rsidRPr="002E28ED">
        <w:rPr>
          <w:rFonts w:ascii="Arial" w:hAnsi="Arial" w:cs="Arial"/>
          <w:spacing w:val="-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(Male,</w:t>
      </w:r>
      <w:r w:rsidRPr="002E28ED">
        <w:rPr>
          <w:rFonts w:ascii="Arial" w:hAnsi="Arial" w:cs="Arial"/>
          <w:spacing w:val="-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Female)</w:t>
      </w:r>
    </w:p>
    <w:p w14:paraId="49BBF891" w14:textId="77777777" w:rsidR="002A482E" w:rsidRPr="002E28ED" w:rsidRDefault="00100570" w:rsidP="00841C0A">
      <w:pPr>
        <w:pStyle w:val="ListParagraph"/>
        <w:numPr>
          <w:ilvl w:val="3"/>
          <w:numId w:val="5"/>
        </w:numPr>
        <w:tabs>
          <w:tab w:val="left" w:pos="471"/>
          <w:tab w:val="left" w:pos="703"/>
        </w:tabs>
        <w:spacing w:before="16" w:line="738" w:lineRule="exact"/>
        <w:ind w:right="298" w:hanging="66"/>
        <w:rPr>
          <w:rFonts w:ascii="Arial" w:hAnsi="Arial" w:cs="Arial"/>
          <w:sz w:val="24"/>
        </w:rPr>
      </w:pPr>
      <w:r w:rsidRPr="002E28ED">
        <w:rPr>
          <w:rFonts w:ascii="Arial" w:hAnsi="Arial" w:cs="Arial"/>
          <w:b/>
          <w:sz w:val="24"/>
        </w:rPr>
        <w:t>Repetition</w:t>
      </w:r>
      <w:r w:rsidRPr="002E28ED">
        <w:rPr>
          <w:rFonts w:ascii="Arial" w:hAnsi="Arial" w:cs="Arial"/>
          <w:sz w:val="24"/>
        </w:rPr>
        <w:t>:</w:t>
      </w:r>
      <w:r w:rsidRPr="002E28ED">
        <w:rPr>
          <w:rFonts w:ascii="Arial" w:hAnsi="Arial" w:cs="Arial"/>
          <w:spacing w:val="40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28 repetitions of each Face Type, 8 repetitions of each Emotion</w:t>
      </w:r>
      <w:r w:rsidRPr="002E28ED">
        <w:rPr>
          <w:rFonts w:ascii="Arial" w:hAnsi="Arial" w:cs="Arial"/>
          <w:spacing w:val="40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This</w:t>
      </w:r>
      <w:r w:rsidRPr="002E28ED">
        <w:rPr>
          <w:rFonts w:ascii="Arial" w:hAnsi="Arial" w:cs="Arial"/>
          <w:spacing w:val="1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yielded</w:t>
      </w:r>
      <w:r w:rsidRPr="002E28ED">
        <w:rPr>
          <w:rFonts w:ascii="Arial" w:hAnsi="Arial" w:cs="Arial"/>
          <w:spacing w:val="2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56</w:t>
      </w:r>
      <w:r w:rsidRPr="002E28ED">
        <w:rPr>
          <w:rFonts w:ascii="Arial" w:hAnsi="Arial" w:cs="Arial"/>
          <w:spacing w:val="2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blocks,</w:t>
      </w:r>
      <w:r w:rsidRPr="002E28ED">
        <w:rPr>
          <w:rFonts w:ascii="Arial" w:hAnsi="Arial" w:cs="Arial"/>
          <w:spacing w:val="5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each</w:t>
      </w:r>
      <w:r w:rsidRPr="002E28ED">
        <w:rPr>
          <w:rFonts w:ascii="Arial" w:hAnsi="Arial" w:cs="Arial"/>
          <w:spacing w:val="2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comprising</w:t>
      </w:r>
      <w:r w:rsidRPr="002E28ED">
        <w:rPr>
          <w:rFonts w:ascii="Arial" w:hAnsi="Arial" w:cs="Arial"/>
          <w:spacing w:val="2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eight</w:t>
      </w:r>
      <w:r w:rsidRPr="002E28ED">
        <w:rPr>
          <w:rFonts w:ascii="Arial" w:hAnsi="Arial" w:cs="Arial"/>
          <w:spacing w:val="2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faces</w:t>
      </w:r>
      <w:r w:rsidRPr="002E28ED">
        <w:rPr>
          <w:rFonts w:ascii="Arial" w:hAnsi="Arial" w:cs="Arial"/>
          <w:spacing w:val="2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(4</w:t>
      </w:r>
      <w:r w:rsidRPr="002E28ED">
        <w:rPr>
          <w:rFonts w:ascii="Arial" w:hAnsi="Arial" w:cs="Arial"/>
          <w:spacing w:val="2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male,</w:t>
      </w:r>
      <w:r w:rsidRPr="002E28ED">
        <w:rPr>
          <w:rFonts w:ascii="Arial" w:hAnsi="Arial" w:cs="Arial"/>
          <w:spacing w:val="5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4</w:t>
      </w:r>
      <w:r w:rsidRPr="002E28ED">
        <w:rPr>
          <w:rFonts w:ascii="Arial" w:hAnsi="Arial" w:cs="Arial"/>
          <w:spacing w:val="2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female)</w:t>
      </w:r>
      <w:r w:rsidRPr="002E28ED">
        <w:rPr>
          <w:rFonts w:ascii="Arial" w:hAnsi="Arial" w:cs="Arial"/>
          <w:spacing w:val="1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of</w:t>
      </w:r>
      <w:r w:rsidRPr="002E28ED">
        <w:rPr>
          <w:rFonts w:ascii="Arial" w:hAnsi="Arial" w:cs="Arial"/>
          <w:spacing w:val="2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the</w:t>
      </w:r>
      <w:r w:rsidRPr="002E28ED">
        <w:rPr>
          <w:rFonts w:ascii="Arial" w:hAnsi="Arial" w:cs="Arial"/>
          <w:spacing w:val="2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same</w:t>
      </w:r>
    </w:p>
    <w:p w14:paraId="49BBF892" w14:textId="77777777" w:rsidR="002A482E" w:rsidRPr="002E28ED" w:rsidRDefault="00100570" w:rsidP="00841C0A">
      <w:pPr>
        <w:pStyle w:val="BodyText"/>
        <w:spacing w:before="81"/>
        <w:ind w:left="119"/>
        <w:rPr>
          <w:rFonts w:ascii="Arial" w:hAnsi="Arial" w:cs="Arial"/>
        </w:rPr>
        <w:pPrChange w:id="149" w:author="Bobby Stojanoski" w:date="2025-05-20T11:03:00Z" w16du:dateUtc="2025-05-20T15:03:00Z">
          <w:pPr>
            <w:pStyle w:val="BodyText"/>
            <w:spacing w:before="81"/>
            <w:ind w:left="119"/>
            <w:jc w:val="both"/>
          </w:pPr>
        </w:pPrChange>
      </w:pPr>
      <w:r w:rsidRPr="002E28ED">
        <w:rPr>
          <w:rFonts w:ascii="Arial" w:hAnsi="Arial" w:cs="Arial"/>
          <w:spacing w:val="-4"/>
        </w:rPr>
        <w:t>face type and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  <w:spacing w:val="-4"/>
        </w:rPr>
        <w:t>emotional expression, counterbalanced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  <w:spacing w:val="-4"/>
        </w:rPr>
        <w:t>across Face Type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  <w:spacing w:val="-4"/>
        </w:rPr>
        <w:t>and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  <w:spacing w:val="-4"/>
        </w:rPr>
        <w:t>Emotion.</w:t>
      </w:r>
    </w:p>
    <w:p w14:paraId="49BBF893" w14:textId="77777777" w:rsidR="002A482E" w:rsidRPr="002E28ED" w:rsidRDefault="002A482E" w:rsidP="00841C0A">
      <w:pPr>
        <w:pStyle w:val="BodyText"/>
        <w:spacing w:before="240"/>
        <w:rPr>
          <w:rFonts w:ascii="Arial" w:hAnsi="Arial" w:cs="Arial"/>
        </w:rPr>
      </w:pPr>
    </w:p>
    <w:p w14:paraId="49BBF894" w14:textId="77777777" w:rsidR="002A482E" w:rsidRPr="002E28ED" w:rsidRDefault="00100570" w:rsidP="00841C0A">
      <w:pPr>
        <w:pStyle w:val="Heading3"/>
        <w:numPr>
          <w:ilvl w:val="2"/>
          <w:numId w:val="5"/>
        </w:numPr>
        <w:tabs>
          <w:tab w:val="left" w:pos="1106"/>
        </w:tabs>
        <w:rPr>
          <w:rFonts w:ascii="Arial" w:hAnsi="Arial" w:cs="Arial"/>
        </w:rPr>
      </w:pPr>
      <w:bookmarkStart w:id="150" w:name="Procedure"/>
      <w:bookmarkStart w:id="151" w:name="_bookmark9"/>
      <w:bookmarkEnd w:id="150"/>
      <w:bookmarkEnd w:id="151"/>
      <w:r w:rsidRPr="002E28ED">
        <w:rPr>
          <w:rFonts w:ascii="Arial" w:hAnsi="Arial" w:cs="Arial"/>
          <w:spacing w:val="-2"/>
          <w:w w:val="110"/>
        </w:rPr>
        <w:t>Procedure</w:t>
      </w:r>
    </w:p>
    <w:p w14:paraId="49BBF895" w14:textId="77777777" w:rsidR="002A482E" w:rsidRPr="002E28ED" w:rsidRDefault="00100570" w:rsidP="00841C0A">
      <w:pPr>
        <w:pStyle w:val="BodyText"/>
        <w:spacing w:before="299" w:line="355" w:lineRule="auto"/>
        <w:ind w:left="119" w:right="296"/>
        <w:rPr>
          <w:rFonts w:ascii="Arial" w:hAnsi="Arial" w:cs="Arial"/>
        </w:rPr>
        <w:pPrChange w:id="152" w:author="Bobby Stojanoski" w:date="2025-05-20T11:03:00Z" w16du:dateUtc="2025-05-20T15:03:00Z">
          <w:pPr>
            <w:pStyle w:val="BodyText"/>
            <w:spacing w:before="299" w:line="355" w:lineRule="auto"/>
            <w:ind w:left="119" w:right="296"/>
            <w:jc w:val="both"/>
          </w:pPr>
        </w:pPrChange>
      </w:pPr>
      <w:r w:rsidRPr="002E28ED">
        <w:rPr>
          <w:rFonts w:ascii="Arial" w:hAnsi="Arial" w:cs="Arial"/>
        </w:rPr>
        <w:t xml:space="preserve">Upon entering the lab, the participant was greeted by the experimenter and asked to </w:t>
      </w:r>
      <w:r w:rsidRPr="002E28ED">
        <w:rPr>
          <w:rFonts w:ascii="Arial" w:hAnsi="Arial" w:cs="Arial"/>
          <w:spacing w:val="-2"/>
        </w:rPr>
        <w:t>read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  <w:spacing w:val="-2"/>
        </w:rPr>
        <w:t>and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sign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consent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form.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Their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head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size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was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then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measured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using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tape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 xml:space="preserve">measure, </w:t>
      </w:r>
      <w:r w:rsidRPr="002E28ED">
        <w:rPr>
          <w:rFonts w:ascii="Arial" w:hAnsi="Arial" w:cs="Arial"/>
        </w:rPr>
        <w:t xml:space="preserve">and the </w:t>
      </w:r>
      <w:proofErr w:type="spellStart"/>
      <w:r w:rsidRPr="002E28ED">
        <w:rPr>
          <w:rFonts w:ascii="Arial" w:hAnsi="Arial" w:cs="Arial"/>
        </w:rPr>
        <w:t>fNIRS</w:t>
      </w:r>
      <w:proofErr w:type="spellEnd"/>
      <w:r w:rsidRPr="002E28ED">
        <w:rPr>
          <w:rFonts w:ascii="Arial" w:hAnsi="Arial" w:cs="Arial"/>
        </w:rPr>
        <w:t xml:space="preserve"> cap was fitted to their head as the </w:t>
      </w:r>
      <w:proofErr w:type="spellStart"/>
      <w:r w:rsidRPr="002E28ED">
        <w:rPr>
          <w:rFonts w:ascii="Arial" w:hAnsi="Arial" w:cs="Arial"/>
        </w:rPr>
        <w:t>fNIRS</w:t>
      </w:r>
      <w:proofErr w:type="spellEnd"/>
      <w:r w:rsidRPr="002E28ED">
        <w:rPr>
          <w:rFonts w:ascii="Arial" w:hAnsi="Arial" w:cs="Arial"/>
        </w:rPr>
        <w:t xml:space="preserve"> cap was explained to them. </w:t>
      </w:r>
      <w:r w:rsidRPr="002E28ED">
        <w:rPr>
          <w:rFonts w:ascii="Arial" w:hAnsi="Arial" w:cs="Arial"/>
          <w:spacing w:val="-4"/>
        </w:rPr>
        <w:t xml:space="preserve">The participant waited patiently while the experimenter(s) checked the signal quality in </w:t>
      </w:r>
      <w:r w:rsidRPr="002E28ED">
        <w:rPr>
          <w:rFonts w:ascii="Arial" w:hAnsi="Arial" w:cs="Arial"/>
          <w:spacing w:val="-2"/>
        </w:rPr>
        <w:t>Aurora</w:t>
      </w:r>
      <w:r w:rsidRPr="002E28ED">
        <w:rPr>
          <w:rFonts w:ascii="Arial" w:hAnsi="Arial" w:cs="Arial"/>
          <w:spacing w:val="-7"/>
        </w:rPr>
        <w:t xml:space="preserve"> </w:t>
      </w:r>
      <w:proofErr w:type="spellStart"/>
      <w:r w:rsidRPr="002E28ED">
        <w:rPr>
          <w:rFonts w:ascii="Arial" w:hAnsi="Arial" w:cs="Arial"/>
          <w:spacing w:val="-2"/>
        </w:rPr>
        <w:t>fNIRS</w:t>
      </w:r>
      <w:proofErr w:type="spellEnd"/>
      <w:r w:rsidRPr="002E28ED">
        <w:rPr>
          <w:rFonts w:ascii="Arial" w:hAnsi="Arial" w:cs="Arial"/>
          <w:spacing w:val="-2"/>
        </w:rPr>
        <w:t>,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acquisition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software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for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NIRSport2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system.</w:t>
      </w:r>
      <w:r w:rsidRPr="002E28ED">
        <w:rPr>
          <w:rFonts w:ascii="Arial" w:hAnsi="Arial" w:cs="Arial"/>
          <w:spacing w:val="14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experimenter(s) then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attempted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to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move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participants’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hair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out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of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way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of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1"/>
        </w:rPr>
        <w:t xml:space="preserve"> </w:t>
      </w:r>
      <w:proofErr w:type="spellStart"/>
      <w:r w:rsidRPr="002E28ED">
        <w:rPr>
          <w:rFonts w:ascii="Arial" w:hAnsi="Arial" w:cs="Arial"/>
          <w:spacing w:val="-2"/>
        </w:rPr>
        <w:t>optodes</w:t>
      </w:r>
      <w:proofErr w:type="spellEnd"/>
      <w:r w:rsidRPr="002E28ED">
        <w:rPr>
          <w:rFonts w:ascii="Arial" w:hAnsi="Arial" w:cs="Arial"/>
          <w:spacing w:val="-2"/>
        </w:rPr>
        <w:t>,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to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 xml:space="preserve">improve </w:t>
      </w:r>
      <w:r w:rsidRPr="002E28ED">
        <w:rPr>
          <w:rFonts w:ascii="Arial" w:hAnsi="Arial" w:cs="Arial"/>
        </w:rPr>
        <w:t>signal quality.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 xml:space="preserve">The experimenter(s) then explained the task to the </w:t>
      </w:r>
      <w:proofErr w:type="gramStart"/>
      <w:r w:rsidRPr="002E28ED">
        <w:rPr>
          <w:rFonts w:ascii="Arial" w:hAnsi="Arial" w:cs="Arial"/>
        </w:rPr>
        <w:t>participant, and</w:t>
      </w:r>
      <w:proofErr w:type="gramEnd"/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6"/>
        </w:rPr>
        <w:t>notified them of the camera/microphone in the back of the room.</w:t>
      </w:r>
      <w:r w:rsidRPr="002E28ED">
        <w:rPr>
          <w:rFonts w:ascii="Arial" w:hAnsi="Arial" w:cs="Arial"/>
          <w:spacing w:val="22"/>
        </w:rPr>
        <w:t xml:space="preserve"> </w:t>
      </w:r>
      <w:r w:rsidRPr="002E28ED">
        <w:rPr>
          <w:rFonts w:ascii="Arial" w:hAnsi="Arial" w:cs="Arial"/>
          <w:spacing w:val="-6"/>
        </w:rPr>
        <w:t xml:space="preserve">No emphasis was given </w:t>
      </w:r>
      <w:r w:rsidRPr="002E28ED">
        <w:rPr>
          <w:rFonts w:ascii="Arial" w:hAnsi="Arial" w:cs="Arial"/>
        </w:rPr>
        <w:t>on what to focus on during the task, all the participant was told is that they will be seeing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many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different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types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faces,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that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they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need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to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complete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memory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task, which is as follows:</w:t>
      </w:r>
    </w:p>
    <w:p w14:paraId="49BBF896" w14:textId="77777777" w:rsidR="002A482E" w:rsidRPr="002E28ED" w:rsidRDefault="002A482E" w:rsidP="00841C0A">
      <w:pPr>
        <w:pStyle w:val="BodyText"/>
        <w:spacing w:before="14"/>
        <w:rPr>
          <w:rFonts w:ascii="Arial" w:hAnsi="Arial" w:cs="Arial"/>
        </w:rPr>
      </w:pPr>
    </w:p>
    <w:p w14:paraId="49BBF897" w14:textId="77777777" w:rsidR="002A482E" w:rsidRPr="002E28ED" w:rsidRDefault="00100570" w:rsidP="00841C0A">
      <w:pPr>
        <w:pStyle w:val="Heading4"/>
        <w:spacing w:before="1"/>
        <w:ind w:left="119"/>
        <w:jc w:val="left"/>
        <w:rPr>
          <w:rFonts w:ascii="Arial" w:hAnsi="Arial" w:cs="Arial"/>
        </w:rPr>
        <w:pPrChange w:id="153" w:author="Bobby Stojanoski" w:date="2025-05-20T11:03:00Z" w16du:dateUtc="2025-05-20T15:03:00Z">
          <w:pPr>
            <w:pStyle w:val="Heading4"/>
            <w:spacing w:before="1"/>
            <w:ind w:left="119"/>
          </w:pPr>
        </w:pPrChange>
      </w:pPr>
      <w:bookmarkStart w:id="154" w:name="_bookmark10"/>
      <w:bookmarkEnd w:id="154"/>
      <w:r w:rsidRPr="002E28ED">
        <w:rPr>
          <w:rFonts w:ascii="Arial" w:hAnsi="Arial" w:cs="Arial"/>
          <w:w w:val="105"/>
        </w:rPr>
        <w:t>Memory</w:t>
      </w:r>
      <w:r w:rsidRPr="002E28ED">
        <w:rPr>
          <w:rFonts w:ascii="Arial" w:hAnsi="Arial" w:cs="Arial"/>
          <w:spacing w:val="21"/>
          <w:w w:val="105"/>
        </w:rPr>
        <w:t xml:space="preserve"> </w:t>
      </w:r>
      <w:r w:rsidRPr="002E28ED">
        <w:rPr>
          <w:rFonts w:ascii="Arial" w:hAnsi="Arial" w:cs="Arial"/>
          <w:spacing w:val="-4"/>
          <w:w w:val="105"/>
        </w:rPr>
        <w:t>Task:</w:t>
      </w:r>
    </w:p>
    <w:p w14:paraId="49BBF898" w14:textId="77777777" w:rsidR="002A482E" w:rsidRPr="002E28ED" w:rsidRDefault="00100570" w:rsidP="00841C0A">
      <w:pPr>
        <w:pStyle w:val="BodyText"/>
        <w:spacing w:before="310" w:line="355" w:lineRule="auto"/>
        <w:ind w:left="119" w:right="296"/>
        <w:rPr>
          <w:rFonts w:ascii="Arial" w:hAnsi="Arial" w:cs="Arial"/>
        </w:rPr>
        <w:pPrChange w:id="155" w:author="Bobby Stojanoski" w:date="2025-05-20T11:03:00Z" w16du:dateUtc="2025-05-20T15:03:00Z">
          <w:pPr>
            <w:pStyle w:val="BodyText"/>
            <w:spacing w:before="310" w:line="355" w:lineRule="auto"/>
            <w:ind w:left="119" w:right="296"/>
            <w:jc w:val="both"/>
          </w:pPr>
        </w:pPrChange>
      </w:pP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participant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will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see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blocks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8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faces,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after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each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block,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there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will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be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a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9th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face, and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they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will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need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to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indicate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whether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9th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face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was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in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previous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block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8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 xml:space="preserve">faces. </w:t>
      </w:r>
      <w:r w:rsidRPr="002E28ED">
        <w:rPr>
          <w:rFonts w:ascii="Arial" w:hAnsi="Arial" w:cs="Arial"/>
          <w:spacing w:val="-6"/>
        </w:rPr>
        <w:t xml:space="preserve">The participant was instructed to press ’y’ on the keyboard if the face was in the previous </w:t>
      </w:r>
      <w:r w:rsidRPr="002E28ED">
        <w:rPr>
          <w:rFonts w:ascii="Arial" w:hAnsi="Arial" w:cs="Arial"/>
        </w:rPr>
        <w:t>block,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or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’n’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if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face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was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not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in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previous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block.</w:t>
      </w:r>
      <w:r w:rsidRPr="002E28ED">
        <w:rPr>
          <w:rFonts w:ascii="Arial" w:hAnsi="Arial" w:cs="Arial"/>
          <w:spacing w:val="22"/>
        </w:rPr>
        <w:t xml:space="preserve"> </w:t>
      </w:r>
      <w:r w:rsidRPr="002E28ED">
        <w:rPr>
          <w:rFonts w:ascii="Arial" w:hAnsi="Arial" w:cs="Arial"/>
        </w:rPr>
        <w:t>This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task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is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visualized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in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 xml:space="preserve">Figure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"_bookmark11"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4"/>
        </w:rPr>
        <w:t>2.2.</w:t>
      </w:r>
      <w:r w:rsidRPr="002E28ED">
        <w:rPr>
          <w:rFonts w:ascii="Arial" w:hAnsi="Arial" w:cs="Arial"/>
        </w:rPr>
        <w:fldChar w:fldCharType="end"/>
      </w:r>
    </w:p>
    <w:p w14:paraId="49BBF899" w14:textId="77777777" w:rsidR="002A482E" w:rsidRPr="002E28ED" w:rsidRDefault="00100570" w:rsidP="00841C0A">
      <w:pPr>
        <w:pStyle w:val="BodyText"/>
        <w:spacing w:before="2" w:line="355" w:lineRule="auto"/>
        <w:ind w:left="119" w:right="297" w:firstLine="351"/>
        <w:rPr>
          <w:rFonts w:ascii="Arial" w:hAnsi="Arial" w:cs="Arial"/>
        </w:rPr>
        <w:pPrChange w:id="156" w:author="Bobby Stojanoski" w:date="2025-05-20T11:03:00Z" w16du:dateUtc="2025-05-20T15:03:00Z">
          <w:pPr>
            <w:pStyle w:val="BodyText"/>
            <w:spacing w:before="2" w:line="355" w:lineRule="auto"/>
            <w:ind w:left="119" w:right="297" w:firstLine="351"/>
            <w:jc w:val="both"/>
          </w:pPr>
        </w:pPrChange>
      </w:pP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experimenter(s)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then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turned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lights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off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in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room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to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avoid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any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interference with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9"/>
        </w:rPr>
        <w:t xml:space="preserve"> </w:t>
      </w:r>
      <w:proofErr w:type="spellStart"/>
      <w:r w:rsidRPr="002E28ED">
        <w:rPr>
          <w:rFonts w:ascii="Arial" w:hAnsi="Arial" w:cs="Arial"/>
          <w:spacing w:val="-2"/>
        </w:rPr>
        <w:t>fNIRS</w:t>
      </w:r>
      <w:proofErr w:type="spellEnd"/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cap.</w:t>
      </w:r>
      <w:r w:rsidRPr="002E28ED">
        <w:rPr>
          <w:rFonts w:ascii="Arial" w:hAnsi="Arial" w:cs="Arial"/>
          <w:spacing w:val="18"/>
        </w:rPr>
        <w:t xml:space="preserve"> </w:t>
      </w:r>
      <w:r w:rsidRPr="002E28ED">
        <w:rPr>
          <w:rFonts w:ascii="Arial" w:hAnsi="Arial" w:cs="Arial"/>
          <w:spacing w:val="-2"/>
        </w:rPr>
        <w:t>Then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experimenter(s)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started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experiment,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and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left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room</w:t>
      </w:r>
    </w:p>
    <w:p w14:paraId="49BBF89A" w14:textId="77777777" w:rsidR="002A482E" w:rsidRPr="002E28ED" w:rsidRDefault="002A482E" w:rsidP="00841C0A">
      <w:pPr>
        <w:spacing w:line="355" w:lineRule="auto"/>
        <w:rPr>
          <w:rFonts w:ascii="Arial" w:hAnsi="Arial" w:cs="Arial"/>
        </w:rPr>
        <w:sectPr w:rsidR="002A482E" w:rsidRPr="002E28ED">
          <w:pgSz w:w="12240" w:h="15840"/>
          <w:pgMar w:top="1020" w:right="1140" w:bottom="280" w:left="1680" w:header="690" w:footer="0" w:gutter="0"/>
          <w:cols w:space="720"/>
        </w:sectPr>
        <w:pPrChange w:id="157" w:author="Bobby Stojanoski" w:date="2025-05-20T11:03:00Z" w16du:dateUtc="2025-05-20T15:03:00Z">
          <w:pPr>
            <w:spacing w:line="355" w:lineRule="auto"/>
            <w:jc w:val="both"/>
          </w:pPr>
        </w:pPrChange>
      </w:pPr>
    </w:p>
    <w:p w14:paraId="49BBF89B" w14:textId="77777777" w:rsidR="002A482E" w:rsidRPr="002E28ED" w:rsidRDefault="002A482E" w:rsidP="00841C0A">
      <w:pPr>
        <w:pStyle w:val="BodyText"/>
        <w:spacing w:before="74"/>
        <w:rPr>
          <w:rFonts w:ascii="Arial" w:hAnsi="Arial" w:cs="Arial"/>
        </w:rPr>
      </w:pPr>
    </w:p>
    <w:p w14:paraId="49BBF89C" w14:textId="77777777" w:rsidR="002A482E" w:rsidRPr="002E28ED" w:rsidRDefault="00100570" w:rsidP="00841C0A">
      <w:pPr>
        <w:pStyle w:val="BodyText"/>
        <w:spacing w:before="1" w:line="355" w:lineRule="auto"/>
        <w:ind w:left="119" w:right="296"/>
        <w:rPr>
          <w:rFonts w:ascii="Arial" w:hAnsi="Arial" w:cs="Arial"/>
        </w:rPr>
        <w:pPrChange w:id="158" w:author="Bobby Stojanoski" w:date="2025-05-20T11:03:00Z" w16du:dateUtc="2025-05-20T15:03:00Z">
          <w:pPr>
            <w:pStyle w:val="BodyText"/>
            <w:spacing w:before="1" w:line="355" w:lineRule="auto"/>
            <w:ind w:left="119" w:right="296"/>
            <w:jc w:val="both"/>
          </w:pPr>
        </w:pPrChange>
      </w:pPr>
      <w:r w:rsidRPr="002E28ED">
        <w:rPr>
          <w:rFonts w:ascii="Arial" w:hAnsi="Arial" w:cs="Arial"/>
        </w:rPr>
        <w:t>to minimize noise and distractions.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>Experimenter(s) then monitored the experiment from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outside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room.</w:t>
      </w:r>
      <w:r w:rsidRPr="002E28ED">
        <w:rPr>
          <w:rFonts w:ascii="Arial" w:hAnsi="Arial" w:cs="Arial"/>
          <w:spacing w:val="21"/>
        </w:rPr>
        <w:t xml:space="preserve"> </w:t>
      </w:r>
      <w:r w:rsidRPr="002E28ED">
        <w:rPr>
          <w:rFonts w:ascii="Arial" w:hAnsi="Arial" w:cs="Arial"/>
        </w:rPr>
        <w:t>After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experiment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was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completed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(about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35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minutes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 xml:space="preserve">later),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experimenter(s)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entered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room,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2"/>
        </w:rPr>
        <w:t>removed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7"/>
        </w:rPr>
        <w:t xml:space="preserve"> </w:t>
      </w:r>
      <w:proofErr w:type="spellStart"/>
      <w:r w:rsidRPr="002E28ED">
        <w:rPr>
          <w:rFonts w:ascii="Arial" w:hAnsi="Arial" w:cs="Arial"/>
          <w:spacing w:val="-2"/>
        </w:rPr>
        <w:t>fNIRS</w:t>
      </w:r>
      <w:proofErr w:type="spellEnd"/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cap,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2"/>
        </w:rPr>
        <w:t>and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participant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 xml:space="preserve">was </w:t>
      </w:r>
      <w:r w:rsidRPr="002E28ED">
        <w:rPr>
          <w:rFonts w:ascii="Arial" w:hAnsi="Arial" w:cs="Arial"/>
        </w:rPr>
        <w:t>given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a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debriefing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letter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to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read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take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home.</w:t>
      </w:r>
      <w:r w:rsidRPr="002E28ED">
        <w:rPr>
          <w:rFonts w:ascii="Arial" w:hAnsi="Arial" w:cs="Arial"/>
          <w:spacing w:val="5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main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purpose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memory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 xml:space="preserve">task </w:t>
      </w:r>
      <w:r w:rsidRPr="002E28ED">
        <w:rPr>
          <w:rFonts w:ascii="Arial" w:hAnsi="Arial" w:cs="Arial"/>
          <w:spacing w:val="-2"/>
        </w:rPr>
        <w:t>was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to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keep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participant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engaged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and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focused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on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faces,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memory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task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was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 xml:space="preserve">not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"/>
        </w:rPr>
        <w:t xml:space="preserve"> </w:t>
      </w:r>
      <w:proofErr w:type="gramStart"/>
      <w:r w:rsidRPr="002E28ED">
        <w:rPr>
          <w:rFonts w:ascii="Arial" w:hAnsi="Arial" w:cs="Arial"/>
        </w:rPr>
        <w:t>main focus</w:t>
      </w:r>
      <w:proofErr w:type="gramEnd"/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of the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study, and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this was divulged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to the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participant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if they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 xml:space="preserve">inquired </w:t>
      </w:r>
      <w:bookmarkStart w:id="159" w:name="_bookmark11"/>
      <w:bookmarkEnd w:id="159"/>
      <w:r w:rsidRPr="002E28ED">
        <w:rPr>
          <w:rFonts w:ascii="Arial" w:hAnsi="Arial" w:cs="Arial"/>
        </w:rPr>
        <w:t>about it after the experiment was completed.</w:t>
      </w:r>
    </w:p>
    <w:p w14:paraId="49BBF89D" w14:textId="77777777" w:rsidR="002A482E" w:rsidRPr="002E28ED" w:rsidRDefault="00100570" w:rsidP="00841C0A">
      <w:pPr>
        <w:pStyle w:val="BodyText"/>
        <w:spacing w:before="13"/>
        <w:rPr>
          <w:rFonts w:ascii="Arial" w:hAnsi="Arial" w:cs="Arial"/>
          <w:sz w:val="2"/>
        </w:rPr>
      </w:pPr>
      <w:r w:rsidRPr="002E28ED">
        <w:rPr>
          <w:rFonts w:ascii="Arial" w:hAnsi="Arial" w:cs="Arial"/>
          <w:noProof/>
        </w:rPr>
        <w:drawing>
          <wp:anchor distT="0" distB="0" distL="0" distR="0" simplePos="0" relativeHeight="487588352" behindDoc="1" locked="0" layoutInCell="1" allowOverlap="1" wp14:anchorId="49BBF976" wp14:editId="49BBF977">
            <wp:simplePos x="0" y="0"/>
            <wp:positionH relativeFrom="page">
              <wp:posOffset>1428762</wp:posOffset>
            </wp:positionH>
            <wp:positionV relativeFrom="paragraph">
              <wp:posOffset>40891</wp:posOffset>
            </wp:positionV>
            <wp:extent cx="5212080" cy="294132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F89E" w14:textId="77777777" w:rsidR="002A482E" w:rsidRPr="002E28ED" w:rsidRDefault="00100570" w:rsidP="00841C0A">
      <w:pPr>
        <w:pStyle w:val="BodyText"/>
        <w:spacing w:before="132" w:line="213" w:lineRule="auto"/>
        <w:ind w:left="120" w:right="297"/>
        <w:rPr>
          <w:rFonts w:ascii="Arial" w:hAnsi="Arial" w:cs="Arial"/>
        </w:rPr>
        <w:pPrChange w:id="160" w:author="Bobby Stojanoski" w:date="2025-05-20T11:03:00Z" w16du:dateUtc="2025-05-20T15:03:00Z">
          <w:pPr>
            <w:pStyle w:val="BodyText"/>
            <w:spacing w:before="132" w:line="213" w:lineRule="auto"/>
            <w:ind w:left="120" w:right="297"/>
            <w:jc w:val="both"/>
          </w:pPr>
        </w:pPrChange>
      </w:pPr>
      <w:r w:rsidRPr="002E28ED">
        <w:rPr>
          <w:rFonts w:ascii="Arial" w:hAnsi="Arial" w:cs="Arial"/>
        </w:rPr>
        <w:t>Figure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2.2:</w:t>
      </w:r>
      <w:r w:rsidRPr="002E28ED">
        <w:rPr>
          <w:rFonts w:ascii="Arial" w:hAnsi="Arial" w:cs="Arial"/>
          <w:spacing w:val="21"/>
        </w:rPr>
        <w:t xml:space="preserve"> </w:t>
      </w:r>
      <w:r w:rsidRPr="002E28ED">
        <w:rPr>
          <w:rFonts w:ascii="Arial" w:hAnsi="Arial" w:cs="Arial"/>
        </w:rPr>
        <w:t>Participants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viewed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56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blocks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8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faces,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each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block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being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either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all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real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or all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virtual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faces.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Every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face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in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a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block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displayed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same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emotional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expression,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one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of: anger,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disgust,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fear,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happiness,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sadness,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surprise,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neutral.</w:t>
      </w:r>
    </w:p>
    <w:p w14:paraId="49BBF89F" w14:textId="77777777" w:rsidR="002A482E" w:rsidRPr="002E28ED" w:rsidRDefault="002A482E" w:rsidP="00841C0A">
      <w:pPr>
        <w:pStyle w:val="BodyText"/>
        <w:spacing w:before="127"/>
        <w:rPr>
          <w:rFonts w:ascii="Arial" w:hAnsi="Arial" w:cs="Arial"/>
        </w:rPr>
      </w:pPr>
    </w:p>
    <w:p w14:paraId="49BBF8A0" w14:textId="77777777" w:rsidR="002A482E" w:rsidRPr="002E28ED" w:rsidRDefault="00100570" w:rsidP="00841C0A">
      <w:pPr>
        <w:pStyle w:val="BodyText"/>
        <w:spacing w:line="355" w:lineRule="auto"/>
        <w:ind w:left="120" w:firstLine="351"/>
        <w:rPr>
          <w:rFonts w:ascii="Arial" w:hAnsi="Arial" w:cs="Arial"/>
        </w:rPr>
      </w:pPr>
      <w:r w:rsidRPr="002E28ED">
        <w:rPr>
          <w:rFonts w:ascii="Arial" w:hAnsi="Arial" w:cs="Arial"/>
          <w:spacing w:val="-6"/>
        </w:rPr>
        <w:t>The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6"/>
        </w:rPr>
        <w:t>stimuli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6"/>
        </w:rPr>
        <w:t>presentation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was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prepared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6"/>
        </w:rPr>
        <w:t>using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PsychoPy3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6"/>
        </w:rPr>
        <w:t>Experiment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Builder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6"/>
        </w:rPr>
        <w:t xml:space="preserve">(v2024.1.5) </w:t>
      </w:r>
      <w:r w:rsidRPr="002E28ED">
        <w:rPr>
          <w:rFonts w:ascii="Arial" w:hAnsi="Arial" w:cs="Arial"/>
        </w:rPr>
        <w:t>(P</w:t>
      </w:r>
      <w:hyperlink w:anchor="_bookmark48" w:history="1">
        <w:r w:rsidRPr="002E28ED">
          <w:rPr>
            <w:rFonts w:ascii="Arial" w:hAnsi="Arial" w:cs="Arial"/>
          </w:rPr>
          <w:t>eirce</w:t>
        </w:r>
        <w:r w:rsidRPr="002E28ED">
          <w:rPr>
            <w:rFonts w:ascii="Arial" w:hAnsi="Arial" w:cs="Arial"/>
            <w:spacing w:val="-14"/>
          </w:rPr>
          <w:t xml:space="preserve"> </w:t>
        </w:r>
        <w:r w:rsidRPr="002E28ED">
          <w:rPr>
            <w:rFonts w:ascii="Arial" w:hAnsi="Arial" w:cs="Arial"/>
          </w:rPr>
          <w:t>et</w:t>
        </w:r>
        <w:r w:rsidRPr="002E28ED">
          <w:rPr>
            <w:rFonts w:ascii="Arial" w:hAnsi="Arial" w:cs="Arial"/>
            <w:spacing w:val="-14"/>
          </w:rPr>
          <w:t xml:space="preserve"> </w:t>
        </w:r>
        <w:r w:rsidRPr="002E28ED">
          <w:rPr>
            <w:rFonts w:ascii="Arial" w:hAnsi="Arial" w:cs="Arial"/>
          </w:rPr>
          <w:t>al.,</w:t>
        </w:r>
      </w:hyperlink>
      <w:r w:rsidRPr="002E28ED">
        <w:rPr>
          <w:rFonts w:ascii="Arial" w:hAnsi="Arial" w:cs="Arial"/>
          <w:spacing w:val="-14"/>
        </w:rPr>
        <w:t xml:space="preserve"> </w:t>
      </w:r>
      <w:hyperlink w:anchor="_bookmark48" w:history="1">
        <w:r w:rsidRPr="002E28ED">
          <w:rPr>
            <w:rFonts w:ascii="Arial" w:hAnsi="Arial" w:cs="Arial"/>
          </w:rPr>
          <w:t>201</w:t>
        </w:r>
      </w:hyperlink>
      <w:r w:rsidRPr="002E28ED">
        <w:rPr>
          <w:rFonts w:ascii="Arial" w:hAnsi="Arial" w:cs="Arial"/>
        </w:rPr>
        <w:t>9).</w:t>
      </w:r>
      <w:r w:rsidRPr="002E28ED">
        <w:rPr>
          <w:rFonts w:ascii="Arial" w:hAnsi="Arial" w:cs="Arial"/>
          <w:spacing w:val="13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stimuli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were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presented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on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a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Dell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U2415</w:t>
      </w:r>
      <w:r w:rsidRPr="002E28ED">
        <w:rPr>
          <w:rFonts w:ascii="Arial" w:hAnsi="Arial" w:cs="Arial"/>
          <w:spacing w:val="-14"/>
        </w:rPr>
        <w:t xml:space="preserve"> </w:t>
      </w:r>
      <w:proofErr w:type="gramStart"/>
      <w:r w:rsidRPr="002E28ED">
        <w:rPr>
          <w:rFonts w:ascii="Arial" w:hAnsi="Arial" w:cs="Arial"/>
        </w:rPr>
        <w:t>24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inch</w:t>
      </w:r>
      <w:proofErr w:type="gramEnd"/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1920x1200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 xml:space="preserve">60Hz </w:t>
      </w:r>
      <w:r w:rsidRPr="002E28ED">
        <w:rPr>
          <w:rFonts w:ascii="Arial" w:hAnsi="Arial" w:cs="Arial"/>
          <w:spacing w:val="-4"/>
        </w:rPr>
        <w:t>monitor,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placed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at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eye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level,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and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the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participants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were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seated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in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a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comfortable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chair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 xml:space="preserve">facing </w:t>
      </w:r>
      <w:r w:rsidRPr="002E28ED">
        <w:rPr>
          <w:rFonts w:ascii="Arial" w:hAnsi="Arial" w:cs="Arial"/>
        </w:rPr>
        <w:t>the monitor.</w:t>
      </w:r>
      <w:r w:rsidRPr="002E28ED">
        <w:rPr>
          <w:rFonts w:ascii="Arial" w:hAnsi="Arial" w:cs="Arial"/>
          <w:spacing w:val="37"/>
        </w:rPr>
        <w:t xml:space="preserve"> </w:t>
      </w:r>
      <w:r w:rsidRPr="002E28ED">
        <w:rPr>
          <w:rFonts w:ascii="Arial" w:hAnsi="Arial" w:cs="Arial"/>
        </w:rPr>
        <w:t>The beginning of the stimuli presentation had instructions on the screen, which explained the task to the participant,</w:t>
      </w:r>
      <w:r w:rsidRPr="002E28ED">
        <w:rPr>
          <w:rFonts w:ascii="Arial" w:hAnsi="Arial" w:cs="Arial"/>
          <w:spacing w:val="13"/>
        </w:rPr>
        <w:t xml:space="preserve"> </w:t>
      </w:r>
      <w:r w:rsidRPr="002E28ED">
        <w:rPr>
          <w:rFonts w:ascii="Arial" w:hAnsi="Arial" w:cs="Arial"/>
        </w:rPr>
        <w:t>and the participant entered the space bar when they were ready to start the experiment.</w:t>
      </w:r>
    </w:p>
    <w:p w14:paraId="49BBF8A1" w14:textId="77777777" w:rsidR="002A482E" w:rsidRPr="002E28ED" w:rsidRDefault="00100570" w:rsidP="00841C0A">
      <w:pPr>
        <w:pStyle w:val="BodyText"/>
        <w:spacing w:before="2"/>
        <w:ind w:left="471"/>
        <w:rPr>
          <w:rFonts w:ascii="Arial" w:hAnsi="Arial" w:cs="Arial"/>
        </w:rPr>
      </w:pP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1"/>
        </w:rPr>
        <w:t xml:space="preserve"> </w:t>
      </w:r>
      <w:r w:rsidRPr="002E28ED">
        <w:rPr>
          <w:rFonts w:ascii="Arial" w:hAnsi="Arial" w:cs="Arial"/>
          <w:spacing w:val="-2"/>
        </w:rPr>
        <w:t>format</w:t>
      </w:r>
      <w:r w:rsidRPr="002E28ED">
        <w:rPr>
          <w:rFonts w:ascii="Arial" w:hAnsi="Arial" w:cs="Arial"/>
          <w:spacing w:val="2"/>
        </w:rPr>
        <w:t xml:space="preserve"> </w:t>
      </w:r>
      <w:r w:rsidRPr="002E28ED">
        <w:rPr>
          <w:rFonts w:ascii="Arial" w:hAnsi="Arial" w:cs="Arial"/>
          <w:spacing w:val="-2"/>
        </w:rPr>
        <w:t>of</w:t>
      </w:r>
      <w:r w:rsidRPr="002E28ED">
        <w:rPr>
          <w:rFonts w:ascii="Arial" w:hAnsi="Arial" w:cs="Arial"/>
          <w:spacing w:val="2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2"/>
        </w:rPr>
        <w:t xml:space="preserve"> </w:t>
      </w:r>
      <w:r w:rsidRPr="002E28ED">
        <w:rPr>
          <w:rFonts w:ascii="Arial" w:hAnsi="Arial" w:cs="Arial"/>
          <w:spacing w:val="-2"/>
        </w:rPr>
        <w:t>stimuli</w:t>
      </w:r>
      <w:r w:rsidRPr="002E28ED">
        <w:rPr>
          <w:rFonts w:ascii="Arial" w:hAnsi="Arial" w:cs="Arial"/>
          <w:spacing w:val="2"/>
        </w:rPr>
        <w:t xml:space="preserve"> </w:t>
      </w:r>
      <w:r w:rsidRPr="002E28ED">
        <w:rPr>
          <w:rFonts w:ascii="Arial" w:hAnsi="Arial" w:cs="Arial"/>
          <w:spacing w:val="-2"/>
        </w:rPr>
        <w:t>presentation</w:t>
      </w:r>
      <w:r w:rsidRPr="002E28ED">
        <w:rPr>
          <w:rFonts w:ascii="Arial" w:hAnsi="Arial" w:cs="Arial"/>
          <w:spacing w:val="2"/>
        </w:rPr>
        <w:t xml:space="preserve"> </w:t>
      </w:r>
      <w:r w:rsidRPr="002E28ED">
        <w:rPr>
          <w:rFonts w:ascii="Arial" w:hAnsi="Arial" w:cs="Arial"/>
          <w:spacing w:val="-2"/>
        </w:rPr>
        <w:t>was</w:t>
      </w:r>
      <w:r w:rsidRPr="002E28ED">
        <w:rPr>
          <w:rFonts w:ascii="Arial" w:hAnsi="Arial" w:cs="Arial"/>
          <w:spacing w:val="2"/>
        </w:rPr>
        <w:t xml:space="preserve"> </w:t>
      </w:r>
      <w:r w:rsidRPr="002E28ED">
        <w:rPr>
          <w:rFonts w:ascii="Arial" w:hAnsi="Arial" w:cs="Arial"/>
          <w:spacing w:val="-2"/>
        </w:rPr>
        <w:t>as</w:t>
      </w:r>
      <w:r w:rsidRPr="002E28ED">
        <w:rPr>
          <w:rFonts w:ascii="Arial" w:hAnsi="Arial" w:cs="Arial"/>
          <w:spacing w:val="1"/>
        </w:rPr>
        <w:t xml:space="preserve"> </w:t>
      </w:r>
      <w:r w:rsidRPr="002E28ED">
        <w:rPr>
          <w:rFonts w:ascii="Arial" w:hAnsi="Arial" w:cs="Arial"/>
          <w:spacing w:val="-2"/>
        </w:rPr>
        <w:t>follows:</w:t>
      </w:r>
      <w:r w:rsidRPr="002E28ED">
        <w:rPr>
          <w:rFonts w:ascii="Arial" w:hAnsi="Arial" w:cs="Arial"/>
          <w:spacing w:val="27"/>
        </w:rPr>
        <w:t xml:space="preserve"> </w:t>
      </w:r>
      <w:r w:rsidRPr="002E28ED">
        <w:rPr>
          <w:rFonts w:ascii="Arial" w:hAnsi="Arial" w:cs="Arial"/>
          <w:spacing w:val="-2"/>
        </w:rPr>
        <w:t>There</w:t>
      </w:r>
      <w:r w:rsidRPr="002E28ED">
        <w:rPr>
          <w:rFonts w:ascii="Arial" w:hAnsi="Arial" w:cs="Arial"/>
          <w:spacing w:val="2"/>
        </w:rPr>
        <w:t xml:space="preserve"> </w:t>
      </w:r>
      <w:r w:rsidRPr="002E28ED">
        <w:rPr>
          <w:rFonts w:ascii="Arial" w:hAnsi="Arial" w:cs="Arial"/>
          <w:spacing w:val="-2"/>
        </w:rPr>
        <w:t>are</w:t>
      </w:r>
      <w:r w:rsidRPr="002E28ED">
        <w:rPr>
          <w:rFonts w:ascii="Arial" w:hAnsi="Arial" w:cs="Arial"/>
          <w:spacing w:val="1"/>
        </w:rPr>
        <w:t xml:space="preserve"> </w:t>
      </w:r>
      <w:r w:rsidRPr="002E28ED">
        <w:rPr>
          <w:rFonts w:ascii="Arial" w:hAnsi="Arial" w:cs="Arial"/>
          <w:spacing w:val="-2"/>
        </w:rPr>
        <w:t>56</w:t>
      </w:r>
      <w:r w:rsidRPr="002E28ED">
        <w:rPr>
          <w:rFonts w:ascii="Arial" w:hAnsi="Arial" w:cs="Arial"/>
          <w:spacing w:val="2"/>
        </w:rPr>
        <w:t xml:space="preserve"> </w:t>
      </w:r>
      <w:r w:rsidRPr="002E28ED">
        <w:rPr>
          <w:rFonts w:ascii="Arial" w:hAnsi="Arial" w:cs="Arial"/>
          <w:spacing w:val="-2"/>
        </w:rPr>
        <w:t>blocks</w:t>
      </w:r>
      <w:r w:rsidRPr="002E28ED">
        <w:rPr>
          <w:rFonts w:ascii="Arial" w:hAnsi="Arial" w:cs="Arial"/>
          <w:spacing w:val="2"/>
        </w:rPr>
        <w:t xml:space="preserve"> </w:t>
      </w:r>
      <w:r w:rsidRPr="002E28ED">
        <w:rPr>
          <w:rFonts w:ascii="Arial" w:hAnsi="Arial" w:cs="Arial"/>
          <w:spacing w:val="-2"/>
        </w:rPr>
        <w:t>in</w:t>
      </w:r>
      <w:r w:rsidRPr="002E28ED">
        <w:rPr>
          <w:rFonts w:ascii="Arial" w:hAnsi="Arial" w:cs="Arial"/>
          <w:spacing w:val="2"/>
        </w:rPr>
        <w:t xml:space="preserve"> </w:t>
      </w:r>
      <w:r w:rsidRPr="002E28ED">
        <w:rPr>
          <w:rFonts w:ascii="Arial" w:hAnsi="Arial" w:cs="Arial"/>
          <w:spacing w:val="-2"/>
        </w:rPr>
        <w:t>total,</w:t>
      </w:r>
    </w:p>
    <w:p w14:paraId="49BBF8A2" w14:textId="77777777" w:rsidR="002A482E" w:rsidRPr="002E28ED" w:rsidRDefault="002A482E" w:rsidP="00841C0A">
      <w:pPr>
        <w:rPr>
          <w:rFonts w:ascii="Arial" w:hAnsi="Arial" w:cs="Arial"/>
        </w:rPr>
        <w:sectPr w:rsidR="002A482E" w:rsidRPr="002E28ED">
          <w:pgSz w:w="12240" w:h="15840"/>
          <w:pgMar w:top="1020" w:right="1140" w:bottom="280" w:left="1680" w:header="690" w:footer="0" w:gutter="0"/>
          <w:cols w:space="720"/>
        </w:sectPr>
      </w:pPr>
    </w:p>
    <w:p w14:paraId="49BBF8A3" w14:textId="77777777" w:rsidR="002A482E" w:rsidRPr="002E28ED" w:rsidRDefault="002A482E" w:rsidP="00841C0A">
      <w:pPr>
        <w:pStyle w:val="BodyText"/>
        <w:spacing w:before="74"/>
        <w:rPr>
          <w:rFonts w:ascii="Arial" w:hAnsi="Arial" w:cs="Arial"/>
        </w:rPr>
      </w:pPr>
    </w:p>
    <w:p w14:paraId="49BBF8A4" w14:textId="77777777" w:rsidR="002A482E" w:rsidRPr="002E28ED" w:rsidRDefault="00100570" w:rsidP="00841C0A">
      <w:pPr>
        <w:pStyle w:val="BodyText"/>
        <w:spacing w:before="1" w:line="355" w:lineRule="auto"/>
        <w:ind w:left="119" w:right="296"/>
        <w:rPr>
          <w:rFonts w:ascii="Arial" w:hAnsi="Arial" w:cs="Arial"/>
        </w:rPr>
        <w:pPrChange w:id="161" w:author="Bobby Stojanoski" w:date="2025-05-20T11:03:00Z" w16du:dateUtc="2025-05-20T15:03:00Z">
          <w:pPr>
            <w:pStyle w:val="BodyText"/>
            <w:spacing w:before="1" w:line="355" w:lineRule="auto"/>
            <w:ind w:left="119" w:right="296"/>
            <w:jc w:val="both"/>
          </w:pPr>
        </w:pPrChange>
      </w:pPr>
      <w:r w:rsidRPr="002E28ED">
        <w:rPr>
          <w:rFonts w:ascii="Arial" w:hAnsi="Arial" w:cs="Arial"/>
          <w:spacing w:val="-6"/>
        </w:rPr>
        <w:t>each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block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consists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of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8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faces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followed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by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a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9th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face.</w:t>
      </w:r>
      <w:r w:rsidRPr="002E28ED">
        <w:rPr>
          <w:rFonts w:ascii="Arial" w:hAnsi="Arial" w:cs="Arial"/>
          <w:spacing w:val="27"/>
        </w:rPr>
        <w:t xml:space="preserve"> </w:t>
      </w:r>
      <w:r w:rsidRPr="002E28ED">
        <w:rPr>
          <w:rFonts w:ascii="Arial" w:hAnsi="Arial" w:cs="Arial"/>
          <w:spacing w:val="-6"/>
        </w:rPr>
        <w:t>The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faces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within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each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block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are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 xml:space="preserve">either </w:t>
      </w:r>
      <w:r w:rsidRPr="002E28ED">
        <w:rPr>
          <w:rFonts w:ascii="Arial" w:hAnsi="Arial" w:cs="Arial"/>
        </w:rPr>
        <w:t>real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(from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RADIATE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dataset)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or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virtual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(from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UIBVFED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dataset),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faces are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presented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in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a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random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order.</w:t>
      </w:r>
      <w:r w:rsidRPr="002E28ED">
        <w:rPr>
          <w:rFonts w:ascii="Arial" w:hAnsi="Arial" w:cs="Arial"/>
          <w:spacing w:val="28"/>
        </w:rPr>
        <w:t xml:space="preserve"> </w:t>
      </w:r>
      <w:r w:rsidRPr="002E28ED">
        <w:rPr>
          <w:rFonts w:ascii="Arial" w:hAnsi="Arial" w:cs="Arial"/>
        </w:rPr>
        <w:t>All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faces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within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a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block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had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one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seven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emotional expressions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(joy,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fear,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anger,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disgust,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sadness,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neutral,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surprise),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all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faces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within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 xml:space="preserve">a </w:t>
      </w:r>
      <w:r w:rsidRPr="002E28ED">
        <w:rPr>
          <w:rFonts w:ascii="Arial" w:hAnsi="Arial" w:cs="Arial"/>
          <w:spacing w:val="-4"/>
        </w:rPr>
        <w:t>block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express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the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same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emotion.</w:t>
      </w:r>
      <w:r w:rsidRPr="002E28ED">
        <w:rPr>
          <w:rFonts w:ascii="Arial" w:hAnsi="Arial" w:cs="Arial"/>
          <w:spacing w:val="15"/>
        </w:rPr>
        <w:t xml:space="preserve"> </w:t>
      </w:r>
      <w:r w:rsidRPr="002E28ED">
        <w:rPr>
          <w:rFonts w:ascii="Arial" w:hAnsi="Arial" w:cs="Arial"/>
          <w:spacing w:val="-4"/>
        </w:rPr>
        <w:t>Between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every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block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and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starting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the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experiment,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 xml:space="preserve">there </w:t>
      </w:r>
      <w:r w:rsidRPr="002E28ED">
        <w:rPr>
          <w:rFonts w:ascii="Arial" w:hAnsi="Arial" w:cs="Arial"/>
        </w:rPr>
        <w:t>is a fixation cross presented for 16 seconds.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 xml:space="preserve">The 8 faces (4 male, 4 </w:t>
      </w:r>
      <w:proofErr w:type="gramStart"/>
      <w:r w:rsidRPr="002E28ED">
        <w:rPr>
          <w:rFonts w:ascii="Arial" w:hAnsi="Arial" w:cs="Arial"/>
        </w:rPr>
        <w:t>female</w:t>
      </w:r>
      <w:proofErr w:type="gramEnd"/>
      <w:r w:rsidRPr="002E28ED">
        <w:rPr>
          <w:rFonts w:ascii="Arial" w:hAnsi="Arial" w:cs="Arial"/>
        </w:rPr>
        <w:t xml:space="preserve">, randomly </w:t>
      </w:r>
      <w:r w:rsidRPr="002E28ED">
        <w:rPr>
          <w:rFonts w:ascii="Arial" w:hAnsi="Arial" w:cs="Arial"/>
          <w:spacing w:val="-2"/>
        </w:rPr>
        <w:t>selected)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are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presented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one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at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a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time,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for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1.5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seconds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each,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with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a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250-750</w:t>
      </w:r>
      <w:r w:rsidRPr="002E28ED">
        <w:rPr>
          <w:rFonts w:ascii="Arial" w:hAnsi="Arial" w:cs="Arial"/>
          <w:spacing w:val="-9"/>
        </w:rPr>
        <w:t xml:space="preserve"> </w:t>
      </w:r>
      <w:proofErr w:type="spellStart"/>
      <w:r w:rsidRPr="002E28ED">
        <w:rPr>
          <w:rFonts w:ascii="Arial" w:hAnsi="Arial" w:cs="Arial"/>
          <w:spacing w:val="-2"/>
        </w:rPr>
        <w:t>ms</w:t>
      </w:r>
      <w:proofErr w:type="spellEnd"/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(mean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 xml:space="preserve">500 </w:t>
      </w:r>
      <w:proofErr w:type="spellStart"/>
      <w:r w:rsidRPr="002E28ED">
        <w:rPr>
          <w:rFonts w:ascii="Arial" w:hAnsi="Arial" w:cs="Arial"/>
          <w:spacing w:val="-2"/>
        </w:rPr>
        <w:t>ms</w:t>
      </w:r>
      <w:proofErr w:type="spellEnd"/>
      <w:r w:rsidRPr="002E28ED">
        <w:rPr>
          <w:rFonts w:ascii="Arial" w:hAnsi="Arial" w:cs="Arial"/>
          <w:spacing w:val="-2"/>
        </w:rPr>
        <w:t>)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  <w:spacing w:val="-2"/>
        </w:rPr>
        <w:t>interstimulus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interval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(ISI)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between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each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face.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9th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face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is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presented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after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 xml:space="preserve">8th </w:t>
      </w:r>
      <w:r w:rsidRPr="002E28ED">
        <w:rPr>
          <w:rFonts w:ascii="Arial" w:hAnsi="Arial" w:cs="Arial"/>
        </w:rPr>
        <w:t>face,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participant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must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indicate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whether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9th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face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was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in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previous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block of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8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faces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by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pressing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’y’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for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yes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or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’n’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for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no.</w:t>
      </w:r>
      <w:r w:rsidRPr="002E28ED">
        <w:rPr>
          <w:rFonts w:ascii="Arial" w:hAnsi="Arial" w:cs="Arial"/>
          <w:spacing w:val="16"/>
        </w:rPr>
        <w:t xml:space="preserve"> </w:t>
      </w:r>
      <w:r w:rsidRPr="002E28ED">
        <w:rPr>
          <w:rFonts w:ascii="Arial" w:hAnsi="Arial" w:cs="Arial"/>
        </w:rPr>
        <w:t>This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task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is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described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in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detail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in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  <w:spacing w:val="-2"/>
        </w:rPr>
        <w:t>section</w:t>
      </w:r>
    </w:p>
    <w:p w14:paraId="49BBF8A5" w14:textId="77777777" w:rsidR="002A482E" w:rsidRPr="002E28ED" w:rsidRDefault="00100570" w:rsidP="00841C0A">
      <w:pPr>
        <w:pStyle w:val="BodyText"/>
        <w:spacing w:before="4" w:line="355" w:lineRule="auto"/>
        <w:ind w:left="119" w:right="296"/>
        <w:rPr>
          <w:rFonts w:ascii="Arial" w:hAnsi="Arial" w:cs="Arial"/>
        </w:rPr>
        <w:pPrChange w:id="162" w:author="Bobby Stojanoski" w:date="2025-05-20T11:03:00Z" w16du:dateUtc="2025-05-20T15:03:00Z">
          <w:pPr>
            <w:pStyle w:val="BodyText"/>
            <w:spacing w:before="4" w:line="355" w:lineRule="auto"/>
            <w:ind w:left="119" w:right="296"/>
            <w:jc w:val="both"/>
          </w:pPr>
        </w:pPrChange>
      </w:pP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"_bookmark10"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2.3.2.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11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9th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face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has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a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50%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chance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either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being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in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previous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block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or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not,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 xml:space="preserve">if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participant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does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not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respond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within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7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seconds,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presentation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will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continue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to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 xml:space="preserve">the </w:t>
      </w:r>
      <w:r w:rsidRPr="002E28ED">
        <w:rPr>
          <w:rFonts w:ascii="Arial" w:hAnsi="Arial" w:cs="Arial"/>
        </w:rPr>
        <w:t>next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block.</w:t>
      </w:r>
      <w:r w:rsidRPr="002E28ED">
        <w:rPr>
          <w:rFonts w:ascii="Arial" w:hAnsi="Arial" w:cs="Arial"/>
          <w:spacing w:val="32"/>
        </w:rPr>
        <w:t xml:space="preserve"> </w:t>
      </w:r>
      <w:r w:rsidRPr="002E28ED">
        <w:rPr>
          <w:rFonts w:ascii="Arial" w:hAnsi="Arial" w:cs="Arial"/>
        </w:rPr>
        <w:t>Every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7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blocks, the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participants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are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given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a</w:t>
      </w:r>
      <w:r w:rsidRPr="002E28ED">
        <w:rPr>
          <w:rFonts w:ascii="Arial" w:hAnsi="Arial" w:cs="Arial"/>
          <w:spacing w:val="-1"/>
        </w:rPr>
        <w:t xml:space="preserve"> </w:t>
      </w:r>
      <w:proofErr w:type="gramStart"/>
      <w:r w:rsidRPr="002E28ED">
        <w:rPr>
          <w:rFonts w:ascii="Arial" w:hAnsi="Arial" w:cs="Arial"/>
        </w:rPr>
        <w:t>break, and</w:t>
      </w:r>
      <w:proofErr w:type="gramEnd"/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prompted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to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 xml:space="preserve">enter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space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bar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when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they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are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ready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to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continue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experiment.</w:t>
      </w:r>
      <w:r w:rsidRPr="002E28ED">
        <w:rPr>
          <w:rFonts w:ascii="Arial" w:hAnsi="Arial" w:cs="Arial"/>
          <w:spacing w:val="6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stimuli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 xml:space="preserve">presentation </w:t>
      </w:r>
      <w:r w:rsidRPr="002E28ED">
        <w:rPr>
          <w:rFonts w:ascii="Arial" w:hAnsi="Arial" w:cs="Arial"/>
        </w:rPr>
        <w:t>lasted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approximately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35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minutes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in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total.</w:t>
      </w:r>
      <w:r w:rsidRPr="002E28ED">
        <w:rPr>
          <w:rFonts w:ascii="Arial" w:hAnsi="Arial" w:cs="Arial"/>
          <w:spacing w:val="15"/>
        </w:rPr>
        <w:t xml:space="preserve"> </w:t>
      </w:r>
      <w:r w:rsidRPr="002E28ED">
        <w:rPr>
          <w:rFonts w:ascii="Arial" w:hAnsi="Arial" w:cs="Arial"/>
        </w:rPr>
        <w:t>This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paradigm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is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shown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in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Figure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"_bookmark11"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2.2.</w:t>
      </w:r>
      <w:r w:rsidRPr="002E28ED">
        <w:rPr>
          <w:rFonts w:ascii="Arial" w:hAnsi="Arial" w:cs="Arial"/>
        </w:rPr>
        <w:fldChar w:fldCharType="end"/>
      </w:r>
    </w:p>
    <w:p w14:paraId="49BBF8A6" w14:textId="77777777" w:rsidR="002A482E" w:rsidRPr="002E28ED" w:rsidRDefault="002A482E" w:rsidP="00841C0A">
      <w:pPr>
        <w:pStyle w:val="BodyText"/>
        <w:spacing w:before="181"/>
        <w:rPr>
          <w:rFonts w:ascii="Arial" w:hAnsi="Arial" w:cs="Arial"/>
        </w:rPr>
      </w:pPr>
    </w:p>
    <w:p w14:paraId="49BBF8A7" w14:textId="77777777" w:rsidR="002A482E" w:rsidRPr="002E28ED" w:rsidRDefault="00100570" w:rsidP="00841C0A">
      <w:pPr>
        <w:pStyle w:val="Heading2"/>
        <w:numPr>
          <w:ilvl w:val="1"/>
          <w:numId w:val="5"/>
        </w:numPr>
        <w:tabs>
          <w:tab w:val="left" w:pos="999"/>
        </w:tabs>
        <w:ind w:left="999" w:hanging="880"/>
        <w:rPr>
          <w:rFonts w:ascii="Arial" w:hAnsi="Arial" w:cs="Arial"/>
        </w:rPr>
        <w:pPrChange w:id="163" w:author="Bobby Stojanoski" w:date="2025-05-20T11:03:00Z" w16du:dateUtc="2025-05-20T15:03:00Z">
          <w:pPr>
            <w:pStyle w:val="Heading2"/>
            <w:numPr>
              <w:ilvl w:val="1"/>
              <w:numId w:val="5"/>
            </w:numPr>
            <w:tabs>
              <w:tab w:val="left" w:pos="999"/>
            </w:tabs>
            <w:ind w:left="999" w:hanging="880"/>
            <w:jc w:val="both"/>
          </w:pPr>
        </w:pPrChange>
      </w:pPr>
      <w:bookmarkStart w:id="164" w:name="Data_Acquisition"/>
      <w:bookmarkStart w:id="165" w:name="_bookmark12"/>
      <w:bookmarkEnd w:id="164"/>
      <w:bookmarkEnd w:id="165"/>
      <w:r w:rsidRPr="002E28ED">
        <w:rPr>
          <w:rFonts w:ascii="Arial" w:hAnsi="Arial" w:cs="Arial"/>
          <w:w w:val="105"/>
        </w:rPr>
        <w:t>Data</w:t>
      </w:r>
      <w:r w:rsidRPr="002E28ED">
        <w:rPr>
          <w:rFonts w:ascii="Arial" w:hAnsi="Arial" w:cs="Arial"/>
          <w:spacing w:val="50"/>
          <w:w w:val="150"/>
        </w:rPr>
        <w:t xml:space="preserve"> </w:t>
      </w:r>
      <w:r w:rsidRPr="002E28ED">
        <w:rPr>
          <w:rFonts w:ascii="Arial" w:hAnsi="Arial" w:cs="Arial"/>
          <w:spacing w:val="-2"/>
          <w:w w:val="105"/>
        </w:rPr>
        <w:t>Acquisition</w:t>
      </w:r>
    </w:p>
    <w:p w14:paraId="49BBF8A8" w14:textId="77777777" w:rsidR="002A482E" w:rsidRPr="002E28ED" w:rsidRDefault="00100570" w:rsidP="00841C0A">
      <w:pPr>
        <w:pStyle w:val="BodyText"/>
        <w:spacing w:before="363" w:line="355" w:lineRule="auto"/>
        <w:ind w:left="119" w:right="296"/>
        <w:rPr>
          <w:rFonts w:ascii="Arial" w:hAnsi="Arial" w:cs="Arial"/>
        </w:rPr>
        <w:pPrChange w:id="166" w:author="Bobby Stojanoski" w:date="2025-05-20T11:03:00Z" w16du:dateUtc="2025-05-20T15:03:00Z">
          <w:pPr>
            <w:pStyle w:val="BodyText"/>
            <w:spacing w:before="363" w:line="355" w:lineRule="auto"/>
            <w:ind w:left="119" w:right="296"/>
            <w:jc w:val="both"/>
          </w:pPr>
        </w:pPrChange>
      </w:pPr>
      <w:proofErr w:type="spellStart"/>
      <w:r w:rsidRPr="002E28ED">
        <w:rPr>
          <w:rFonts w:ascii="Arial" w:hAnsi="Arial" w:cs="Arial"/>
        </w:rPr>
        <w:t>fNIRS</w:t>
      </w:r>
      <w:proofErr w:type="spellEnd"/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data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was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collected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using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two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NIRSport2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systems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(</w:t>
      </w:r>
      <w:proofErr w:type="spellStart"/>
      <w:r w:rsidRPr="002E28ED">
        <w:rPr>
          <w:rFonts w:ascii="Arial" w:hAnsi="Arial" w:cs="Arial"/>
        </w:rPr>
        <w:t>NIRx</w:t>
      </w:r>
      <w:proofErr w:type="spellEnd"/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Medical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 xml:space="preserve">Technologies, </w:t>
      </w:r>
      <w:r w:rsidRPr="002E28ED">
        <w:rPr>
          <w:rFonts w:ascii="Arial" w:hAnsi="Arial" w:cs="Arial"/>
          <w:spacing w:val="-4"/>
        </w:rPr>
        <w:t>Berlin,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Germany).</w:t>
      </w:r>
      <w:r w:rsidRPr="002E28ED">
        <w:rPr>
          <w:rFonts w:ascii="Arial" w:hAnsi="Arial" w:cs="Arial"/>
          <w:spacing w:val="19"/>
        </w:rPr>
        <w:t xml:space="preserve"> </w:t>
      </w:r>
      <w:r w:rsidRPr="002E28ED">
        <w:rPr>
          <w:rFonts w:ascii="Arial" w:hAnsi="Arial" w:cs="Arial"/>
          <w:spacing w:val="-4"/>
        </w:rPr>
        <w:t>Each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NIRSport2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system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was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equipped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with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16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source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and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16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 xml:space="preserve">detector </w:t>
      </w:r>
      <w:proofErr w:type="spellStart"/>
      <w:r w:rsidRPr="002E28ED">
        <w:rPr>
          <w:rFonts w:ascii="Arial" w:hAnsi="Arial" w:cs="Arial"/>
          <w:spacing w:val="-4"/>
        </w:rPr>
        <w:t>optodes</w:t>
      </w:r>
      <w:proofErr w:type="spellEnd"/>
      <w:r w:rsidRPr="002E28ED">
        <w:rPr>
          <w:rFonts w:ascii="Arial" w:hAnsi="Arial" w:cs="Arial"/>
          <w:spacing w:val="-4"/>
        </w:rPr>
        <w:t>,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and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daisy-chained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together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for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a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high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density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32x32</w:t>
      </w:r>
      <w:r w:rsidRPr="002E28ED">
        <w:rPr>
          <w:rFonts w:ascii="Arial" w:hAnsi="Arial" w:cs="Arial"/>
          <w:spacing w:val="-11"/>
        </w:rPr>
        <w:t xml:space="preserve"> </w:t>
      </w:r>
      <w:proofErr w:type="spellStart"/>
      <w:r w:rsidRPr="002E28ED">
        <w:rPr>
          <w:rFonts w:ascii="Arial" w:hAnsi="Arial" w:cs="Arial"/>
          <w:spacing w:val="-4"/>
        </w:rPr>
        <w:t>optode</w:t>
      </w:r>
      <w:proofErr w:type="spellEnd"/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configuration.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 xml:space="preserve">Each </w:t>
      </w:r>
      <w:r w:rsidRPr="002E28ED">
        <w:rPr>
          <w:rFonts w:ascii="Arial" w:hAnsi="Arial" w:cs="Arial"/>
        </w:rPr>
        <w:t xml:space="preserve">neighboring pair of source and detector </w:t>
      </w:r>
      <w:proofErr w:type="spellStart"/>
      <w:r w:rsidRPr="002E28ED">
        <w:rPr>
          <w:rFonts w:ascii="Arial" w:hAnsi="Arial" w:cs="Arial"/>
        </w:rPr>
        <w:t>optode</w:t>
      </w:r>
      <w:proofErr w:type="spellEnd"/>
      <w:r w:rsidRPr="002E28ED">
        <w:rPr>
          <w:rFonts w:ascii="Arial" w:hAnsi="Arial" w:cs="Arial"/>
        </w:rPr>
        <w:t xml:space="preserve"> is referred to as a channel, resulting in a total of 103 </w:t>
      </w:r>
      <w:proofErr w:type="spellStart"/>
      <w:r w:rsidRPr="002E28ED">
        <w:rPr>
          <w:rFonts w:ascii="Arial" w:hAnsi="Arial" w:cs="Arial"/>
        </w:rPr>
        <w:t>HbO</w:t>
      </w:r>
      <w:proofErr w:type="spellEnd"/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w w:val="120"/>
        </w:rPr>
        <w:t xml:space="preserve">+ </w:t>
      </w:r>
      <w:r w:rsidRPr="002E28ED">
        <w:rPr>
          <w:rFonts w:ascii="Arial" w:hAnsi="Arial" w:cs="Arial"/>
        </w:rPr>
        <w:t xml:space="preserve">103 </w:t>
      </w:r>
      <w:proofErr w:type="spellStart"/>
      <w:r w:rsidRPr="002E28ED">
        <w:rPr>
          <w:rFonts w:ascii="Arial" w:hAnsi="Arial" w:cs="Arial"/>
        </w:rPr>
        <w:t>HbR</w:t>
      </w:r>
      <w:proofErr w:type="spellEnd"/>
      <w:r w:rsidRPr="002E28ED">
        <w:rPr>
          <w:rFonts w:ascii="Arial" w:hAnsi="Arial" w:cs="Arial"/>
        </w:rPr>
        <w:t xml:space="preserve"> channels (plus 16 short distance channels).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>The average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distance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between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source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detector</w:t>
      </w:r>
      <w:r w:rsidRPr="002E28ED">
        <w:rPr>
          <w:rFonts w:ascii="Arial" w:hAnsi="Arial" w:cs="Arial"/>
          <w:spacing w:val="-15"/>
        </w:rPr>
        <w:t xml:space="preserve"> </w:t>
      </w:r>
      <w:proofErr w:type="spellStart"/>
      <w:r w:rsidRPr="002E28ED">
        <w:rPr>
          <w:rFonts w:ascii="Arial" w:hAnsi="Arial" w:cs="Arial"/>
        </w:rPr>
        <w:t>optodes</w:t>
      </w:r>
      <w:proofErr w:type="spellEnd"/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was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30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mm,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7mm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for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short distance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channels,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which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were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placed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on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a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flexible</w:t>
      </w:r>
      <w:r w:rsidRPr="002E28ED">
        <w:rPr>
          <w:rFonts w:ascii="Arial" w:hAnsi="Arial" w:cs="Arial"/>
          <w:spacing w:val="-15"/>
        </w:rPr>
        <w:t xml:space="preserve"> </w:t>
      </w:r>
      <w:proofErr w:type="spellStart"/>
      <w:r w:rsidRPr="002E28ED">
        <w:rPr>
          <w:rFonts w:ascii="Arial" w:hAnsi="Arial" w:cs="Arial"/>
        </w:rPr>
        <w:t>fNIRS</w:t>
      </w:r>
      <w:proofErr w:type="spellEnd"/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head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cap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(</w:t>
      </w:r>
      <w:proofErr w:type="spellStart"/>
      <w:r w:rsidRPr="002E28ED">
        <w:rPr>
          <w:rFonts w:ascii="Arial" w:hAnsi="Arial" w:cs="Arial"/>
        </w:rPr>
        <w:t>NIRScap</w:t>
      </w:r>
      <w:proofErr w:type="spellEnd"/>
      <w:r w:rsidRPr="002E28ED">
        <w:rPr>
          <w:rFonts w:ascii="Arial" w:hAnsi="Arial" w:cs="Arial"/>
        </w:rPr>
        <w:t>)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58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cm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in circumference.</w:t>
      </w:r>
      <w:r w:rsidRPr="002E28ED">
        <w:rPr>
          <w:rFonts w:ascii="Arial" w:hAnsi="Arial" w:cs="Arial"/>
          <w:spacing w:val="27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8"/>
        </w:rPr>
        <w:t xml:space="preserve"> </w:t>
      </w:r>
      <w:proofErr w:type="spellStart"/>
      <w:r w:rsidRPr="002E28ED">
        <w:rPr>
          <w:rFonts w:ascii="Arial" w:hAnsi="Arial" w:cs="Arial"/>
        </w:rPr>
        <w:t>optodes</w:t>
      </w:r>
      <w:proofErr w:type="spellEnd"/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were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arranged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in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a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high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density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32x32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montage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with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 xml:space="preserve">one </w:t>
      </w:r>
      <w:r w:rsidRPr="002E28ED">
        <w:rPr>
          <w:rFonts w:ascii="Arial" w:hAnsi="Arial" w:cs="Arial"/>
          <w:w w:val="95"/>
        </w:rPr>
        <w:t>bundle</w:t>
      </w:r>
      <w:r w:rsidRPr="002E28ED">
        <w:rPr>
          <w:rFonts w:ascii="Arial" w:hAnsi="Arial" w:cs="Arial"/>
          <w:spacing w:val="19"/>
        </w:rPr>
        <w:t xml:space="preserve"> </w:t>
      </w:r>
      <w:r w:rsidRPr="002E28ED">
        <w:rPr>
          <w:rFonts w:ascii="Arial" w:hAnsi="Arial" w:cs="Arial"/>
          <w:w w:val="95"/>
        </w:rPr>
        <w:t>of</w:t>
      </w:r>
      <w:r w:rsidRPr="002E28ED">
        <w:rPr>
          <w:rFonts w:ascii="Arial" w:hAnsi="Arial" w:cs="Arial"/>
          <w:spacing w:val="20"/>
        </w:rPr>
        <w:t xml:space="preserve"> </w:t>
      </w:r>
      <w:r w:rsidRPr="002E28ED">
        <w:rPr>
          <w:rFonts w:ascii="Arial" w:hAnsi="Arial" w:cs="Arial"/>
          <w:w w:val="95"/>
        </w:rPr>
        <w:t>short</w:t>
      </w:r>
      <w:r w:rsidRPr="002E28ED">
        <w:rPr>
          <w:rFonts w:ascii="Arial" w:hAnsi="Arial" w:cs="Arial"/>
          <w:spacing w:val="19"/>
        </w:rPr>
        <w:t xml:space="preserve"> </w:t>
      </w:r>
      <w:r w:rsidRPr="002E28ED">
        <w:rPr>
          <w:rFonts w:ascii="Arial" w:hAnsi="Arial" w:cs="Arial"/>
          <w:w w:val="95"/>
        </w:rPr>
        <w:t>distance</w:t>
      </w:r>
      <w:r w:rsidRPr="002E28ED">
        <w:rPr>
          <w:rFonts w:ascii="Arial" w:hAnsi="Arial" w:cs="Arial"/>
          <w:spacing w:val="20"/>
        </w:rPr>
        <w:t xml:space="preserve"> </w:t>
      </w:r>
      <w:r w:rsidRPr="002E28ED">
        <w:rPr>
          <w:rFonts w:ascii="Arial" w:hAnsi="Arial" w:cs="Arial"/>
          <w:w w:val="95"/>
        </w:rPr>
        <w:t>channels,</w:t>
      </w:r>
      <w:r w:rsidRPr="002E28ED">
        <w:rPr>
          <w:rFonts w:ascii="Arial" w:hAnsi="Arial" w:cs="Arial"/>
          <w:spacing w:val="22"/>
        </w:rPr>
        <w:t xml:space="preserve"> </w:t>
      </w:r>
      <w:r w:rsidRPr="002E28ED">
        <w:rPr>
          <w:rFonts w:ascii="Arial" w:hAnsi="Arial" w:cs="Arial"/>
          <w:w w:val="95"/>
        </w:rPr>
        <w:t>as</w:t>
      </w:r>
      <w:r w:rsidRPr="002E28ED">
        <w:rPr>
          <w:rFonts w:ascii="Arial" w:hAnsi="Arial" w:cs="Arial"/>
          <w:spacing w:val="20"/>
        </w:rPr>
        <w:t xml:space="preserve"> </w:t>
      </w:r>
      <w:r w:rsidRPr="002E28ED">
        <w:rPr>
          <w:rFonts w:ascii="Arial" w:hAnsi="Arial" w:cs="Arial"/>
          <w:w w:val="95"/>
        </w:rPr>
        <w:t>shown</w:t>
      </w:r>
      <w:r w:rsidRPr="002E28ED">
        <w:rPr>
          <w:rFonts w:ascii="Arial" w:hAnsi="Arial" w:cs="Arial"/>
          <w:spacing w:val="20"/>
        </w:rPr>
        <w:t xml:space="preserve"> </w:t>
      </w:r>
      <w:r w:rsidRPr="002E28ED">
        <w:rPr>
          <w:rFonts w:ascii="Arial" w:hAnsi="Arial" w:cs="Arial"/>
          <w:w w:val="95"/>
        </w:rPr>
        <w:t>in</w:t>
      </w:r>
      <w:r w:rsidRPr="002E28ED">
        <w:rPr>
          <w:rFonts w:ascii="Arial" w:hAnsi="Arial" w:cs="Arial"/>
          <w:spacing w:val="19"/>
        </w:rPr>
        <w:t xml:space="preserve"> </w:t>
      </w:r>
      <w:r w:rsidRPr="002E28ED">
        <w:rPr>
          <w:rFonts w:ascii="Arial" w:hAnsi="Arial" w:cs="Arial"/>
          <w:w w:val="95"/>
        </w:rPr>
        <w:t>Figure</w:t>
      </w:r>
      <w:r w:rsidRPr="002E28ED">
        <w:rPr>
          <w:rFonts w:ascii="Arial" w:hAnsi="Arial" w:cs="Arial"/>
          <w:spacing w:val="20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"_bookmark13"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w w:val="95"/>
        </w:rPr>
        <w:t>2.3.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63"/>
        </w:rPr>
        <w:t xml:space="preserve"> </w:t>
      </w:r>
      <w:r w:rsidRPr="002E28ED">
        <w:rPr>
          <w:rFonts w:ascii="Arial" w:hAnsi="Arial" w:cs="Arial"/>
          <w:w w:val="95"/>
        </w:rPr>
        <w:t>This</w:t>
      </w:r>
      <w:r w:rsidRPr="002E28ED">
        <w:rPr>
          <w:rFonts w:ascii="Arial" w:hAnsi="Arial" w:cs="Arial"/>
          <w:spacing w:val="19"/>
        </w:rPr>
        <w:t xml:space="preserve"> </w:t>
      </w:r>
      <w:r w:rsidRPr="002E28ED">
        <w:rPr>
          <w:rFonts w:ascii="Arial" w:hAnsi="Arial" w:cs="Arial"/>
          <w:w w:val="95"/>
        </w:rPr>
        <w:t>montage</w:t>
      </w:r>
      <w:r w:rsidRPr="002E28ED">
        <w:rPr>
          <w:rFonts w:ascii="Arial" w:hAnsi="Arial" w:cs="Arial"/>
          <w:spacing w:val="20"/>
        </w:rPr>
        <w:t xml:space="preserve"> </w:t>
      </w:r>
      <w:r w:rsidRPr="002E28ED">
        <w:rPr>
          <w:rFonts w:ascii="Arial" w:hAnsi="Arial" w:cs="Arial"/>
          <w:w w:val="95"/>
        </w:rPr>
        <w:t>was</w:t>
      </w:r>
      <w:r w:rsidRPr="002E28ED">
        <w:rPr>
          <w:rFonts w:ascii="Arial" w:hAnsi="Arial" w:cs="Arial"/>
          <w:spacing w:val="20"/>
        </w:rPr>
        <w:t xml:space="preserve"> </w:t>
      </w:r>
      <w:r w:rsidRPr="002E28ED">
        <w:rPr>
          <w:rFonts w:ascii="Arial" w:hAnsi="Arial" w:cs="Arial"/>
          <w:spacing w:val="-2"/>
          <w:w w:val="90"/>
        </w:rPr>
        <w:t>designed</w:t>
      </w:r>
    </w:p>
    <w:p w14:paraId="49BBF8A9" w14:textId="77777777" w:rsidR="002A482E" w:rsidRPr="002E28ED" w:rsidRDefault="002A482E" w:rsidP="00841C0A">
      <w:pPr>
        <w:spacing w:line="355" w:lineRule="auto"/>
        <w:rPr>
          <w:rFonts w:ascii="Arial" w:hAnsi="Arial" w:cs="Arial"/>
        </w:rPr>
        <w:sectPr w:rsidR="002A482E" w:rsidRPr="002E28ED">
          <w:pgSz w:w="12240" w:h="15840"/>
          <w:pgMar w:top="1020" w:right="1140" w:bottom="280" w:left="1680" w:header="690" w:footer="0" w:gutter="0"/>
          <w:cols w:space="720"/>
        </w:sectPr>
        <w:pPrChange w:id="167" w:author="Bobby Stojanoski" w:date="2025-05-20T11:03:00Z" w16du:dateUtc="2025-05-20T15:03:00Z">
          <w:pPr>
            <w:spacing w:line="355" w:lineRule="auto"/>
            <w:jc w:val="both"/>
          </w:pPr>
        </w:pPrChange>
      </w:pPr>
    </w:p>
    <w:p w14:paraId="49BBF8AA" w14:textId="77777777" w:rsidR="002A482E" w:rsidRPr="002E28ED" w:rsidRDefault="002A482E" w:rsidP="00841C0A">
      <w:pPr>
        <w:pStyle w:val="BodyText"/>
        <w:spacing w:before="74"/>
        <w:rPr>
          <w:rFonts w:ascii="Arial" w:hAnsi="Arial" w:cs="Arial"/>
        </w:rPr>
      </w:pPr>
    </w:p>
    <w:p w14:paraId="49BBF8AB" w14:textId="77777777" w:rsidR="002A482E" w:rsidRPr="002E28ED" w:rsidRDefault="00100570" w:rsidP="00841C0A">
      <w:pPr>
        <w:pStyle w:val="BodyText"/>
        <w:spacing w:before="1" w:line="355" w:lineRule="auto"/>
        <w:ind w:left="119" w:right="296"/>
        <w:rPr>
          <w:rFonts w:ascii="Arial" w:hAnsi="Arial" w:cs="Arial"/>
        </w:rPr>
        <w:pPrChange w:id="168" w:author="Bobby Stojanoski" w:date="2025-05-20T11:03:00Z" w16du:dateUtc="2025-05-20T15:03:00Z">
          <w:pPr>
            <w:pStyle w:val="BodyText"/>
            <w:spacing w:before="1" w:line="355" w:lineRule="auto"/>
            <w:ind w:left="119" w:right="296"/>
            <w:jc w:val="both"/>
          </w:pPr>
        </w:pPrChange>
      </w:pPr>
      <w:r w:rsidRPr="002E28ED">
        <w:rPr>
          <w:rFonts w:ascii="Arial" w:hAnsi="Arial" w:cs="Arial"/>
        </w:rPr>
        <w:t xml:space="preserve">to cover a maximally large area of the brain, given increasing evidence that emotion </w:t>
      </w:r>
      <w:r w:rsidRPr="002E28ED">
        <w:rPr>
          <w:rFonts w:ascii="Arial" w:hAnsi="Arial" w:cs="Arial"/>
          <w:spacing w:val="-4"/>
        </w:rPr>
        <w:t>processing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is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not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localized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to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specific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discrete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areas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of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the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brain,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rather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distributed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 xml:space="preserve">across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brain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"_bookmark44"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2"/>
        </w:rPr>
        <w:t>(Lindquist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et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al.,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"_bookmark44"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2"/>
        </w:rPr>
        <w:t>2012).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7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proofErr w:type="spellStart"/>
      <w:r w:rsidRPr="002E28ED">
        <w:rPr>
          <w:rFonts w:ascii="Arial" w:hAnsi="Arial" w:cs="Arial"/>
          <w:spacing w:val="-2"/>
        </w:rPr>
        <w:t>fNIRS</w:t>
      </w:r>
      <w:proofErr w:type="spellEnd"/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cap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and</w:t>
      </w:r>
      <w:r w:rsidRPr="002E28ED">
        <w:rPr>
          <w:rFonts w:ascii="Arial" w:hAnsi="Arial" w:cs="Arial"/>
          <w:spacing w:val="-13"/>
        </w:rPr>
        <w:t xml:space="preserve"> </w:t>
      </w:r>
      <w:proofErr w:type="spellStart"/>
      <w:r w:rsidRPr="002E28ED">
        <w:rPr>
          <w:rFonts w:ascii="Arial" w:hAnsi="Arial" w:cs="Arial"/>
          <w:spacing w:val="-2"/>
        </w:rPr>
        <w:t>optodes</w:t>
      </w:r>
      <w:proofErr w:type="spellEnd"/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were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positioned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 xml:space="preserve">following </w:t>
      </w:r>
      <w:r w:rsidRPr="002E28ED">
        <w:rPr>
          <w:rFonts w:ascii="Arial" w:hAnsi="Arial" w:cs="Arial"/>
        </w:rPr>
        <w:t>the 10-20 international coordinate system.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 xml:space="preserve">Light was emitted at 760 nm and 850 nm </w:t>
      </w:r>
      <w:r w:rsidRPr="002E28ED">
        <w:rPr>
          <w:rFonts w:ascii="Arial" w:hAnsi="Arial" w:cs="Arial"/>
          <w:spacing w:val="-2"/>
        </w:rPr>
        <w:t>wavelengths,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  <w:spacing w:val="-2"/>
        </w:rPr>
        <w:t>and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  <w:spacing w:val="-2"/>
        </w:rPr>
        <w:t>sampling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  <w:spacing w:val="-2"/>
        </w:rPr>
        <w:t>rate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  <w:spacing w:val="-2"/>
        </w:rPr>
        <w:t>was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  <w:spacing w:val="-2"/>
        </w:rPr>
        <w:t>approximately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2"/>
        </w:rPr>
        <w:t>6.105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2"/>
        </w:rPr>
        <w:t>Hz.</w:t>
      </w:r>
    </w:p>
    <w:p w14:paraId="49BBF8AC" w14:textId="77777777" w:rsidR="002A482E" w:rsidRPr="002E28ED" w:rsidRDefault="002A482E" w:rsidP="00841C0A">
      <w:pPr>
        <w:spacing w:line="355" w:lineRule="auto"/>
        <w:rPr>
          <w:rFonts w:ascii="Arial" w:hAnsi="Arial" w:cs="Arial"/>
        </w:rPr>
        <w:sectPr w:rsidR="002A482E" w:rsidRPr="002E28ED">
          <w:pgSz w:w="12240" w:h="15840"/>
          <w:pgMar w:top="1020" w:right="1140" w:bottom="280" w:left="1680" w:header="690" w:footer="0" w:gutter="0"/>
          <w:cols w:space="720"/>
        </w:sectPr>
        <w:pPrChange w:id="169" w:author="Bobby Stojanoski" w:date="2025-05-20T11:03:00Z" w16du:dateUtc="2025-05-20T15:03:00Z">
          <w:pPr>
            <w:spacing w:line="355" w:lineRule="auto"/>
            <w:jc w:val="both"/>
          </w:pPr>
        </w:pPrChange>
      </w:pPr>
    </w:p>
    <w:p w14:paraId="49BBF8AD" w14:textId="77777777" w:rsidR="002A482E" w:rsidRPr="002E28ED" w:rsidRDefault="002A482E" w:rsidP="00841C0A">
      <w:pPr>
        <w:pStyle w:val="BodyText"/>
        <w:spacing w:before="154"/>
        <w:rPr>
          <w:rFonts w:ascii="Arial" w:hAnsi="Arial" w:cs="Arial"/>
          <w:sz w:val="20"/>
        </w:rPr>
      </w:pPr>
    </w:p>
    <w:p w14:paraId="49BBF8AE" w14:textId="77777777" w:rsidR="002A482E" w:rsidRPr="002E28ED" w:rsidRDefault="00100570" w:rsidP="00841C0A">
      <w:pPr>
        <w:pStyle w:val="BodyText"/>
        <w:ind w:left="607"/>
        <w:rPr>
          <w:rFonts w:ascii="Arial" w:hAnsi="Arial" w:cs="Arial"/>
          <w:sz w:val="20"/>
        </w:rPr>
      </w:pPr>
      <w:r w:rsidRPr="002E28ED">
        <w:rPr>
          <w:rFonts w:ascii="Arial" w:hAnsi="Arial" w:cs="Arial"/>
          <w:noProof/>
          <w:sz w:val="20"/>
        </w:rPr>
        <w:drawing>
          <wp:inline distT="0" distB="0" distL="0" distR="0" wp14:anchorId="49BBF978" wp14:editId="49BBF979">
            <wp:extent cx="5140642" cy="3504438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0642" cy="350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F8AF" w14:textId="77777777" w:rsidR="002A482E" w:rsidRPr="002E28ED" w:rsidRDefault="00100570" w:rsidP="00841C0A">
      <w:pPr>
        <w:pStyle w:val="ListParagraph"/>
        <w:numPr>
          <w:ilvl w:val="0"/>
          <w:numId w:val="2"/>
        </w:numPr>
        <w:tabs>
          <w:tab w:val="left" w:pos="3399"/>
        </w:tabs>
        <w:spacing w:before="109"/>
        <w:ind w:left="3399" w:hanging="348"/>
        <w:jc w:val="left"/>
        <w:rPr>
          <w:rFonts w:ascii="Arial" w:hAnsi="Arial" w:cs="Arial"/>
        </w:rPr>
      </w:pPr>
      <w:r w:rsidRPr="002E28ED">
        <w:rPr>
          <w:rFonts w:ascii="Arial" w:hAnsi="Arial" w:cs="Arial"/>
          <w:noProof/>
        </w:rPr>
        <w:drawing>
          <wp:anchor distT="0" distB="0" distL="0" distR="0" simplePos="0" relativeHeight="487588864" behindDoc="1" locked="0" layoutInCell="1" allowOverlap="1" wp14:anchorId="49BBF97A" wp14:editId="49BBF97B">
            <wp:simplePos x="0" y="0"/>
            <wp:positionH relativeFrom="page">
              <wp:posOffset>1143000</wp:posOffset>
            </wp:positionH>
            <wp:positionV relativeFrom="paragraph">
              <wp:posOffset>280054</wp:posOffset>
            </wp:positionV>
            <wp:extent cx="2416968" cy="2118645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6968" cy="211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E28ED">
        <w:rPr>
          <w:rFonts w:ascii="Arial" w:hAnsi="Arial" w:cs="Arial"/>
          <w:noProof/>
        </w:rPr>
        <w:drawing>
          <wp:anchor distT="0" distB="0" distL="0" distR="0" simplePos="0" relativeHeight="487589376" behindDoc="1" locked="0" layoutInCell="1" allowOverlap="1" wp14:anchorId="49BBF97C" wp14:editId="49BBF97D">
            <wp:simplePos x="0" y="0"/>
            <wp:positionH relativeFrom="page">
              <wp:posOffset>4286262</wp:posOffset>
            </wp:positionH>
            <wp:positionV relativeFrom="paragraph">
              <wp:posOffset>288377</wp:posOffset>
            </wp:positionV>
            <wp:extent cx="2560605" cy="2184939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605" cy="2184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70" w:name="_bookmark13"/>
      <w:bookmarkEnd w:id="170"/>
      <w:r w:rsidRPr="002E28ED">
        <w:rPr>
          <w:rFonts w:ascii="Arial" w:hAnsi="Arial" w:cs="Arial"/>
        </w:rPr>
        <w:t>2D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depiction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2"/>
        </w:rPr>
        <w:t>montage.</w:t>
      </w:r>
    </w:p>
    <w:p w14:paraId="49BBF8B0" w14:textId="77777777" w:rsidR="002A482E" w:rsidRPr="002E28ED" w:rsidRDefault="00100570" w:rsidP="00841C0A">
      <w:pPr>
        <w:pStyle w:val="ListParagraph"/>
        <w:numPr>
          <w:ilvl w:val="0"/>
          <w:numId w:val="2"/>
        </w:numPr>
        <w:tabs>
          <w:tab w:val="left" w:pos="885"/>
          <w:tab w:val="left" w:pos="5535"/>
        </w:tabs>
        <w:spacing w:before="93"/>
        <w:ind w:left="885" w:hanging="361"/>
        <w:jc w:val="left"/>
        <w:rPr>
          <w:rFonts w:ascii="Arial" w:hAnsi="Arial" w:cs="Arial"/>
        </w:rPr>
      </w:pPr>
      <w:r w:rsidRPr="002E28ED">
        <w:rPr>
          <w:rFonts w:ascii="Arial" w:hAnsi="Arial" w:cs="Arial"/>
        </w:rPr>
        <w:t>3D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front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view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2"/>
        </w:rPr>
        <w:t>montage.</w:t>
      </w:r>
      <w:r w:rsidRPr="002E28ED">
        <w:rPr>
          <w:rFonts w:ascii="Arial" w:hAnsi="Arial" w:cs="Arial"/>
        </w:rPr>
        <w:tab/>
        <w:t>(c)</w:t>
      </w:r>
      <w:r w:rsidRPr="002E28ED">
        <w:rPr>
          <w:rFonts w:ascii="Arial" w:hAnsi="Arial" w:cs="Arial"/>
          <w:spacing w:val="1"/>
        </w:rPr>
        <w:t xml:space="preserve"> </w:t>
      </w:r>
      <w:r w:rsidRPr="002E28ED">
        <w:rPr>
          <w:rFonts w:ascii="Arial" w:hAnsi="Arial" w:cs="Arial"/>
        </w:rPr>
        <w:t>3D</w:t>
      </w:r>
      <w:r w:rsidRPr="002E28ED">
        <w:rPr>
          <w:rFonts w:ascii="Arial" w:hAnsi="Arial" w:cs="Arial"/>
          <w:spacing w:val="1"/>
        </w:rPr>
        <w:t xml:space="preserve"> </w:t>
      </w:r>
      <w:r w:rsidRPr="002E28ED">
        <w:rPr>
          <w:rFonts w:ascii="Arial" w:hAnsi="Arial" w:cs="Arial"/>
        </w:rPr>
        <w:t>side</w:t>
      </w:r>
      <w:r w:rsidRPr="002E28ED">
        <w:rPr>
          <w:rFonts w:ascii="Arial" w:hAnsi="Arial" w:cs="Arial"/>
          <w:spacing w:val="2"/>
        </w:rPr>
        <w:t xml:space="preserve"> </w:t>
      </w:r>
      <w:r w:rsidRPr="002E28ED">
        <w:rPr>
          <w:rFonts w:ascii="Arial" w:hAnsi="Arial" w:cs="Arial"/>
        </w:rPr>
        <w:t>view</w:t>
      </w:r>
      <w:r w:rsidRPr="002E28ED">
        <w:rPr>
          <w:rFonts w:ascii="Arial" w:hAnsi="Arial" w:cs="Arial"/>
          <w:spacing w:val="1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2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1"/>
        </w:rPr>
        <w:t xml:space="preserve"> </w:t>
      </w:r>
      <w:r w:rsidRPr="002E28ED">
        <w:rPr>
          <w:rFonts w:ascii="Arial" w:hAnsi="Arial" w:cs="Arial"/>
          <w:spacing w:val="-2"/>
        </w:rPr>
        <w:t>montage.</w:t>
      </w:r>
    </w:p>
    <w:p w14:paraId="49BBF8B1" w14:textId="77777777" w:rsidR="002A482E" w:rsidRPr="002E28ED" w:rsidRDefault="00100570" w:rsidP="00841C0A">
      <w:pPr>
        <w:pStyle w:val="BodyText"/>
        <w:spacing w:before="193" w:line="213" w:lineRule="auto"/>
        <w:ind w:left="120" w:right="296"/>
        <w:rPr>
          <w:rFonts w:ascii="Arial" w:hAnsi="Arial" w:cs="Arial"/>
        </w:rPr>
        <w:pPrChange w:id="171" w:author="Bobby Stojanoski" w:date="2025-05-20T11:03:00Z" w16du:dateUtc="2025-05-20T15:03:00Z">
          <w:pPr>
            <w:pStyle w:val="BodyText"/>
            <w:spacing w:before="193" w:line="213" w:lineRule="auto"/>
            <w:ind w:left="120" w:right="296"/>
            <w:jc w:val="both"/>
          </w:pPr>
        </w:pPrChange>
      </w:pPr>
      <w:r w:rsidRPr="002E28ED">
        <w:rPr>
          <w:rFonts w:ascii="Arial" w:hAnsi="Arial" w:cs="Arial"/>
        </w:rPr>
        <w:t>Figure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2.3: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Depictions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high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density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32x32</w:t>
      </w:r>
      <w:r w:rsidRPr="002E28ED">
        <w:rPr>
          <w:rFonts w:ascii="Arial" w:hAnsi="Arial" w:cs="Arial"/>
          <w:spacing w:val="-15"/>
        </w:rPr>
        <w:t xml:space="preserve"> </w:t>
      </w:r>
      <w:proofErr w:type="spellStart"/>
      <w:r w:rsidRPr="002E28ED">
        <w:rPr>
          <w:rFonts w:ascii="Arial" w:hAnsi="Arial" w:cs="Arial"/>
        </w:rPr>
        <w:t>optode</w:t>
      </w:r>
      <w:proofErr w:type="spellEnd"/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montage.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Red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circles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 xml:space="preserve">represent </w:t>
      </w:r>
      <w:r w:rsidRPr="002E28ED">
        <w:rPr>
          <w:rFonts w:ascii="Arial" w:hAnsi="Arial" w:cs="Arial"/>
          <w:spacing w:val="-2"/>
        </w:rPr>
        <w:t>sources,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  <w:spacing w:val="-2"/>
        </w:rPr>
        <w:t>blue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circles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represent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detectors,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purple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lines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represent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channels,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and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blue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 xml:space="preserve">rings </w:t>
      </w:r>
      <w:r w:rsidRPr="002E28ED">
        <w:rPr>
          <w:rFonts w:ascii="Arial" w:hAnsi="Arial" w:cs="Arial"/>
        </w:rPr>
        <w:t>around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sources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represent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locations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8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short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distance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detectors.</w:t>
      </w:r>
    </w:p>
    <w:p w14:paraId="49BBF8B2" w14:textId="77777777" w:rsidR="002A482E" w:rsidRPr="002E28ED" w:rsidRDefault="002A482E" w:rsidP="00841C0A">
      <w:pPr>
        <w:spacing w:line="213" w:lineRule="auto"/>
        <w:rPr>
          <w:rFonts w:ascii="Arial" w:hAnsi="Arial" w:cs="Arial"/>
        </w:rPr>
        <w:sectPr w:rsidR="002A482E" w:rsidRPr="002E28ED">
          <w:pgSz w:w="12240" w:h="15840"/>
          <w:pgMar w:top="1020" w:right="1140" w:bottom="280" w:left="1680" w:header="690" w:footer="0" w:gutter="0"/>
          <w:cols w:space="720"/>
        </w:sectPr>
        <w:pPrChange w:id="172" w:author="Bobby Stojanoski" w:date="2025-05-20T11:03:00Z" w16du:dateUtc="2025-05-20T15:03:00Z">
          <w:pPr>
            <w:spacing w:line="213" w:lineRule="auto"/>
            <w:jc w:val="both"/>
          </w:pPr>
        </w:pPrChange>
      </w:pPr>
    </w:p>
    <w:p w14:paraId="49BBF8B3" w14:textId="77777777" w:rsidR="002A482E" w:rsidRPr="002E28ED" w:rsidRDefault="00100570" w:rsidP="00841C0A">
      <w:pPr>
        <w:pStyle w:val="Heading2"/>
        <w:numPr>
          <w:ilvl w:val="1"/>
          <w:numId w:val="5"/>
        </w:numPr>
        <w:tabs>
          <w:tab w:val="left" w:pos="1002"/>
        </w:tabs>
        <w:spacing w:before="297"/>
        <w:ind w:hanging="882"/>
        <w:rPr>
          <w:rFonts w:ascii="Arial" w:hAnsi="Arial" w:cs="Arial"/>
        </w:rPr>
      </w:pPr>
      <w:bookmarkStart w:id="173" w:name="Analysis"/>
      <w:bookmarkStart w:id="174" w:name="_bookmark14"/>
      <w:bookmarkEnd w:id="173"/>
      <w:bookmarkEnd w:id="174"/>
      <w:r w:rsidRPr="002E28ED">
        <w:rPr>
          <w:rFonts w:ascii="Arial" w:hAnsi="Arial" w:cs="Arial"/>
          <w:spacing w:val="-2"/>
          <w:w w:val="105"/>
        </w:rPr>
        <w:lastRenderedPageBreak/>
        <w:t>Analysis</w:t>
      </w:r>
    </w:p>
    <w:p w14:paraId="49BBF8B4" w14:textId="77777777" w:rsidR="002A482E" w:rsidRPr="002E28ED" w:rsidRDefault="00100570" w:rsidP="00841C0A">
      <w:pPr>
        <w:pStyle w:val="BodyText"/>
        <w:spacing w:before="362" w:line="355" w:lineRule="auto"/>
        <w:ind w:left="120" w:right="296"/>
        <w:rPr>
          <w:rFonts w:ascii="Arial" w:hAnsi="Arial" w:cs="Arial"/>
        </w:rPr>
        <w:pPrChange w:id="175" w:author="Bobby Stojanoski" w:date="2025-05-20T11:03:00Z" w16du:dateUtc="2025-05-20T15:03:00Z">
          <w:pPr>
            <w:pStyle w:val="BodyText"/>
            <w:spacing w:before="362" w:line="355" w:lineRule="auto"/>
            <w:ind w:left="120" w:right="296"/>
            <w:jc w:val="both"/>
          </w:pPr>
        </w:pPrChange>
      </w:pPr>
      <w:r w:rsidRPr="002E28ED">
        <w:rPr>
          <w:rFonts w:ascii="Arial" w:hAnsi="Arial" w:cs="Arial"/>
          <w:spacing w:val="-2"/>
        </w:rPr>
        <w:t>All</w:t>
      </w:r>
      <w:r w:rsidRPr="002E28ED">
        <w:rPr>
          <w:rFonts w:ascii="Arial" w:hAnsi="Arial" w:cs="Arial"/>
          <w:spacing w:val="-12"/>
        </w:rPr>
        <w:t xml:space="preserve"> </w:t>
      </w:r>
      <w:proofErr w:type="spellStart"/>
      <w:r w:rsidRPr="002E28ED">
        <w:rPr>
          <w:rFonts w:ascii="Arial" w:hAnsi="Arial" w:cs="Arial"/>
          <w:spacing w:val="-2"/>
        </w:rPr>
        <w:t>fNIRS</w:t>
      </w:r>
      <w:proofErr w:type="spellEnd"/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data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was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preprocessed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and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analyzed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with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Python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3.11.9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using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MNE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 xml:space="preserve">(version </w:t>
      </w:r>
      <w:r w:rsidRPr="002E28ED">
        <w:rPr>
          <w:rFonts w:ascii="Arial" w:hAnsi="Arial" w:cs="Arial"/>
        </w:rPr>
        <w:t xml:space="preserve">1.9.0)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"_bookmark36"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(</w:t>
      </w:r>
      <w:proofErr w:type="spellStart"/>
      <w:r w:rsidRPr="002E28ED">
        <w:rPr>
          <w:rFonts w:ascii="Arial" w:hAnsi="Arial" w:cs="Arial"/>
        </w:rPr>
        <w:t>Gramfort</w:t>
      </w:r>
      <w:proofErr w:type="spellEnd"/>
      <w:r w:rsidRPr="002E28ED">
        <w:rPr>
          <w:rFonts w:ascii="Arial" w:hAnsi="Arial" w:cs="Arial"/>
        </w:rPr>
        <w:t xml:space="preserve"> et al.,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"_bookmark36"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2013)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</w:rPr>
        <w:t xml:space="preserve"> and MNE-NIRS (version 0.7.1)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"_bookmark45"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(Luke et al.,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"_bookmark45"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2021),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</w:rPr>
        <w:t xml:space="preserve"> which used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0"/>
        </w:rPr>
        <w:t xml:space="preserve"> </w:t>
      </w:r>
      <w:proofErr w:type="spellStart"/>
      <w:r w:rsidRPr="002E28ED">
        <w:rPr>
          <w:rFonts w:ascii="Arial" w:hAnsi="Arial" w:cs="Arial"/>
        </w:rPr>
        <w:t>Nilearn</w:t>
      </w:r>
      <w:proofErr w:type="spellEnd"/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package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(version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0.9.2).</w:t>
      </w:r>
      <w:r w:rsidRPr="002E28ED">
        <w:rPr>
          <w:rFonts w:ascii="Arial" w:hAnsi="Arial" w:cs="Arial"/>
          <w:spacing w:val="11"/>
        </w:rPr>
        <w:t xml:space="preserve"> </w:t>
      </w:r>
      <w:r w:rsidRPr="002E28ED">
        <w:rPr>
          <w:rFonts w:ascii="Arial" w:hAnsi="Arial" w:cs="Arial"/>
        </w:rPr>
        <w:t>First,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General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Linear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Model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(GLM)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 xml:space="preserve">anal- </w:t>
      </w:r>
      <w:proofErr w:type="spellStart"/>
      <w:r w:rsidRPr="002E28ED">
        <w:rPr>
          <w:rFonts w:ascii="Arial" w:hAnsi="Arial" w:cs="Arial"/>
          <w:spacing w:val="-2"/>
        </w:rPr>
        <w:t>ysis</w:t>
      </w:r>
      <w:proofErr w:type="spellEnd"/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  <w:spacing w:val="-2"/>
        </w:rPr>
        <w:t>was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performed,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followed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by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Functional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connectivity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analysis.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Both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analyses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were performed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on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same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set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of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data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collected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from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"_bookmark11"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2"/>
        </w:rPr>
        <w:t>2.2,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and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memory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task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analysis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 xml:space="preserve">was </w:t>
      </w:r>
      <w:r w:rsidRPr="002E28ED">
        <w:rPr>
          <w:rFonts w:ascii="Arial" w:hAnsi="Arial" w:cs="Arial"/>
        </w:rPr>
        <w:t>performed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on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y/n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responses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from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memory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task.</w:t>
      </w:r>
    </w:p>
    <w:p w14:paraId="49BBF8B5" w14:textId="77777777" w:rsidR="002A482E" w:rsidRPr="002E28ED" w:rsidRDefault="002A482E" w:rsidP="00841C0A">
      <w:pPr>
        <w:pStyle w:val="BodyText"/>
        <w:spacing w:before="87"/>
        <w:rPr>
          <w:rFonts w:ascii="Arial" w:hAnsi="Arial" w:cs="Arial"/>
        </w:rPr>
      </w:pPr>
    </w:p>
    <w:p w14:paraId="49BBF8B6" w14:textId="77777777" w:rsidR="002A482E" w:rsidRPr="002E28ED" w:rsidRDefault="00100570" w:rsidP="00841C0A">
      <w:pPr>
        <w:pStyle w:val="Heading3"/>
        <w:numPr>
          <w:ilvl w:val="2"/>
          <w:numId w:val="5"/>
        </w:numPr>
        <w:tabs>
          <w:tab w:val="left" w:pos="1106"/>
        </w:tabs>
        <w:ind w:hanging="986"/>
        <w:rPr>
          <w:rFonts w:ascii="Arial" w:hAnsi="Arial" w:cs="Arial"/>
        </w:rPr>
      </w:pPr>
      <w:bookmarkStart w:id="176" w:name="Preprocessing_Steps"/>
      <w:bookmarkStart w:id="177" w:name="_bookmark15"/>
      <w:bookmarkEnd w:id="176"/>
      <w:bookmarkEnd w:id="177"/>
      <w:r w:rsidRPr="002E28ED">
        <w:rPr>
          <w:rFonts w:ascii="Arial" w:hAnsi="Arial" w:cs="Arial"/>
          <w:w w:val="110"/>
        </w:rPr>
        <w:t>Preprocessing</w:t>
      </w:r>
      <w:r w:rsidRPr="002E28ED">
        <w:rPr>
          <w:rFonts w:ascii="Arial" w:hAnsi="Arial" w:cs="Arial"/>
          <w:spacing w:val="-4"/>
          <w:w w:val="110"/>
        </w:rPr>
        <w:t xml:space="preserve"> </w:t>
      </w:r>
      <w:r w:rsidRPr="002E28ED">
        <w:rPr>
          <w:rFonts w:ascii="Arial" w:hAnsi="Arial" w:cs="Arial"/>
          <w:spacing w:val="-2"/>
          <w:w w:val="110"/>
        </w:rPr>
        <w:t>Steps</w:t>
      </w:r>
    </w:p>
    <w:p w14:paraId="49BBF8B7" w14:textId="77777777" w:rsidR="002A482E" w:rsidRPr="002E28ED" w:rsidRDefault="00100570" w:rsidP="00841C0A">
      <w:pPr>
        <w:pStyle w:val="BodyText"/>
        <w:spacing w:before="149"/>
        <w:rPr>
          <w:rFonts w:ascii="Arial" w:hAnsi="Arial" w:cs="Arial"/>
          <w:b/>
          <w:sz w:val="20"/>
        </w:rPr>
      </w:pPr>
      <w:r w:rsidRPr="002E28ED">
        <w:rPr>
          <w:rFonts w:ascii="Arial" w:hAnsi="Arial" w:cs="Arial"/>
          <w:noProof/>
        </w:rPr>
        <w:drawing>
          <wp:anchor distT="0" distB="0" distL="0" distR="0" simplePos="0" relativeHeight="487589888" behindDoc="1" locked="0" layoutInCell="1" allowOverlap="1" wp14:anchorId="49BBF97E" wp14:editId="49BBF97F">
            <wp:simplePos x="0" y="0"/>
            <wp:positionH relativeFrom="page">
              <wp:posOffset>1568065</wp:posOffset>
            </wp:positionH>
            <wp:positionV relativeFrom="paragraph">
              <wp:posOffset>281374</wp:posOffset>
            </wp:positionV>
            <wp:extent cx="4949952" cy="2626994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9952" cy="2626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F8B8" w14:textId="77777777" w:rsidR="002A482E" w:rsidRPr="002E28ED" w:rsidRDefault="002A482E" w:rsidP="00841C0A">
      <w:pPr>
        <w:pStyle w:val="BodyText"/>
        <w:spacing w:before="175"/>
        <w:rPr>
          <w:rFonts w:ascii="Arial" w:hAnsi="Arial" w:cs="Arial"/>
          <w:b/>
        </w:rPr>
      </w:pPr>
    </w:p>
    <w:p w14:paraId="49BBF8B9" w14:textId="77777777" w:rsidR="002A482E" w:rsidRPr="002E28ED" w:rsidRDefault="00100570" w:rsidP="00841C0A">
      <w:pPr>
        <w:pStyle w:val="BodyText"/>
        <w:spacing w:line="213" w:lineRule="auto"/>
        <w:ind w:left="120"/>
        <w:rPr>
          <w:rFonts w:ascii="Arial" w:hAnsi="Arial" w:cs="Arial"/>
        </w:rPr>
      </w:pPr>
      <w:bookmarkStart w:id="178" w:name="_bookmark16"/>
      <w:bookmarkEnd w:id="178"/>
      <w:r w:rsidRPr="002E28ED">
        <w:rPr>
          <w:rFonts w:ascii="Arial" w:hAnsi="Arial" w:cs="Arial"/>
          <w:spacing w:val="-2"/>
        </w:rPr>
        <w:t>Figure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2.4:</w:t>
      </w:r>
      <w:r w:rsidRPr="002E28ED">
        <w:rPr>
          <w:rFonts w:ascii="Arial" w:hAnsi="Arial" w:cs="Arial"/>
          <w:spacing w:val="10"/>
        </w:rPr>
        <w:t xml:space="preserve"> </w:t>
      </w:r>
      <w:r w:rsidRPr="002E28ED">
        <w:rPr>
          <w:rFonts w:ascii="Arial" w:hAnsi="Arial" w:cs="Arial"/>
          <w:spacing w:val="-2"/>
        </w:rPr>
        <w:t>Preprocessing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steps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for</w:t>
      </w:r>
      <w:r w:rsidRPr="002E28ED">
        <w:rPr>
          <w:rFonts w:ascii="Arial" w:hAnsi="Arial" w:cs="Arial"/>
          <w:spacing w:val="-10"/>
        </w:rPr>
        <w:t xml:space="preserve"> </w:t>
      </w:r>
      <w:proofErr w:type="spellStart"/>
      <w:r w:rsidRPr="002E28ED">
        <w:rPr>
          <w:rFonts w:ascii="Arial" w:hAnsi="Arial" w:cs="Arial"/>
          <w:spacing w:val="-2"/>
        </w:rPr>
        <w:t>fNIRS</w:t>
      </w:r>
      <w:proofErr w:type="spellEnd"/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data,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from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raw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data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to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fully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processed data.</w:t>
      </w:r>
    </w:p>
    <w:p w14:paraId="49BBF8BA" w14:textId="77777777" w:rsidR="002A482E" w:rsidRPr="002E28ED" w:rsidRDefault="002A482E" w:rsidP="00841C0A">
      <w:pPr>
        <w:pStyle w:val="BodyText"/>
        <w:spacing w:before="127"/>
        <w:rPr>
          <w:rFonts w:ascii="Arial" w:hAnsi="Arial" w:cs="Arial"/>
        </w:rPr>
      </w:pPr>
    </w:p>
    <w:p w14:paraId="49BBF8BB" w14:textId="77777777" w:rsidR="002A482E" w:rsidRPr="002E28ED" w:rsidRDefault="00100570" w:rsidP="00841C0A">
      <w:pPr>
        <w:pStyle w:val="ListParagraph"/>
        <w:numPr>
          <w:ilvl w:val="0"/>
          <w:numId w:val="1"/>
        </w:numPr>
        <w:tabs>
          <w:tab w:val="left" w:pos="703"/>
          <w:tab w:val="left" w:pos="705"/>
        </w:tabs>
        <w:spacing w:line="355" w:lineRule="auto"/>
        <w:ind w:right="296"/>
        <w:jc w:val="left"/>
        <w:rPr>
          <w:rFonts w:ascii="Arial" w:hAnsi="Arial" w:cs="Arial"/>
          <w:sz w:val="24"/>
        </w:rPr>
        <w:pPrChange w:id="179" w:author="Bobby Stojanoski" w:date="2025-05-20T11:03:00Z" w16du:dateUtc="2025-05-20T15:03:00Z">
          <w:pPr>
            <w:pStyle w:val="ListParagraph"/>
            <w:numPr>
              <w:numId w:val="1"/>
            </w:numPr>
            <w:tabs>
              <w:tab w:val="left" w:pos="703"/>
              <w:tab w:val="left" w:pos="705"/>
            </w:tabs>
            <w:spacing w:line="355" w:lineRule="auto"/>
            <w:ind w:right="296"/>
            <w:jc w:val="both"/>
          </w:pPr>
        </w:pPrChange>
      </w:pPr>
      <w:proofErr w:type="spellStart"/>
      <w:r w:rsidRPr="002E28ED">
        <w:rPr>
          <w:rFonts w:ascii="Arial" w:hAnsi="Arial" w:cs="Arial"/>
          <w:b/>
          <w:sz w:val="24"/>
        </w:rPr>
        <w:t>Downsample</w:t>
      </w:r>
      <w:proofErr w:type="spellEnd"/>
      <w:r w:rsidRPr="002E28ED">
        <w:rPr>
          <w:rFonts w:ascii="Arial" w:hAnsi="Arial" w:cs="Arial"/>
          <w:b/>
          <w:sz w:val="24"/>
        </w:rPr>
        <w:t xml:space="preserve"> Data:</w:t>
      </w:r>
      <w:r w:rsidRPr="002E28ED">
        <w:rPr>
          <w:rFonts w:ascii="Arial" w:hAnsi="Arial" w:cs="Arial"/>
          <w:b/>
          <w:spacing w:val="29"/>
          <w:sz w:val="24"/>
        </w:rPr>
        <w:t xml:space="preserve"> </w:t>
      </w:r>
      <w:proofErr w:type="spellStart"/>
      <w:r w:rsidRPr="002E28ED">
        <w:rPr>
          <w:rFonts w:ascii="Arial" w:hAnsi="Arial" w:cs="Arial"/>
          <w:sz w:val="24"/>
        </w:rPr>
        <w:t>Downsample</w:t>
      </w:r>
      <w:proofErr w:type="spellEnd"/>
      <w:r w:rsidRPr="002E28ED">
        <w:rPr>
          <w:rFonts w:ascii="Arial" w:hAnsi="Arial" w:cs="Arial"/>
          <w:sz w:val="24"/>
        </w:rPr>
        <w:t xml:space="preserve"> the data if the sampling frequency is greater </w:t>
      </w:r>
      <w:r w:rsidRPr="002E28ED">
        <w:rPr>
          <w:rFonts w:ascii="Arial" w:hAnsi="Arial" w:cs="Arial"/>
          <w:spacing w:val="-2"/>
          <w:sz w:val="24"/>
        </w:rPr>
        <w:t>than</w:t>
      </w:r>
      <w:r w:rsidRPr="002E28ED">
        <w:rPr>
          <w:rFonts w:ascii="Arial" w:hAnsi="Arial" w:cs="Arial"/>
          <w:spacing w:val="-15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6.105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Hz,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the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initial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two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datasets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were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sampled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higher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than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6.105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Hz,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and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the sampling frequency should be consistent across all datasets.</w:t>
      </w:r>
    </w:p>
    <w:p w14:paraId="49BBF8BC" w14:textId="77777777" w:rsidR="002A482E" w:rsidRPr="002E28ED" w:rsidRDefault="00100570" w:rsidP="00841C0A">
      <w:pPr>
        <w:pStyle w:val="ListParagraph"/>
        <w:numPr>
          <w:ilvl w:val="0"/>
          <w:numId w:val="1"/>
        </w:numPr>
        <w:tabs>
          <w:tab w:val="left" w:pos="703"/>
          <w:tab w:val="left" w:pos="705"/>
        </w:tabs>
        <w:spacing w:before="200" w:line="355" w:lineRule="auto"/>
        <w:ind w:right="296"/>
        <w:jc w:val="left"/>
        <w:rPr>
          <w:rFonts w:ascii="Arial" w:hAnsi="Arial" w:cs="Arial"/>
          <w:sz w:val="24"/>
        </w:rPr>
        <w:pPrChange w:id="180" w:author="Bobby Stojanoski" w:date="2025-05-20T11:03:00Z" w16du:dateUtc="2025-05-20T15:03:00Z">
          <w:pPr>
            <w:pStyle w:val="ListParagraph"/>
            <w:numPr>
              <w:numId w:val="1"/>
            </w:numPr>
            <w:tabs>
              <w:tab w:val="left" w:pos="703"/>
              <w:tab w:val="left" w:pos="705"/>
            </w:tabs>
            <w:spacing w:before="200" w:line="355" w:lineRule="auto"/>
            <w:ind w:right="296"/>
            <w:jc w:val="both"/>
          </w:pPr>
        </w:pPrChange>
      </w:pPr>
      <w:r w:rsidRPr="002E28ED">
        <w:rPr>
          <w:rFonts w:ascii="Arial" w:hAnsi="Arial" w:cs="Arial"/>
          <w:b/>
          <w:sz w:val="24"/>
        </w:rPr>
        <w:t xml:space="preserve">Crop Data: </w:t>
      </w:r>
      <w:r w:rsidRPr="002E28ED">
        <w:rPr>
          <w:rFonts w:ascii="Arial" w:hAnsi="Arial" w:cs="Arial"/>
          <w:sz w:val="24"/>
        </w:rPr>
        <w:t>Crop the data to the first and last annotation.</w:t>
      </w:r>
      <w:r w:rsidRPr="002E28ED">
        <w:rPr>
          <w:rFonts w:ascii="Arial" w:hAnsi="Arial" w:cs="Arial"/>
          <w:spacing w:val="40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This gets rid of the extra data at the beginning and end of the recording that are not of interest.</w:t>
      </w:r>
    </w:p>
    <w:p w14:paraId="49BBF8BD" w14:textId="77777777" w:rsidR="002A482E" w:rsidRPr="002E28ED" w:rsidRDefault="002A482E" w:rsidP="00841C0A">
      <w:pPr>
        <w:spacing w:line="355" w:lineRule="auto"/>
        <w:rPr>
          <w:rFonts w:ascii="Arial" w:hAnsi="Arial" w:cs="Arial"/>
          <w:sz w:val="24"/>
        </w:rPr>
        <w:sectPr w:rsidR="002A482E" w:rsidRPr="002E28ED">
          <w:pgSz w:w="12240" w:h="15840"/>
          <w:pgMar w:top="1020" w:right="1140" w:bottom="280" w:left="1680" w:header="690" w:footer="0" w:gutter="0"/>
          <w:cols w:space="720"/>
        </w:sectPr>
        <w:pPrChange w:id="181" w:author="Bobby Stojanoski" w:date="2025-05-20T11:03:00Z" w16du:dateUtc="2025-05-20T15:03:00Z">
          <w:pPr>
            <w:spacing w:line="355" w:lineRule="auto"/>
            <w:jc w:val="both"/>
          </w:pPr>
        </w:pPrChange>
      </w:pPr>
    </w:p>
    <w:p w14:paraId="49BBF8BE" w14:textId="77777777" w:rsidR="002A482E" w:rsidRPr="002E28ED" w:rsidRDefault="002A482E" w:rsidP="00841C0A">
      <w:pPr>
        <w:pStyle w:val="BodyText"/>
        <w:spacing w:before="74"/>
        <w:rPr>
          <w:rFonts w:ascii="Arial" w:hAnsi="Arial" w:cs="Arial"/>
        </w:rPr>
      </w:pPr>
    </w:p>
    <w:p w14:paraId="49BBF8BF" w14:textId="77777777" w:rsidR="002A482E" w:rsidRPr="002E28ED" w:rsidRDefault="00100570" w:rsidP="00841C0A">
      <w:pPr>
        <w:pStyle w:val="ListParagraph"/>
        <w:numPr>
          <w:ilvl w:val="0"/>
          <w:numId w:val="1"/>
        </w:numPr>
        <w:tabs>
          <w:tab w:val="left" w:pos="704"/>
        </w:tabs>
        <w:spacing w:before="1"/>
        <w:ind w:left="704" w:hanging="298"/>
        <w:jc w:val="left"/>
        <w:rPr>
          <w:rFonts w:ascii="Arial" w:hAnsi="Arial" w:cs="Arial"/>
          <w:sz w:val="24"/>
        </w:rPr>
      </w:pPr>
      <w:r w:rsidRPr="002E28ED">
        <w:rPr>
          <w:rFonts w:ascii="Arial" w:hAnsi="Arial" w:cs="Arial"/>
          <w:b/>
          <w:w w:val="105"/>
          <w:sz w:val="24"/>
        </w:rPr>
        <w:t>Convert</w:t>
      </w:r>
      <w:r w:rsidRPr="002E28ED">
        <w:rPr>
          <w:rFonts w:ascii="Arial" w:hAnsi="Arial" w:cs="Arial"/>
          <w:b/>
          <w:spacing w:val="-2"/>
          <w:w w:val="105"/>
          <w:sz w:val="24"/>
        </w:rPr>
        <w:t xml:space="preserve"> </w:t>
      </w:r>
      <w:r w:rsidRPr="002E28ED">
        <w:rPr>
          <w:rFonts w:ascii="Arial" w:hAnsi="Arial" w:cs="Arial"/>
          <w:b/>
          <w:w w:val="105"/>
          <w:sz w:val="24"/>
        </w:rPr>
        <w:t>to</w:t>
      </w:r>
      <w:r w:rsidRPr="002E28ED">
        <w:rPr>
          <w:rFonts w:ascii="Arial" w:hAnsi="Arial" w:cs="Arial"/>
          <w:b/>
          <w:spacing w:val="-2"/>
          <w:w w:val="105"/>
          <w:sz w:val="24"/>
        </w:rPr>
        <w:t xml:space="preserve"> </w:t>
      </w:r>
      <w:r w:rsidRPr="002E28ED">
        <w:rPr>
          <w:rFonts w:ascii="Arial" w:hAnsi="Arial" w:cs="Arial"/>
          <w:b/>
          <w:w w:val="105"/>
          <w:sz w:val="24"/>
        </w:rPr>
        <w:t>Optical</w:t>
      </w:r>
      <w:r w:rsidRPr="002E28ED">
        <w:rPr>
          <w:rFonts w:ascii="Arial" w:hAnsi="Arial" w:cs="Arial"/>
          <w:b/>
          <w:spacing w:val="-2"/>
          <w:w w:val="105"/>
          <w:sz w:val="24"/>
        </w:rPr>
        <w:t xml:space="preserve"> </w:t>
      </w:r>
      <w:r w:rsidRPr="002E28ED">
        <w:rPr>
          <w:rFonts w:ascii="Arial" w:hAnsi="Arial" w:cs="Arial"/>
          <w:b/>
          <w:w w:val="105"/>
          <w:sz w:val="24"/>
        </w:rPr>
        <w:t>Density</w:t>
      </w:r>
      <w:r w:rsidRPr="002E28ED">
        <w:rPr>
          <w:rFonts w:ascii="Arial" w:hAnsi="Arial" w:cs="Arial"/>
          <w:b/>
          <w:spacing w:val="-1"/>
          <w:w w:val="105"/>
          <w:sz w:val="24"/>
        </w:rPr>
        <w:t xml:space="preserve"> </w:t>
      </w:r>
      <w:r w:rsidRPr="002E28ED">
        <w:rPr>
          <w:rFonts w:ascii="Arial" w:hAnsi="Arial" w:cs="Arial"/>
          <w:b/>
          <w:w w:val="105"/>
          <w:sz w:val="24"/>
        </w:rPr>
        <w:t>(OD):</w:t>
      </w:r>
      <w:r w:rsidRPr="002E28ED">
        <w:rPr>
          <w:rFonts w:ascii="Arial" w:hAnsi="Arial" w:cs="Arial"/>
          <w:b/>
          <w:spacing w:val="-10"/>
          <w:w w:val="105"/>
          <w:sz w:val="24"/>
        </w:rPr>
        <w:t xml:space="preserve"> </w:t>
      </w:r>
      <w:r w:rsidRPr="002E28ED">
        <w:rPr>
          <w:rFonts w:ascii="Arial" w:hAnsi="Arial" w:cs="Arial"/>
          <w:w w:val="105"/>
          <w:sz w:val="24"/>
        </w:rPr>
        <w:t>Convert</w:t>
      </w:r>
      <w:r w:rsidRPr="002E28ED">
        <w:rPr>
          <w:rFonts w:ascii="Arial" w:hAnsi="Arial" w:cs="Arial"/>
          <w:spacing w:val="-9"/>
          <w:w w:val="105"/>
          <w:sz w:val="24"/>
        </w:rPr>
        <w:t xml:space="preserve"> </w:t>
      </w:r>
      <w:r w:rsidRPr="002E28ED">
        <w:rPr>
          <w:rFonts w:ascii="Arial" w:hAnsi="Arial" w:cs="Arial"/>
          <w:w w:val="105"/>
          <w:sz w:val="24"/>
        </w:rPr>
        <w:t>the</w:t>
      </w:r>
      <w:r w:rsidRPr="002E28ED">
        <w:rPr>
          <w:rFonts w:ascii="Arial" w:hAnsi="Arial" w:cs="Arial"/>
          <w:spacing w:val="-9"/>
          <w:w w:val="105"/>
          <w:sz w:val="24"/>
        </w:rPr>
        <w:t xml:space="preserve"> </w:t>
      </w:r>
      <w:r w:rsidRPr="002E28ED">
        <w:rPr>
          <w:rFonts w:ascii="Arial" w:hAnsi="Arial" w:cs="Arial"/>
          <w:w w:val="105"/>
          <w:sz w:val="24"/>
        </w:rPr>
        <w:t>raw</w:t>
      </w:r>
      <w:r w:rsidRPr="002E28ED">
        <w:rPr>
          <w:rFonts w:ascii="Arial" w:hAnsi="Arial" w:cs="Arial"/>
          <w:spacing w:val="-9"/>
          <w:w w:val="105"/>
          <w:sz w:val="24"/>
        </w:rPr>
        <w:t xml:space="preserve"> </w:t>
      </w:r>
      <w:r w:rsidRPr="002E28ED">
        <w:rPr>
          <w:rFonts w:ascii="Arial" w:hAnsi="Arial" w:cs="Arial"/>
          <w:w w:val="105"/>
          <w:sz w:val="24"/>
        </w:rPr>
        <w:t>data</w:t>
      </w:r>
      <w:r w:rsidRPr="002E28ED">
        <w:rPr>
          <w:rFonts w:ascii="Arial" w:hAnsi="Arial" w:cs="Arial"/>
          <w:spacing w:val="-10"/>
          <w:w w:val="105"/>
          <w:sz w:val="24"/>
        </w:rPr>
        <w:t xml:space="preserve"> </w:t>
      </w:r>
      <w:r w:rsidRPr="002E28ED">
        <w:rPr>
          <w:rFonts w:ascii="Arial" w:hAnsi="Arial" w:cs="Arial"/>
          <w:w w:val="105"/>
          <w:sz w:val="24"/>
        </w:rPr>
        <w:t>to</w:t>
      </w:r>
      <w:r w:rsidRPr="002E28ED">
        <w:rPr>
          <w:rFonts w:ascii="Arial" w:hAnsi="Arial" w:cs="Arial"/>
          <w:spacing w:val="-10"/>
          <w:w w:val="105"/>
          <w:sz w:val="24"/>
        </w:rPr>
        <w:t xml:space="preserve"> </w:t>
      </w:r>
      <w:r w:rsidRPr="002E28ED">
        <w:rPr>
          <w:rFonts w:ascii="Arial" w:hAnsi="Arial" w:cs="Arial"/>
          <w:w w:val="105"/>
          <w:sz w:val="24"/>
        </w:rPr>
        <w:t>optical</w:t>
      </w:r>
      <w:r w:rsidRPr="002E28ED">
        <w:rPr>
          <w:rFonts w:ascii="Arial" w:hAnsi="Arial" w:cs="Arial"/>
          <w:spacing w:val="-10"/>
          <w:w w:val="105"/>
          <w:sz w:val="24"/>
        </w:rPr>
        <w:t xml:space="preserve"> </w:t>
      </w:r>
      <w:r w:rsidRPr="002E28ED">
        <w:rPr>
          <w:rFonts w:ascii="Arial" w:hAnsi="Arial" w:cs="Arial"/>
          <w:spacing w:val="-2"/>
          <w:w w:val="105"/>
          <w:sz w:val="24"/>
        </w:rPr>
        <w:t>density.</w:t>
      </w:r>
    </w:p>
    <w:p w14:paraId="49BBF8C0" w14:textId="77777777" w:rsidR="002A482E" w:rsidRPr="002E28ED" w:rsidRDefault="002A482E" w:rsidP="00841C0A">
      <w:pPr>
        <w:pStyle w:val="BodyText"/>
        <w:spacing w:before="31"/>
        <w:rPr>
          <w:rFonts w:ascii="Arial" w:hAnsi="Arial" w:cs="Arial"/>
        </w:rPr>
      </w:pPr>
    </w:p>
    <w:p w14:paraId="49BBF8C1" w14:textId="77777777" w:rsidR="002A482E" w:rsidRPr="002E28ED" w:rsidRDefault="00100570" w:rsidP="00841C0A">
      <w:pPr>
        <w:pStyle w:val="ListParagraph"/>
        <w:numPr>
          <w:ilvl w:val="0"/>
          <w:numId w:val="1"/>
        </w:numPr>
        <w:tabs>
          <w:tab w:val="left" w:pos="703"/>
          <w:tab w:val="left" w:pos="705"/>
        </w:tabs>
        <w:spacing w:line="355" w:lineRule="auto"/>
        <w:ind w:right="298"/>
        <w:jc w:val="left"/>
        <w:rPr>
          <w:rFonts w:ascii="Arial" w:hAnsi="Arial" w:cs="Arial"/>
          <w:sz w:val="24"/>
        </w:rPr>
        <w:pPrChange w:id="182" w:author="Bobby Stojanoski" w:date="2025-05-20T11:03:00Z" w16du:dateUtc="2025-05-20T15:03:00Z">
          <w:pPr>
            <w:pStyle w:val="ListParagraph"/>
            <w:numPr>
              <w:numId w:val="1"/>
            </w:numPr>
            <w:tabs>
              <w:tab w:val="left" w:pos="703"/>
              <w:tab w:val="left" w:pos="705"/>
            </w:tabs>
            <w:spacing w:line="355" w:lineRule="auto"/>
            <w:ind w:right="298"/>
            <w:jc w:val="both"/>
          </w:pPr>
        </w:pPrChange>
      </w:pPr>
      <w:r w:rsidRPr="002E28ED">
        <w:rPr>
          <w:rFonts w:ascii="Arial" w:hAnsi="Arial" w:cs="Arial"/>
          <w:b/>
          <w:sz w:val="24"/>
        </w:rPr>
        <w:t xml:space="preserve">Temporal Derivative Distribution Repair (TDDR): </w:t>
      </w:r>
      <w:r w:rsidRPr="002E28ED">
        <w:rPr>
          <w:rFonts w:ascii="Arial" w:hAnsi="Arial" w:cs="Arial"/>
          <w:sz w:val="24"/>
        </w:rPr>
        <w:t xml:space="preserve">Apply temporal </w:t>
      </w:r>
      <w:proofErr w:type="spellStart"/>
      <w:r w:rsidRPr="002E28ED">
        <w:rPr>
          <w:rFonts w:ascii="Arial" w:hAnsi="Arial" w:cs="Arial"/>
          <w:sz w:val="24"/>
        </w:rPr>
        <w:t>deriva</w:t>
      </w:r>
      <w:proofErr w:type="spellEnd"/>
      <w:r w:rsidRPr="002E28ED">
        <w:rPr>
          <w:rFonts w:ascii="Arial" w:hAnsi="Arial" w:cs="Arial"/>
          <w:sz w:val="24"/>
        </w:rPr>
        <w:t xml:space="preserve">- </w:t>
      </w:r>
      <w:proofErr w:type="spellStart"/>
      <w:r w:rsidRPr="002E28ED">
        <w:rPr>
          <w:rFonts w:ascii="Arial" w:hAnsi="Arial" w:cs="Arial"/>
          <w:sz w:val="24"/>
        </w:rPr>
        <w:t>tive</w:t>
      </w:r>
      <w:proofErr w:type="spellEnd"/>
      <w:r w:rsidRPr="002E28ED">
        <w:rPr>
          <w:rFonts w:ascii="Arial" w:hAnsi="Arial" w:cs="Arial"/>
          <w:spacing w:val="-1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distribution</w:t>
      </w:r>
      <w:r w:rsidRPr="002E28ED">
        <w:rPr>
          <w:rFonts w:ascii="Arial" w:hAnsi="Arial" w:cs="Arial"/>
          <w:spacing w:val="-1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repair</w:t>
      </w:r>
      <w:r w:rsidRPr="002E28ED">
        <w:rPr>
          <w:rFonts w:ascii="Arial" w:hAnsi="Arial" w:cs="Arial"/>
          <w:spacing w:val="-1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to</w:t>
      </w:r>
      <w:r w:rsidRPr="002E28ED">
        <w:rPr>
          <w:rFonts w:ascii="Arial" w:hAnsi="Arial" w:cs="Arial"/>
          <w:spacing w:val="-1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the</w:t>
      </w:r>
      <w:r w:rsidRPr="002E28ED">
        <w:rPr>
          <w:rFonts w:ascii="Arial" w:hAnsi="Arial" w:cs="Arial"/>
          <w:spacing w:val="-1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OD</w:t>
      </w:r>
      <w:r w:rsidRPr="002E28ED">
        <w:rPr>
          <w:rFonts w:ascii="Arial" w:hAnsi="Arial" w:cs="Arial"/>
          <w:spacing w:val="-1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data</w:t>
      </w:r>
      <w:r w:rsidRPr="002E28ED">
        <w:rPr>
          <w:rFonts w:ascii="Arial" w:hAnsi="Arial" w:cs="Arial"/>
          <w:spacing w:val="-1"/>
          <w:sz w:val="24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"_bookmark34"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z w:val="24"/>
        </w:rPr>
        <w:t>(Fishburn</w:t>
      </w:r>
      <w:r w:rsidRPr="002E28ED">
        <w:rPr>
          <w:rFonts w:ascii="Arial" w:hAnsi="Arial" w:cs="Arial"/>
          <w:spacing w:val="-1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et</w:t>
      </w:r>
      <w:r w:rsidRPr="002E28ED">
        <w:rPr>
          <w:rFonts w:ascii="Arial" w:hAnsi="Arial" w:cs="Arial"/>
          <w:spacing w:val="-1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al.,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1"/>
          <w:sz w:val="24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"_bookmark34"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z w:val="24"/>
        </w:rPr>
        <w:t>2019).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21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TDDR</w:t>
      </w:r>
      <w:r w:rsidRPr="002E28ED">
        <w:rPr>
          <w:rFonts w:ascii="Arial" w:hAnsi="Arial" w:cs="Arial"/>
          <w:spacing w:val="-1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is</w:t>
      </w:r>
      <w:r w:rsidRPr="002E28ED">
        <w:rPr>
          <w:rFonts w:ascii="Arial" w:hAnsi="Arial" w:cs="Arial"/>
          <w:spacing w:val="-1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effective at</w:t>
      </w:r>
      <w:r w:rsidRPr="002E28ED">
        <w:rPr>
          <w:rFonts w:ascii="Arial" w:hAnsi="Arial" w:cs="Arial"/>
          <w:spacing w:val="-5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removing</w:t>
      </w:r>
      <w:r w:rsidRPr="002E28ED">
        <w:rPr>
          <w:rFonts w:ascii="Arial" w:hAnsi="Arial" w:cs="Arial"/>
          <w:spacing w:val="-5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spikes</w:t>
      </w:r>
      <w:r w:rsidRPr="002E28ED">
        <w:rPr>
          <w:rFonts w:ascii="Arial" w:hAnsi="Arial" w:cs="Arial"/>
          <w:spacing w:val="-4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and</w:t>
      </w:r>
      <w:r w:rsidRPr="002E28ED">
        <w:rPr>
          <w:rFonts w:ascii="Arial" w:hAnsi="Arial" w:cs="Arial"/>
          <w:spacing w:val="-5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baseline</w:t>
      </w:r>
      <w:r w:rsidRPr="002E28ED">
        <w:rPr>
          <w:rFonts w:ascii="Arial" w:hAnsi="Arial" w:cs="Arial"/>
          <w:spacing w:val="-4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shifts</w:t>
      </w:r>
      <w:r w:rsidRPr="002E28ED">
        <w:rPr>
          <w:rFonts w:ascii="Arial" w:hAnsi="Arial" w:cs="Arial"/>
          <w:spacing w:val="-4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from</w:t>
      </w:r>
      <w:r w:rsidRPr="002E28ED">
        <w:rPr>
          <w:rFonts w:ascii="Arial" w:hAnsi="Arial" w:cs="Arial"/>
          <w:spacing w:val="-5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the</w:t>
      </w:r>
      <w:r w:rsidRPr="002E28ED">
        <w:rPr>
          <w:rFonts w:ascii="Arial" w:hAnsi="Arial" w:cs="Arial"/>
          <w:spacing w:val="-4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data.</w:t>
      </w:r>
    </w:p>
    <w:p w14:paraId="49BBF8C2" w14:textId="77777777" w:rsidR="002A482E" w:rsidRPr="002E28ED" w:rsidRDefault="00100570" w:rsidP="00841C0A">
      <w:pPr>
        <w:pStyle w:val="ListParagraph"/>
        <w:numPr>
          <w:ilvl w:val="0"/>
          <w:numId w:val="1"/>
        </w:numPr>
        <w:tabs>
          <w:tab w:val="left" w:pos="703"/>
          <w:tab w:val="left" w:pos="705"/>
        </w:tabs>
        <w:spacing w:before="200" w:line="355" w:lineRule="auto"/>
        <w:ind w:right="296"/>
        <w:jc w:val="left"/>
        <w:rPr>
          <w:rFonts w:ascii="Arial" w:hAnsi="Arial" w:cs="Arial"/>
          <w:sz w:val="24"/>
        </w:rPr>
        <w:pPrChange w:id="183" w:author="Bobby Stojanoski" w:date="2025-05-20T11:03:00Z" w16du:dateUtc="2025-05-20T15:03:00Z">
          <w:pPr>
            <w:pStyle w:val="ListParagraph"/>
            <w:numPr>
              <w:numId w:val="1"/>
            </w:numPr>
            <w:tabs>
              <w:tab w:val="left" w:pos="703"/>
              <w:tab w:val="left" w:pos="705"/>
            </w:tabs>
            <w:spacing w:before="200" w:line="355" w:lineRule="auto"/>
            <w:ind w:right="296"/>
            <w:jc w:val="both"/>
          </w:pPr>
        </w:pPrChange>
      </w:pPr>
      <w:r w:rsidRPr="002E28ED">
        <w:rPr>
          <w:rFonts w:ascii="Arial" w:hAnsi="Arial" w:cs="Arial"/>
          <w:b/>
          <w:sz w:val="24"/>
        </w:rPr>
        <w:t>Short Channel Regression:</w:t>
      </w:r>
      <w:r w:rsidRPr="002E28ED">
        <w:rPr>
          <w:rFonts w:ascii="Arial" w:hAnsi="Arial" w:cs="Arial"/>
          <w:b/>
          <w:spacing w:val="40"/>
          <w:sz w:val="24"/>
        </w:rPr>
        <w:t xml:space="preserve"> </w:t>
      </w:r>
      <w:r w:rsidRPr="002E28ED">
        <w:rPr>
          <w:rFonts w:ascii="Arial" w:hAnsi="Arial" w:cs="Arial"/>
          <w:sz w:val="24"/>
        </w:rPr>
        <w:t xml:space="preserve">Apply short channel regression to the OD data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"_bookmark52"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z w:val="24"/>
        </w:rPr>
        <w:t>(</w:t>
      </w:r>
      <w:proofErr w:type="spellStart"/>
      <w:r w:rsidRPr="002E28ED">
        <w:rPr>
          <w:rFonts w:ascii="Arial" w:hAnsi="Arial" w:cs="Arial"/>
          <w:sz w:val="24"/>
        </w:rPr>
        <w:t>Scholkmann</w:t>
      </w:r>
      <w:proofErr w:type="spellEnd"/>
      <w:r w:rsidRPr="002E28ED">
        <w:rPr>
          <w:rFonts w:ascii="Arial" w:hAnsi="Arial" w:cs="Arial"/>
          <w:sz w:val="24"/>
        </w:rPr>
        <w:t xml:space="preserve"> et al.,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z w:val="24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"_bookmark52"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z w:val="24"/>
        </w:rPr>
        <w:t>2014).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40"/>
          <w:sz w:val="24"/>
        </w:rPr>
        <w:t xml:space="preserve"> </w:t>
      </w:r>
      <w:r w:rsidRPr="002E28ED">
        <w:rPr>
          <w:rFonts w:ascii="Arial" w:hAnsi="Arial" w:cs="Arial"/>
          <w:sz w:val="24"/>
        </w:rPr>
        <w:t xml:space="preserve">Short channels are used to estimate the superficial </w:t>
      </w:r>
      <w:r w:rsidRPr="002E28ED">
        <w:rPr>
          <w:rFonts w:ascii="Arial" w:hAnsi="Arial" w:cs="Arial"/>
          <w:spacing w:val="-4"/>
          <w:sz w:val="24"/>
        </w:rPr>
        <w:t xml:space="preserve">hemodynamics (non-evoked/extracerebral/systemic components) in the data, and </w:t>
      </w:r>
      <w:r w:rsidRPr="002E28ED">
        <w:rPr>
          <w:rFonts w:ascii="Arial" w:hAnsi="Arial" w:cs="Arial"/>
          <w:sz w:val="24"/>
        </w:rPr>
        <w:t>then</w:t>
      </w:r>
      <w:r w:rsidRPr="002E28ED">
        <w:rPr>
          <w:rFonts w:ascii="Arial" w:hAnsi="Arial" w:cs="Arial"/>
          <w:spacing w:val="-4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regress</w:t>
      </w:r>
      <w:r w:rsidRPr="002E28ED">
        <w:rPr>
          <w:rFonts w:ascii="Arial" w:hAnsi="Arial" w:cs="Arial"/>
          <w:spacing w:val="-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it</w:t>
      </w:r>
      <w:r w:rsidRPr="002E28ED">
        <w:rPr>
          <w:rFonts w:ascii="Arial" w:hAnsi="Arial" w:cs="Arial"/>
          <w:spacing w:val="-4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out</w:t>
      </w:r>
      <w:r w:rsidRPr="002E28ED">
        <w:rPr>
          <w:rFonts w:ascii="Arial" w:hAnsi="Arial" w:cs="Arial"/>
          <w:spacing w:val="-4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of</w:t>
      </w:r>
      <w:r w:rsidRPr="002E28ED">
        <w:rPr>
          <w:rFonts w:ascii="Arial" w:hAnsi="Arial" w:cs="Arial"/>
          <w:spacing w:val="-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the</w:t>
      </w:r>
      <w:r w:rsidRPr="002E28ED">
        <w:rPr>
          <w:rFonts w:ascii="Arial" w:hAnsi="Arial" w:cs="Arial"/>
          <w:spacing w:val="-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long</w:t>
      </w:r>
      <w:r w:rsidRPr="002E28ED">
        <w:rPr>
          <w:rFonts w:ascii="Arial" w:hAnsi="Arial" w:cs="Arial"/>
          <w:spacing w:val="-4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channels</w:t>
      </w:r>
      <w:r w:rsidRPr="002E28ED">
        <w:rPr>
          <w:rFonts w:ascii="Arial" w:hAnsi="Arial" w:cs="Arial"/>
          <w:spacing w:val="-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(</w:t>
      </w:r>
      <w:proofErr w:type="spellStart"/>
      <w:r w:rsidRPr="002E28ED">
        <w:rPr>
          <w:rFonts w:ascii="Arial" w:hAnsi="Arial" w:cs="Arial"/>
          <w:sz w:val="24"/>
        </w:rPr>
        <w:t>T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"_bookmark54"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z w:val="24"/>
        </w:rPr>
        <w:t>achtsidis</w:t>
      </w:r>
      <w:proofErr w:type="spellEnd"/>
      <w:r w:rsidRPr="002E28ED">
        <w:rPr>
          <w:rFonts w:ascii="Arial" w:hAnsi="Arial" w:cs="Arial"/>
          <w:spacing w:val="-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and</w:t>
      </w:r>
      <w:r w:rsidRPr="002E28ED">
        <w:rPr>
          <w:rFonts w:ascii="Arial" w:hAnsi="Arial" w:cs="Arial"/>
          <w:spacing w:val="-4"/>
          <w:sz w:val="24"/>
        </w:rPr>
        <w:t xml:space="preserve"> </w:t>
      </w:r>
      <w:proofErr w:type="spellStart"/>
      <w:r w:rsidRPr="002E28ED">
        <w:rPr>
          <w:rFonts w:ascii="Arial" w:hAnsi="Arial" w:cs="Arial"/>
          <w:sz w:val="24"/>
        </w:rPr>
        <w:t>Scholkmann</w:t>
      </w:r>
      <w:proofErr w:type="spellEnd"/>
      <w:r w:rsidRPr="002E28ED">
        <w:rPr>
          <w:rFonts w:ascii="Arial" w:hAnsi="Arial" w:cs="Arial"/>
          <w:sz w:val="24"/>
        </w:rPr>
        <w:t>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4"/>
          <w:sz w:val="24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"_bookmark54"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z w:val="24"/>
        </w:rPr>
        <w:t>2016).</w:t>
      </w:r>
      <w:r w:rsidRPr="002E28ED">
        <w:rPr>
          <w:rFonts w:ascii="Arial" w:hAnsi="Arial" w:cs="Arial"/>
        </w:rPr>
        <w:fldChar w:fldCharType="end"/>
      </w:r>
    </w:p>
    <w:p w14:paraId="49BBF8C3" w14:textId="77777777" w:rsidR="002A482E" w:rsidRPr="002E28ED" w:rsidRDefault="00100570" w:rsidP="00841C0A">
      <w:pPr>
        <w:pStyle w:val="ListParagraph"/>
        <w:numPr>
          <w:ilvl w:val="0"/>
          <w:numId w:val="1"/>
        </w:numPr>
        <w:tabs>
          <w:tab w:val="left" w:pos="703"/>
          <w:tab w:val="left" w:pos="705"/>
        </w:tabs>
        <w:spacing w:before="201" w:line="355" w:lineRule="auto"/>
        <w:ind w:right="295"/>
        <w:jc w:val="left"/>
        <w:rPr>
          <w:rFonts w:ascii="Arial" w:hAnsi="Arial" w:cs="Arial"/>
          <w:sz w:val="24"/>
        </w:rPr>
        <w:pPrChange w:id="184" w:author="Bobby Stojanoski" w:date="2025-05-20T11:03:00Z" w16du:dateUtc="2025-05-20T15:03:00Z">
          <w:pPr>
            <w:pStyle w:val="ListParagraph"/>
            <w:numPr>
              <w:numId w:val="1"/>
            </w:numPr>
            <w:tabs>
              <w:tab w:val="left" w:pos="703"/>
              <w:tab w:val="left" w:pos="705"/>
            </w:tabs>
            <w:spacing w:before="201" w:line="355" w:lineRule="auto"/>
            <w:ind w:right="295"/>
            <w:jc w:val="both"/>
          </w:pPr>
        </w:pPrChange>
      </w:pPr>
      <w:r w:rsidRPr="002E28ED">
        <w:rPr>
          <w:rFonts w:ascii="Arial" w:hAnsi="Arial" w:cs="Arial"/>
          <w:b/>
          <w:sz w:val="24"/>
        </w:rPr>
        <w:t xml:space="preserve">Modified Beer-Lambert Law (MBLL): </w:t>
      </w:r>
      <w:r w:rsidRPr="002E28ED">
        <w:rPr>
          <w:rFonts w:ascii="Arial" w:hAnsi="Arial" w:cs="Arial"/>
          <w:sz w:val="24"/>
        </w:rPr>
        <w:t xml:space="preserve">Convert the OD data to hemoglobin </w:t>
      </w:r>
      <w:r w:rsidRPr="002E28ED">
        <w:rPr>
          <w:rFonts w:ascii="Arial" w:hAnsi="Arial" w:cs="Arial"/>
          <w:spacing w:val="-4"/>
          <w:sz w:val="24"/>
        </w:rPr>
        <w:t>concentrations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using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the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modified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Beer-Lambert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law.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The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MBLL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relates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the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change in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light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attenuation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to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the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change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in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hemoglobin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concentration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of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chromophores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 xml:space="preserve">in </w:t>
      </w:r>
      <w:r w:rsidRPr="002E28ED">
        <w:rPr>
          <w:rFonts w:ascii="Arial" w:hAnsi="Arial" w:cs="Arial"/>
          <w:sz w:val="24"/>
        </w:rPr>
        <w:t>the tissue (K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"_bookmark43"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z w:val="24"/>
        </w:rPr>
        <w:t>ocsis et al.,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z w:val="24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"_bookmark43"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z w:val="24"/>
        </w:rPr>
        <w:t>2006).</w:t>
      </w:r>
      <w:r w:rsidRPr="002E28ED">
        <w:rPr>
          <w:rFonts w:ascii="Arial" w:hAnsi="Arial" w:cs="Arial"/>
        </w:rPr>
        <w:fldChar w:fldCharType="end"/>
      </w:r>
    </w:p>
    <w:p w14:paraId="49BBF8C4" w14:textId="77777777" w:rsidR="002A482E" w:rsidRPr="002E28ED" w:rsidRDefault="00100570" w:rsidP="00841C0A">
      <w:pPr>
        <w:pStyle w:val="ListParagraph"/>
        <w:numPr>
          <w:ilvl w:val="0"/>
          <w:numId w:val="1"/>
        </w:numPr>
        <w:tabs>
          <w:tab w:val="left" w:pos="703"/>
          <w:tab w:val="left" w:pos="705"/>
        </w:tabs>
        <w:spacing w:before="201" w:line="355" w:lineRule="auto"/>
        <w:ind w:right="297"/>
        <w:jc w:val="left"/>
        <w:rPr>
          <w:rFonts w:ascii="Arial" w:hAnsi="Arial" w:cs="Arial"/>
          <w:sz w:val="24"/>
        </w:rPr>
        <w:pPrChange w:id="185" w:author="Bobby Stojanoski" w:date="2025-05-20T11:03:00Z" w16du:dateUtc="2025-05-20T15:03:00Z">
          <w:pPr>
            <w:pStyle w:val="ListParagraph"/>
            <w:numPr>
              <w:numId w:val="1"/>
            </w:numPr>
            <w:tabs>
              <w:tab w:val="left" w:pos="703"/>
              <w:tab w:val="left" w:pos="705"/>
            </w:tabs>
            <w:spacing w:before="201" w:line="355" w:lineRule="auto"/>
            <w:ind w:right="297"/>
            <w:jc w:val="both"/>
          </w:pPr>
        </w:pPrChange>
      </w:pPr>
      <w:r w:rsidRPr="002E28ED">
        <w:rPr>
          <w:rFonts w:ascii="Arial" w:hAnsi="Arial" w:cs="Arial"/>
          <w:b/>
          <w:sz w:val="24"/>
        </w:rPr>
        <w:t xml:space="preserve">Retain Long Channels: </w:t>
      </w:r>
      <w:r w:rsidRPr="002E28ED">
        <w:rPr>
          <w:rFonts w:ascii="Arial" w:hAnsi="Arial" w:cs="Arial"/>
          <w:sz w:val="24"/>
        </w:rPr>
        <w:t xml:space="preserve">Retain only long channels (source-detector distance </w:t>
      </w:r>
      <w:r w:rsidRPr="002E28ED">
        <w:rPr>
          <w:rFonts w:ascii="Arial" w:hAnsi="Arial" w:cs="Arial"/>
          <w:i/>
          <w:sz w:val="24"/>
        </w:rPr>
        <w:t xml:space="preserve">&gt; </w:t>
      </w:r>
      <w:r w:rsidRPr="002E28ED">
        <w:rPr>
          <w:rFonts w:ascii="Arial" w:hAnsi="Arial" w:cs="Arial"/>
          <w:sz w:val="24"/>
        </w:rPr>
        <w:t>15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mm).</w:t>
      </w:r>
      <w:r w:rsidRPr="002E28ED">
        <w:rPr>
          <w:rFonts w:ascii="Arial" w:hAnsi="Arial" w:cs="Arial"/>
          <w:spacing w:val="7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Since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the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short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channels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have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already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been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regressed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out,</w:t>
      </w:r>
      <w:r w:rsidRPr="002E28ED">
        <w:rPr>
          <w:rFonts w:ascii="Arial" w:hAnsi="Arial" w:cs="Arial"/>
          <w:spacing w:val="-12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it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is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no</w:t>
      </w:r>
      <w:r w:rsidRPr="002E28ED">
        <w:rPr>
          <w:rFonts w:ascii="Arial" w:hAnsi="Arial" w:cs="Arial"/>
          <w:spacing w:val="-1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longer necessary to keep them in the data.</w:t>
      </w:r>
    </w:p>
    <w:p w14:paraId="49BBF8C5" w14:textId="77777777" w:rsidR="002A482E" w:rsidRPr="002E28ED" w:rsidRDefault="00100570" w:rsidP="00841C0A">
      <w:pPr>
        <w:pStyle w:val="ListParagraph"/>
        <w:numPr>
          <w:ilvl w:val="0"/>
          <w:numId w:val="1"/>
        </w:numPr>
        <w:tabs>
          <w:tab w:val="left" w:pos="703"/>
          <w:tab w:val="left" w:pos="705"/>
        </w:tabs>
        <w:spacing w:before="200" w:line="355" w:lineRule="auto"/>
        <w:ind w:right="298"/>
        <w:jc w:val="left"/>
        <w:rPr>
          <w:rFonts w:ascii="Arial" w:hAnsi="Arial" w:cs="Arial"/>
          <w:sz w:val="24"/>
        </w:rPr>
        <w:pPrChange w:id="186" w:author="Bobby Stojanoski" w:date="2025-05-20T11:03:00Z" w16du:dateUtc="2025-05-20T15:03:00Z">
          <w:pPr>
            <w:pStyle w:val="ListParagraph"/>
            <w:numPr>
              <w:numId w:val="1"/>
            </w:numPr>
            <w:tabs>
              <w:tab w:val="left" w:pos="703"/>
              <w:tab w:val="left" w:pos="705"/>
            </w:tabs>
            <w:spacing w:before="200" w:line="355" w:lineRule="auto"/>
            <w:ind w:right="298"/>
            <w:jc w:val="both"/>
          </w:pPr>
        </w:pPrChange>
      </w:pPr>
      <w:r w:rsidRPr="002E28ED">
        <w:rPr>
          <w:rFonts w:ascii="Arial" w:hAnsi="Arial" w:cs="Arial"/>
          <w:b/>
          <w:sz w:val="24"/>
        </w:rPr>
        <w:t xml:space="preserve">Filter Data: </w:t>
      </w:r>
      <w:r w:rsidRPr="002E28ED">
        <w:rPr>
          <w:rFonts w:ascii="Arial" w:hAnsi="Arial" w:cs="Arial"/>
          <w:sz w:val="24"/>
        </w:rPr>
        <w:t xml:space="preserve">This FIR bandpass filter extracts signal components in the 0.01-0.5 </w:t>
      </w:r>
      <w:r w:rsidRPr="002E28ED">
        <w:rPr>
          <w:rFonts w:ascii="Arial" w:hAnsi="Arial" w:cs="Arial"/>
          <w:spacing w:val="-4"/>
          <w:sz w:val="24"/>
        </w:rPr>
        <w:t>Hz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range,</w:t>
      </w:r>
      <w:r w:rsidRPr="002E28ED">
        <w:rPr>
          <w:rFonts w:ascii="Arial" w:hAnsi="Arial" w:cs="Arial"/>
          <w:spacing w:val="-8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it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uses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a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long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filter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length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(2015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samples)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with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automatically</w:t>
      </w:r>
      <w:r w:rsidRPr="002E28ED">
        <w:rPr>
          <w:rFonts w:ascii="Arial" w:hAnsi="Arial" w:cs="Arial"/>
          <w:spacing w:val="-10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 xml:space="preserve">determined </w:t>
      </w:r>
      <w:r w:rsidRPr="002E28ED">
        <w:rPr>
          <w:rFonts w:ascii="Arial" w:hAnsi="Arial" w:cs="Arial"/>
          <w:sz w:val="24"/>
        </w:rPr>
        <w:t xml:space="preserve">transition bandwidths by MNE-Python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"_bookmark49"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z w:val="24"/>
        </w:rPr>
        <w:t>(Pinti et al.,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z w:val="24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"_bookmark49"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z w:val="24"/>
        </w:rPr>
        <w:t>2019).</w:t>
      </w:r>
      <w:r w:rsidRPr="002E28ED">
        <w:rPr>
          <w:rFonts w:ascii="Arial" w:hAnsi="Arial" w:cs="Arial"/>
        </w:rPr>
        <w:fldChar w:fldCharType="end"/>
      </w:r>
    </w:p>
    <w:p w14:paraId="49BBF8C6" w14:textId="77777777" w:rsidR="002A482E" w:rsidRPr="002E28ED" w:rsidRDefault="00100570" w:rsidP="00841C0A">
      <w:pPr>
        <w:pStyle w:val="ListParagraph"/>
        <w:numPr>
          <w:ilvl w:val="0"/>
          <w:numId w:val="1"/>
        </w:numPr>
        <w:tabs>
          <w:tab w:val="left" w:pos="703"/>
          <w:tab w:val="left" w:pos="705"/>
        </w:tabs>
        <w:spacing w:before="201" w:line="355" w:lineRule="auto"/>
        <w:ind w:right="297"/>
        <w:jc w:val="left"/>
        <w:rPr>
          <w:rFonts w:ascii="Arial" w:hAnsi="Arial" w:cs="Arial"/>
          <w:sz w:val="24"/>
        </w:rPr>
        <w:pPrChange w:id="187" w:author="Bobby Stojanoski" w:date="2025-05-20T11:03:00Z" w16du:dateUtc="2025-05-20T15:03:00Z">
          <w:pPr>
            <w:pStyle w:val="ListParagraph"/>
            <w:numPr>
              <w:numId w:val="1"/>
            </w:numPr>
            <w:tabs>
              <w:tab w:val="left" w:pos="703"/>
              <w:tab w:val="left" w:pos="705"/>
            </w:tabs>
            <w:spacing w:before="201" w:line="355" w:lineRule="auto"/>
            <w:ind w:right="297"/>
            <w:jc w:val="both"/>
          </w:pPr>
        </w:pPrChange>
      </w:pPr>
      <w:r w:rsidRPr="002E28ED">
        <w:rPr>
          <w:rFonts w:ascii="Arial" w:hAnsi="Arial" w:cs="Arial"/>
          <w:b/>
          <w:sz w:val="24"/>
        </w:rPr>
        <w:t xml:space="preserve">Enhance Negative Correlation: </w:t>
      </w:r>
      <w:r w:rsidRPr="002E28ED">
        <w:rPr>
          <w:rFonts w:ascii="Arial" w:hAnsi="Arial" w:cs="Arial"/>
          <w:sz w:val="24"/>
        </w:rPr>
        <w:t xml:space="preserve">Maximizes negative correlation between </w:t>
      </w:r>
      <w:proofErr w:type="spellStart"/>
      <w:r w:rsidRPr="002E28ED">
        <w:rPr>
          <w:rFonts w:ascii="Arial" w:hAnsi="Arial" w:cs="Arial"/>
          <w:sz w:val="24"/>
        </w:rPr>
        <w:t>HbO</w:t>
      </w:r>
      <w:proofErr w:type="spellEnd"/>
      <w:r w:rsidRPr="002E28ED">
        <w:rPr>
          <w:rFonts w:ascii="Arial" w:hAnsi="Arial" w:cs="Arial"/>
          <w:sz w:val="24"/>
        </w:rPr>
        <w:t xml:space="preserve"> </w:t>
      </w:r>
      <w:r w:rsidRPr="002E28ED">
        <w:rPr>
          <w:rFonts w:ascii="Arial" w:hAnsi="Arial" w:cs="Arial"/>
          <w:spacing w:val="-6"/>
          <w:sz w:val="24"/>
        </w:rPr>
        <w:t>and</w:t>
      </w:r>
      <w:r w:rsidRPr="002E28ED">
        <w:rPr>
          <w:rFonts w:ascii="Arial" w:hAnsi="Arial" w:cs="Arial"/>
          <w:spacing w:val="-8"/>
          <w:sz w:val="24"/>
        </w:rPr>
        <w:t xml:space="preserve"> </w:t>
      </w:r>
      <w:proofErr w:type="spellStart"/>
      <w:r w:rsidRPr="002E28ED">
        <w:rPr>
          <w:rFonts w:ascii="Arial" w:hAnsi="Arial" w:cs="Arial"/>
          <w:spacing w:val="-6"/>
          <w:sz w:val="24"/>
        </w:rPr>
        <w:t>HbR</w:t>
      </w:r>
      <w:proofErr w:type="spellEnd"/>
      <w:r w:rsidRPr="002E28ED">
        <w:rPr>
          <w:rFonts w:ascii="Arial" w:hAnsi="Arial" w:cs="Arial"/>
          <w:spacing w:val="-8"/>
          <w:sz w:val="24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"_bookmark31"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6"/>
          <w:sz w:val="24"/>
        </w:rPr>
        <w:t>(Cui</w:t>
      </w:r>
      <w:r w:rsidRPr="002E28ED">
        <w:rPr>
          <w:rFonts w:ascii="Arial" w:hAnsi="Arial" w:cs="Arial"/>
          <w:spacing w:val="-8"/>
          <w:sz w:val="24"/>
        </w:rPr>
        <w:t xml:space="preserve"> </w:t>
      </w:r>
      <w:r w:rsidRPr="002E28ED">
        <w:rPr>
          <w:rFonts w:ascii="Arial" w:hAnsi="Arial" w:cs="Arial"/>
          <w:spacing w:val="-6"/>
          <w:sz w:val="24"/>
        </w:rPr>
        <w:t>et</w:t>
      </w:r>
      <w:r w:rsidRPr="002E28ED">
        <w:rPr>
          <w:rFonts w:ascii="Arial" w:hAnsi="Arial" w:cs="Arial"/>
          <w:spacing w:val="-8"/>
          <w:sz w:val="24"/>
        </w:rPr>
        <w:t xml:space="preserve"> </w:t>
      </w:r>
      <w:r w:rsidRPr="002E28ED">
        <w:rPr>
          <w:rFonts w:ascii="Arial" w:hAnsi="Arial" w:cs="Arial"/>
          <w:spacing w:val="-6"/>
          <w:sz w:val="24"/>
        </w:rPr>
        <w:t>al.,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8"/>
          <w:sz w:val="24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"_bookmark31"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6"/>
          <w:sz w:val="24"/>
        </w:rPr>
        <w:t>2010).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32"/>
          <w:sz w:val="24"/>
        </w:rPr>
        <w:t xml:space="preserve"> </w:t>
      </w:r>
      <w:r w:rsidRPr="002E28ED">
        <w:rPr>
          <w:rFonts w:ascii="Arial" w:hAnsi="Arial" w:cs="Arial"/>
          <w:spacing w:val="-6"/>
          <w:sz w:val="24"/>
        </w:rPr>
        <w:t>This</w:t>
      </w:r>
      <w:r w:rsidRPr="002E28ED">
        <w:rPr>
          <w:rFonts w:ascii="Arial" w:hAnsi="Arial" w:cs="Arial"/>
          <w:spacing w:val="-8"/>
          <w:sz w:val="24"/>
        </w:rPr>
        <w:t xml:space="preserve"> </w:t>
      </w:r>
      <w:r w:rsidRPr="002E28ED">
        <w:rPr>
          <w:rFonts w:ascii="Arial" w:hAnsi="Arial" w:cs="Arial"/>
          <w:spacing w:val="-6"/>
          <w:sz w:val="24"/>
        </w:rPr>
        <w:t>method</w:t>
      </w:r>
      <w:r w:rsidRPr="002E28ED">
        <w:rPr>
          <w:rFonts w:ascii="Arial" w:hAnsi="Arial" w:cs="Arial"/>
          <w:spacing w:val="-8"/>
          <w:sz w:val="24"/>
        </w:rPr>
        <w:t xml:space="preserve"> </w:t>
      </w:r>
      <w:r w:rsidRPr="002E28ED">
        <w:rPr>
          <w:rFonts w:ascii="Arial" w:hAnsi="Arial" w:cs="Arial"/>
          <w:spacing w:val="-6"/>
          <w:sz w:val="24"/>
        </w:rPr>
        <w:t>removes</w:t>
      </w:r>
      <w:r w:rsidRPr="002E28ED">
        <w:rPr>
          <w:rFonts w:ascii="Arial" w:hAnsi="Arial" w:cs="Arial"/>
          <w:spacing w:val="-8"/>
          <w:sz w:val="24"/>
        </w:rPr>
        <w:t xml:space="preserve"> </w:t>
      </w:r>
      <w:r w:rsidRPr="002E28ED">
        <w:rPr>
          <w:rFonts w:ascii="Arial" w:hAnsi="Arial" w:cs="Arial"/>
          <w:spacing w:val="-6"/>
          <w:sz w:val="24"/>
        </w:rPr>
        <w:t>spikes, improves</w:t>
      </w:r>
      <w:r w:rsidRPr="002E28ED">
        <w:rPr>
          <w:rFonts w:ascii="Arial" w:hAnsi="Arial" w:cs="Arial"/>
          <w:spacing w:val="-8"/>
          <w:sz w:val="24"/>
        </w:rPr>
        <w:t xml:space="preserve"> </w:t>
      </w:r>
      <w:r w:rsidRPr="002E28ED">
        <w:rPr>
          <w:rFonts w:ascii="Arial" w:hAnsi="Arial" w:cs="Arial"/>
          <w:spacing w:val="-6"/>
          <w:sz w:val="24"/>
        </w:rPr>
        <w:t xml:space="preserve">contrast-to-noise </w:t>
      </w:r>
      <w:r w:rsidRPr="002E28ED">
        <w:rPr>
          <w:rFonts w:ascii="Arial" w:hAnsi="Arial" w:cs="Arial"/>
          <w:sz w:val="24"/>
        </w:rPr>
        <w:t>ratio, and improves spatial specificity of the data.</w:t>
      </w:r>
    </w:p>
    <w:p w14:paraId="49BBF8C7" w14:textId="77777777" w:rsidR="002A482E" w:rsidRPr="002E28ED" w:rsidRDefault="00100570" w:rsidP="00841C0A">
      <w:pPr>
        <w:pStyle w:val="ListParagraph"/>
        <w:numPr>
          <w:ilvl w:val="0"/>
          <w:numId w:val="1"/>
        </w:numPr>
        <w:tabs>
          <w:tab w:val="left" w:pos="703"/>
          <w:tab w:val="left" w:pos="705"/>
        </w:tabs>
        <w:spacing w:before="200" w:line="355" w:lineRule="auto"/>
        <w:ind w:right="296" w:hanging="417"/>
        <w:jc w:val="left"/>
        <w:rPr>
          <w:rFonts w:ascii="Arial" w:hAnsi="Arial" w:cs="Arial"/>
          <w:sz w:val="24"/>
        </w:rPr>
        <w:pPrChange w:id="188" w:author="Bobby Stojanoski" w:date="2025-05-20T11:03:00Z" w16du:dateUtc="2025-05-20T15:03:00Z">
          <w:pPr>
            <w:pStyle w:val="ListParagraph"/>
            <w:numPr>
              <w:numId w:val="1"/>
            </w:numPr>
            <w:tabs>
              <w:tab w:val="left" w:pos="703"/>
              <w:tab w:val="left" w:pos="705"/>
            </w:tabs>
            <w:spacing w:before="200" w:line="355" w:lineRule="auto"/>
            <w:ind w:right="296" w:hanging="417"/>
            <w:jc w:val="both"/>
          </w:pPr>
        </w:pPrChange>
      </w:pPr>
      <w:r w:rsidRPr="002E28ED">
        <w:rPr>
          <w:rFonts w:ascii="Arial" w:hAnsi="Arial" w:cs="Arial"/>
          <w:b/>
          <w:sz w:val="24"/>
        </w:rPr>
        <w:t>Add</w:t>
      </w:r>
      <w:r w:rsidRPr="002E28ED">
        <w:rPr>
          <w:rFonts w:ascii="Arial" w:hAnsi="Arial" w:cs="Arial"/>
          <w:b/>
          <w:spacing w:val="28"/>
          <w:sz w:val="24"/>
        </w:rPr>
        <w:t xml:space="preserve"> </w:t>
      </w:r>
      <w:proofErr w:type="spellStart"/>
      <w:r w:rsidRPr="002E28ED">
        <w:rPr>
          <w:rFonts w:ascii="Arial" w:hAnsi="Arial" w:cs="Arial"/>
          <w:b/>
          <w:sz w:val="24"/>
        </w:rPr>
        <w:t>HbT</w:t>
      </w:r>
      <w:proofErr w:type="spellEnd"/>
      <w:r w:rsidRPr="002E28ED">
        <w:rPr>
          <w:rFonts w:ascii="Arial" w:hAnsi="Arial" w:cs="Arial"/>
          <w:b/>
          <w:spacing w:val="28"/>
          <w:sz w:val="24"/>
        </w:rPr>
        <w:t xml:space="preserve"> </w:t>
      </w:r>
      <w:r w:rsidRPr="002E28ED">
        <w:rPr>
          <w:rFonts w:ascii="Arial" w:hAnsi="Arial" w:cs="Arial"/>
          <w:b/>
          <w:sz w:val="24"/>
        </w:rPr>
        <w:t>Channels:</w:t>
      </w:r>
      <w:r w:rsidRPr="002E28ED">
        <w:rPr>
          <w:rFonts w:ascii="Arial" w:hAnsi="Arial" w:cs="Arial"/>
          <w:b/>
          <w:spacing w:val="40"/>
          <w:sz w:val="24"/>
        </w:rPr>
        <w:t xml:space="preserve"> </w:t>
      </w:r>
      <w:r w:rsidRPr="002E28ED">
        <w:rPr>
          <w:rFonts w:ascii="Arial" w:hAnsi="Arial" w:cs="Arial"/>
          <w:sz w:val="24"/>
        </w:rPr>
        <w:t xml:space="preserve">Add </w:t>
      </w:r>
      <w:proofErr w:type="spellStart"/>
      <w:r w:rsidRPr="002E28ED">
        <w:rPr>
          <w:rFonts w:ascii="Arial" w:hAnsi="Arial" w:cs="Arial"/>
          <w:sz w:val="24"/>
        </w:rPr>
        <w:t>HbT</w:t>
      </w:r>
      <w:proofErr w:type="spellEnd"/>
      <w:r w:rsidRPr="002E28ED">
        <w:rPr>
          <w:rFonts w:ascii="Arial" w:hAnsi="Arial" w:cs="Arial"/>
          <w:sz w:val="24"/>
        </w:rPr>
        <w:t xml:space="preserve"> (hemoglobin total) channels to the data.</w:t>
      </w:r>
      <w:r w:rsidRPr="002E28ED">
        <w:rPr>
          <w:rFonts w:ascii="Arial" w:hAnsi="Arial" w:cs="Arial"/>
          <w:spacing w:val="40"/>
          <w:sz w:val="24"/>
        </w:rPr>
        <w:t xml:space="preserve"> </w:t>
      </w:r>
      <w:proofErr w:type="spellStart"/>
      <w:r w:rsidRPr="002E28ED">
        <w:rPr>
          <w:rFonts w:ascii="Arial" w:hAnsi="Arial" w:cs="Arial"/>
          <w:sz w:val="24"/>
        </w:rPr>
        <w:t>HbT</w:t>
      </w:r>
      <w:proofErr w:type="spellEnd"/>
      <w:r w:rsidRPr="002E28ED">
        <w:rPr>
          <w:rFonts w:ascii="Arial" w:hAnsi="Arial" w:cs="Arial"/>
          <w:sz w:val="24"/>
        </w:rPr>
        <w:t xml:space="preserve"> is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defined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as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the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sum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of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proofErr w:type="spellStart"/>
      <w:r w:rsidRPr="002E28ED">
        <w:rPr>
          <w:rFonts w:ascii="Arial" w:hAnsi="Arial" w:cs="Arial"/>
          <w:sz w:val="24"/>
        </w:rPr>
        <w:t>HbO</w:t>
      </w:r>
      <w:proofErr w:type="spellEnd"/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and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proofErr w:type="spellStart"/>
      <w:r w:rsidRPr="002E28ED">
        <w:rPr>
          <w:rFonts w:ascii="Arial" w:hAnsi="Arial" w:cs="Arial"/>
          <w:sz w:val="24"/>
        </w:rPr>
        <w:t>HbR</w:t>
      </w:r>
      <w:proofErr w:type="spellEnd"/>
      <w:r w:rsidRPr="002E28ED">
        <w:rPr>
          <w:rFonts w:ascii="Arial" w:hAnsi="Arial" w:cs="Arial"/>
          <w:sz w:val="24"/>
        </w:rPr>
        <w:t>.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Often,</w:t>
      </w:r>
      <w:r w:rsidRPr="002E28ED">
        <w:rPr>
          <w:rFonts w:ascii="Arial" w:hAnsi="Arial" w:cs="Arial"/>
          <w:spacing w:val="-8"/>
          <w:sz w:val="24"/>
        </w:rPr>
        <w:t xml:space="preserve"> </w:t>
      </w:r>
      <w:proofErr w:type="spellStart"/>
      <w:r w:rsidRPr="002E28ED">
        <w:rPr>
          <w:rFonts w:ascii="Arial" w:hAnsi="Arial" w:cs="Arial"/>
          <w:sz w:val="24"/>
        </w:rPr>
        <w:t>fNIRS</w:t>
      </w:r>
      <w:proofErr w:type="spellEnd"/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studies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will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only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use</w:t>
      </w:r>
      <w:r w:rsidRPr="002E28ED">
        <w:rPr>
          <w:rFonts w:ascii="Arial" w:hAnsi="Arial" w:cs="Arial"/>
          <w:spacing w:val="-9"/>
          <w:sz w:val="24"/>
        </w:rPr>
        <w:t xml:space="preserve"> </w:t>
      </w:r>
      <w:r w:rsidRPr="002E28ED">
        <w:rPr>
          <w:rFonts w:ascii="Arial" w:hAnsi="Arial" w:cs="Arial"/>
          <w:sz w:val="24"/>
        </w:rPr>
        <w:t xml:space="preserve">either </w:t>
      </w:r>
      <w:r w:rsidRPr="002E28ED">
        <w:rPr>
          <w:rFonts w:ascii="Arial" w:hAnsi="Arial" w:cs="Arial"/>
          <w:spacing w:val="-4"/>
          <w:sz w:val="24"/>
        </w:rPr>
        <w:t>one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of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proofErr w:type="spellStart"/>
      <w:r w:rsidRPr="002E28ED">
        <w:rPr>
          <w:rFonts w:ascii="Arial" w:hAnsi="Arial" w:cs="Arial"/>
          <w:spacing w:val="-4"/>
          <w:sz w:val="24"/>
        </w:rPr>
        <w:t>HbO</w:t>
      </w:r>
      <w:proofErr w:type="spellEnd"/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or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proofErr w:type="spellStart"/>
      <w:r w:rsidRPr="002E28ED">
        <w:rPr>
          <w:rFonts w:ascii="Arial" w:hAnsi="Arial" w:cs="Arial"/>
          <w:spacing w:val="-4"/>
          <w:sz w:val="24"/>
        </w:rPr>
        <w:t>HbR</w:t>
      </w:r>
      <w:proofErr w:type="spellEnd"/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channels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(more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frequently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proofErr w:type="spellStart"/>
      <w:r w:rsidRPr="002E28ED">
        <w:rPr>
          <w:rFonts w:ascii="Arial" w:hAnsi="Arial" w:cs="Arial"/>
          <w:spacing w:val="-4"/>
          <w:sz w:val="24"/>
        </w:rPr>
        <w:t>HbO</w:t>
      </w:r>
      <w:proofErr w:type="spellEnd"/>
      <w:r w:rsidRPr="002E28ED">
        <w:rPr>
          <w:rFonts w:ascii="Arial" w:hAnsi="Arial" w:cs="Arial"/>
          <w:spacing w:val="-4"/>
          <w:sz w:val="24"/>
        </w:rPr>
        <w:t>),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leaving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out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one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channel</w:t>
      </w:r>
      <w:r w:rsidRPr="002E28ED">
        <w:rPr>
          <w:rFonts w:ascii="Arial" w:hAnsi="Arial" w:cs="Arial"/>
          <w:spacing w:val="-11"/>
          <w:sz w:val="24"/>
        </w:rPr>
        <w:t xml:space="preserve"> </w:t>
      </w:r>
      <w:r w:rsidRPr="002E28ED">
        <w:rPr>
          <w:rFonts w:ascii="Arial" w:hAnsi="Arial" w:cs="Arial"/>
          <w:spacing w:val="-4"/>
          <w:sz w:val="24"/>
        </w:rPr>
        <w:t>with</w:t>
      </w:r>
    </w:p>
    <w:p w14:paraId="49BBF8C8" w14:textId="77777777" w:rsidR="002A482E" w:rsidRPr="002E28ED" w:rsidRDefault="002A482E" w:rsidP="00841C0A">
      <w:pPr>
        <w:spacing w:line="355" w:lineRule="auto"/>
        <w:rPr>
          <w:rFonts w:ascii="Arial" w:hAnsi="Arial" w:cs="Arial"/>
          <w:sz w:val="24"/>
        </w:rPr>
        <w:sectPr w:rsidR="002A482E" w:rsidRPr="002E28ED">
          <w:pgSz w:w="12240" w:h="15840"/>
          <w:pgMar w:top="1020" w:right="1140" w:bottom="280" w:left="1680" w:header="690" w:footer="0" w:gutter="0"/>
          <w:cols w:space="720"/>
        </w:sectPr>
        <w:pPrChange w:id="189" w:author="Bobby Stojanoski" w:date="2025-05-20T11:03:00Z" w16du:dateUtc="2025-05-20T15:03:00Z">
          <w:pPr>
            <w:spacing w:line="355" w:lineRule="auto"/>
            <w:jc w:val="both"/>
          </w:pPr>
        </w:pPrChange>
      </w:pPr>
    </w:p>
    <w:p w14:paraId="49BBF8C9" w14:textId="77777777" w:rsidR="002A482E" w:rsidRPr="002E28ED" w:rsidRDefault="002A482E" w:rsidP="00841C0A">
      <w:pPr>
        <w:pStyle w:val="BodyText"/>
        <w:spacing w:before="74"/>
        <w:rPr>
          <w:rFonts w:ascii="Arial" w:hAnsi="Arial" w:cs="Arial"/>
        </w:rPr>
      </w:pPr>
    </w:p>
    <w:p w14:paraId="49BBF8CA" w14:textId="77777777" w:rsidR="002A482E" w:rsidRPr="002E28ED" w:rsidRDefault="00100570" w:rsidP="00841C0A">
      <w:pPr>
        <w:pStyle w:val="BodyText"/>
        <w:spacing w:before="1" w:line="355" w:lineRule="auto"/>
        <w:ind w:left="705" w:right="297"/>
        <w:rPr>
          <w:rFonts w:ascii="Arial" w:hAnsi="Arial" w:cs="Arial"/>
        </w:rPr>
        <w:pPrChange w:id="190" w:author="Bobby Stojanoski" w:date="2025-05-20T11:03:00Z" w16du:dateUtc="2025-05-20T15:03:00Z">
          <w:pPr>
            <w:pStyle w:val="BodyText"/>
            <w:spacing w:before="1" w:line="355" w:lineRule="auto"/>
            <w:ind w:left="705" w:right="297"/>
            <w:jc w:val="both"/>
          </w:pPr>
        </w:pPrChange>
      </w:pPr>
      <w:r w:rsidRPr="002E28ED">
        <w:rPr>
          <w:rFonts w:ascii="Arial" w:hAnsi="Arial" w:cs="Arial"/>
        </w:rPr>
        <w:t>no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justification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(K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"_bookmark42"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inder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et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al.,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"_bookmark42"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2022).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6"/>
        </w:rPr>
        <w:t xml:space="preserve"> </w:t>
      </w:r>
      <w:r w:rsidRPr="002E28ED">
        <w:rPr>
          <w:rFonts w:ascii="Arial" w:hAnsi="Arial" w:cs="Arial"/>
        </w:rPr>
        <w:t>Therefore,</w:t>
      </w:r>
      <w:r w:rsidRPr="002E28ED">
        <w:rPr>
          <w:rFonts w:ascii="Arial" w:hAnsi="Arial" w:cs="Arial"/>
          <w:spacing w:val="-12"/>
        </w:rPr>
        <w:t xml:space="preserve"> </w:t>
      </w:r>
      <w:proofErr w:type="spellStart"/>
      <w:r w:rsidRPr="002E28ED">
        <w:rPr>
          <w:rFonts w:ascii="Arial" w:hAnsi="Arial" w:cs="Arial"/>
        </w:rPr>
        <w:t>HbT</w:t>
      </w:r>
      <w:proofErr w:type="spellEnd"/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channels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are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chosen,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as</w:t>
      </w:r>
      <w:r w:rsidRPr="002E28ED">
        <w:rPr>
          <w:rFonts w:ascii="Arial" w:hAnsi="Arial" w:cs="Arial"/>
          <w:spacing w:val="-13"/>
        </w:rPr>
        <w:t xml:space="preserve"> </w:t>
      </w:r>
      <w:proofErr w:type="spellStart"/>
      <w:r w:rsidRPr="002E28ED">
        <w:rPr>
          <w:rFonts w:ascii="Arial" w:hAnsi="Arial" w:cs="Arial"/>
        </w:rPr>
        <w:t>HbT</w:t>
      </w:r>
      <w:proofErr w:type="spellEnd"/>
      <w:r w:rsidRPr="002E28ED">
        <w:rPr>
          <w:rFonts w:ascii="Arial" w:hAnsi="Arial" w:cs="Arial"/>
        </w:rPr>
        <w:t xml:space="preserve"> makes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use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both</w:t>
      </w:r>
      <w:r w:rsidRPr="002E28ED">
        <w:rPr>
          <w:rFonts w:ascii="Arial" w:hAnsi="Arial" w:cs="Arial"/>
          <w:spacing w:val="-1"/>
        </w:rPr>
        <w:t xml:space="preserve"> </w:t>
      </w:r>
      <w:proofErr w:type="spellStart"/>
      <w:r w:rsidRPr="002E28ED">
        <w:rPr>
          <w:rFonts w:ascii="Arial" w:hAnsi="Arial" w:cs="Arial"/>
        </w:rPr>
        <w:t>HbO</w:t>
      </w:r>
      <w:proofErr w:type="spellEnd"/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"/>
        </w:rPr>
        <w:t xml:space="preserve"> </w:t>
      </w:r>
      <w:proofErr w:type="spellStart"/>
      <w:r w:rsidRPr="002E28ED">
        <w:rPr>
          <w:rFonts w:ascii="Arial" w:hAnsi="Arial" w:cs="Arial"/>
        </w:rPr>
        <w:t>HbR</w:t>
      </w:r>
      <w:proofErr w:type="spellEnd"/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channels, and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using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both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hemoglobin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species improves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inferences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as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to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where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activation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occurs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"_bookmark39"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Hocke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et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al.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(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"_bookmark39"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2018).</w:t>
      </w:r>
      <w:r w:rsidRPr="002E28ED">
        <w:rPr>
          <w:rFonts w:ascii="Arial" w:hAnsi="Arial" w:cs="Arial"/>
        </w:rPr>
        <w:fldChar w:fldCharType="end"/>
      </w:r>
    </w:p>
    <w:p w14:paraId="49BBF8CB" w14:textId="77777777" w:rsidR="002A482E" w:rsidRPr="002E28ED" w:rsidRDefault="002A482E" w:rsidP="00841C0A">
      <w:pPr>
        <w:pStyle w:val="BodyText"/>
        <w:spacing w:before="85"/>
        <w:rPr>
          <w:rFonts w:ascii="Arial" w:hAnsi="Arial" w:cs="Arial"/>
        </w:rPr>
      </w:pPr>
    </w:p>
    <w:p w14:paraId="49BBF8CC" w14:textId="77777777" w:rsidR="002A482E" w:rsidRPr="002E28ED" w:rsidRDefault="00100570" w:rsidP="00841C0A">
      <w:pPr>
        <w:pStyle w:val="Heading3"/>
        <w:numPr>
          <w:ilvl w:val="2"/>
          <w:numId w:val="5"/>
        </w:numPr>
        <w:tabs>
          <w:tab w:val="left" w:pos="1106"/>
        </w:tabs>
        <w:rPr>
          <w:rFonts w:ascii="Arial" w:hAnsi="Arial" w:cs="Arial"/>
        </w:rPr>
      </w:pPr>
      <w:bookmarkStart w:id="191" w:name="Epochs"/>
      <w:bookmarkStart w:id="192" w:name="_bookmark17"/>
      <w:bookmarkEnd w:id="191"/>
      <w:bookmarkEnd w:id="192"/>
      <w:r w:rsidRPr="002E28ED">
        <w:rPr>
          <w:rFonts w:ascii="Arial" w:hAnsi="Arial" w:cs="Arial"/>
          <w:spacing w:val="-2"/>
          <w:w w:val="110"/>
        </w:rPr>
        <w:t>Epochs</w:t>
      </w:r>
    </w:p>
    <w:p w14:paraId="49BBF8CD" w14:textId="77777777" w:rsidR="002A482E" w:rsidRPr="002E28ED" w:rsidRDefault="00100570" w:rsidP="00841C0A">
      <w:pPr>
        <w:pStyle w:val="BodyText"/>
        <w:spacing w:before="299" w:line="355" w:lineRule="auto"/>
        <w:ind w:left="119" w:right="296"/>
        <w:rPr>
          <w:rFonts w:ascii="Arial" w:hAnsi="Arial" w:cs="Arial"/>
        </w:rPr>
        <w:pPrChange w:id="193" w:author="Bobby Stojanoski" w:date="2025-05-20T11:03:00Z" w16du:dateUtc="2025-05-20T15:03:00Z">
          <w:pPr>
            <w:pStyle w:val="BodyText"/>
            <w:spacing w:before="299" w:line="355" w:lineRule="auto"/>
            <w:ind w:left="119" w:right="296"/>
            <w:jc w:val="both"/>
          </w:pPr>
        </w:pPrChange>
      </w:pPr>
      <w:r w:rsidRPr="002E28ED">
        <w:rPr>
          <w:rFonts w:ascii="Arial" w:hAnsi="Arial" w:cs="Arial"/>
        </w:rPr>
        <w:t>Variable length epochs were created for each block of 8 faces, each block was 14-18 seconds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long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(mean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  <w:w w:val="120"/>
        </w:rPr>
        <w:t>=</w:t>
      </w:r>
      <w:r w:rsidRPr="002E28ED">
        <w:rPr>
          <w:rFonts w:ascii="Arial" w:hAnsi="Arial" w:cs="Arial"/>
          <w:spacing w:val="-14"/>
          <w:w w:val="120"/>
        </w:rPr>
        <w:t xml:space="preserve"> </w:t>
      </w:r>
      <w:r w:rsidRPr="002E28ED">
        <w:rPr>
          <w:rFonts w:ascii="Arial" w:hAnsi="Arial" w:cs="Arial"/>
        </w:rPr>
        <w:t>16s), depending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on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ISI’s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as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described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in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"_bookmark9"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2.3.2.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31"/>
        </w:rPr>
        <w:t xml:space="preserve"> </w:t>
      </w:r>
      <w:r w:rsidRPr="002E28ED">
        <w:rPr>
          <w:rFonts w:ascii="Arial" w:hAnsi="Arial" w:cs="Arial"/>
        </w:rPr>
        <w:t>Epochs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 xml:space="preserve">were sorted by Face Type (Real, Virtual), and Emotion (Anger, Disgust, Fear, Happiness, </w:t>
      </w:r>
      <w:r w:rsidRPr="002E28ED">
        <w:rPr>
          <w:rFonts w:ascii="Arial" w:hAnsi="Arial" w:cs="Arial"/>
          <w:spacing w:val="-2"/>
        </w:rPr>
        <w:t>Sadness,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Surprise,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Neutral).</w:t>
      </w:r>
      <w:r w:rsidRPr="002E28ED">
        <w:rPr>
          <w:rFonts w:ascii="Arial" w:hAnsi="Arial" w:cs="Arial"/>
          <w:spacing w:val="14"/>
        </w:rPr>
        <w:t xml:space="preserve"> </w:t>
      </w:r>
      <w:r w:rsidRPr="002E28ED">
        <w:rPr>
          <w:rFonts w:ascii="Arial" w:hAnsi="Arial" w:cs="Arial"/>
          <w:spacing w:val="-2"/>
        </w:rPr>
        <w:t>Baseline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correction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was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applied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to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remove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any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constant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or slowly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varying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offsets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in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data.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data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was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annotated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with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onsets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and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offsets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 xml:space="preserve">of </w:t>
      </w:r>
      <w:r w:rsidRPr="002E28ED">
        <w:rPr>
          <w:rFonts w:ascii="Arial" w:hAnsi="Arial" w:cs="Arial"/>
        </w:rPr>
        <w:t>each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block,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along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with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duration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condition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each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block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for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use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in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section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"_bookmark18"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2.5.3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</w:rPr>
        <w:t xml:space="preserve"> and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"_bookmark21"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2.5.4.</w:t>
      </w:r>
      <w:r w:rsidRPr="002E28ED">
        <w:rPr>
          <w:rFonts w:ascii="Arial" w:hAnsi="Arial" w:cs="Arial"/>
        </w:rPr>
        <w:fldChar w:fldCharType="end"/>
      </w:r>
    </w:p>
    <w:p w14:paraId="49BBF8CE" w14:textId="77777777" w:rsidR="002A482E" w:rsidRPr="002E28ED" w:rsidRDefault="002A482E" w:rsidP="00841C0A">
      <w:pPr>
        <w:pStyle w:val="BodyText"/>
        <w:spacing w:before="87"/>
        <w:rPr>
          <w:rFonts w:ascii="Arial" w:hAnsi="Arial" w:cs="Arial"/>
        </w:rPr>
      </w:pPr>
    </w:p>
    <w:p w14:paraId="49BBF8CF" w14:textId="77777777" w:rsidR="002A482E" w:rsidRPr="002E28ED" w:rsidRDefault="00100570" w:rsidP="00841C0A">
      <w:pPr>
        <w:pStyle w:val="Heading3"/>
        <w:numPr>
          <w:ilvl w:val="2"/>
          <w:numId w:val="5"/>
        </w:numPr>
        <w:tabs>
          <w:tab w:val="left" w:pos="1106"/>
        </w:tabs>
        <w:rPr>
          <w:rFonts w:ascii="Arial" w:hAnsi="Arial" w:cs="Arial"/>
        </w:rPr>
      </w:pPr>
      <w:bookmarkStart w:id="194" w:name="General_Linear_Model_(GLM)_Analysis"/>
      <w:bookmarkStart w:id="195" w:name="_bookmark18"/>
      <w:bookmarkEnd w:id="194"/>
      <w:bookmarkEnd w:id="195"/>
      <w:r w:rsidRPr="002E28ED">
        <w:rPr>
          <w:rFonts w:ascii="Arial" w:hAnsi="Arial" w:cs="Arial"/>
          <w:w w:val="105"/>
        </w:rPr>
        <w:t>General</w:t>
      </w:r>
      <w:r w:rsidRPr="002E28ED">
        <w:rPr>
          <w:rFonts w:ascii="Arial" w:hAnsi="Arial" w:cs="Arial"/>
          <w:spacing w:val="65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Linear</w:t>
      </w:r>
      <w:r w:rsidRPr="002E28ED">
        <w:rPr>
          <w:rFonts w:ascii="Arial" w:hAnsi="Arial" w:cs="Arial"/>
          <w:spacing w:val="65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Model</w:t>
      </w:r>
      <w:r w:rsidRPr="002E28ED">
        <w:rPr>
          <w:rFonts w:ascii="Arial" w:hAnsi="Arial" w:cs="Arial"/>
          <w:spacing w:val="65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(GLM)</w:t>
      </w:r>
      <w:r w:rsidRPr="002E28ED">
        <w:rPr>
          <w:rFonts w:ascii="Arial" w:hAnsi="Arial" w:cs="Arial"/>
          <w:spacing w:val="65"/>
          <w:w w:val="105"/>
        </w:rPr>
        <w:t xml:space="preserve"> </w:t>
      </w:r>
      <w:r w:rsidRPr="002E28ED">
        <w:rPr>
          <w:rFonts w:ascii="Arial" w:hAnsi="Arial" w:cs="Arial"/>
          <w:spacing w:val="-2"/>
          <w:w w:val="105"/>
        </w:rPr>
        <w:t>Analysis</w:t>
      </w:r>
    </w:p>
    <w:p w14:paraId="49BBF8D0" w14:textId="77777777" w:rsidR="002A482E" w:rsidRPr="002E28ED" w:rsidRDefault="00100570" w:rsidP="00841C0A">
      <w:pPr>
        <w:pStyle w:val="BodyText"/>
        <w:spacing w:before="298" w:line="355" w:lineRule="auto"/>
        <w:ind w:left="119" w:right="296"/>
        <w:rPr>
          <w:rFonts w:ascii="Arial" w:hAnsi="Arial" w:cs="Arial"/>
        </w:rPr>
        <w:pPrChange w:id="196" w:author="Bobby Stojanoski" w:date="2025-05-20T11:03:00Z" w16du:dateUtc="2025-05-20T15:03:00Z">
          <w:pPr>
            <w:pStyle w:val="BodyText"/>
            <w:spacing w:before="298" w:line="355" w:lineRule="auto"/>
            <w:ind w:left="119" w:right="296"/>
            <w:jc w:val="both"/>
          </w:pPr>
        </w:pPrChange>
      </w:pPr>
      <w:r w:rsidRPr="002E28ED">
        <w:rPr>
          <w:rFonts w:ascii="Arial" w:hAnsi="Arial" w:cs="Arial"/>
        </w:rPr>
        <w:t xml:space="preserve">The General Linear Model (GLM) posits that the observed </w:t>
      </w:r>
      <w:proofErr w:type="spellStart"/>
      <w:r w:rsidRPr="002E28ED">
        <w:rPr>
          <w:rFonts w:ascii="Arial" w:hAnsi="Arial" w:cs="Arial"/>
        </w:rPr>
        <w:t>haemodynamic</w:t>
      </w:r>
      <w:proofErr w:type="spellEnd"/>
      <w:r w:rsidRPr="002E28ED">
        <w:rPr>
          <w:rFonts w:ascii="Arial" w:hAnsi="Arial" w:cs="Arial"/>
        </w:rPr>
        <w:t xml:space="preserve"> signal at </w:t>
      </w:r>
      <w:r w:rsidRPr="002E28ED">
        <w:rPr>
          <w:rFonts w:ascii="Arial" w:hAnsi="Arial" w:cs="Arial"/>
          <w:spacing w:val="-4"/>
        </w:rPr>
        <w:t>each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channel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or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Region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of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Interest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(ROI)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is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a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linear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combination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of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task-related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 xml:space="preserve">regressors </w:t>
      </w:r>
      <w:r w:rsidRPr="002E28ED">
        <w:rPr>
          <w:rFonts w:ascii="Arial" w:hAnsi="Arial" w:cs="Arial"/>
          <w:spacing w:val="-8"/>
        </w:rPr>
        <w:t>convolved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with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a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Hemodynamic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Response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Function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(HRF),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plus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nuisance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regressors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 xml:space="preserve">(e.g., </w:t>
      </w:r>
      <w:r w:rsidRPr="002E28ED">
        <w:rPr>
          <w:rFonts w:ascii="Arial" w:hAnsi="Arial" w:cs="Arial"/>
        </w:rPr>
        <w:t>drift)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residual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noise.</w:t>
      </w:r>
      <w:r w:rsidRPr="002E28ED">
        <w:rPr>
          <w:rFonts w:ascii="Arial" w:hAnsi="Arial" w:cs="Arial"/>
          <w:spacing w:val="18"/>
        </w:rPr>
        <w:t xml:space="preserve"> </w:t>
      </w:r>
      <w:r w:rsidRPr="002E28ED">
        <w:rPr>
          <w:rFonts w:ascii="Arial" w:hAnsi="Arial" w:cs="Arial"/>
        </w:rPr>
        <w:t>Mathematically,</w:t>
      </w:r>
    </w:p>
    <w:p w14:paraId="49BBF8D1" w14:textId="77777777" w:rsidR="002A482E" w:rsidRPr="002E28ED" w:rsidRDefault="002A482E" w:rsidP="00841C0A">
      <w:pPr>
        <w:pStyle w:val="BodyText"/>
        <w:spacing w:before="157"/>
        <w:rPr>
          <w:rFonts w:ascii="Arial" w:hAnsi="Arial" w:cs="Arial"/>
        </w:rPr>
      </w:pPr>
    </w:p>
    <w:p w14:paraId="49BBF8D2" w14:textId="77777777" w:rsidR="002A482E" w:rsidRPr="002E28ED" w:rsidRDefault="00100570" w:rsidP="00841C0A">
      <w:pPr>
        <w:tabs>
          <w:tab w:val="left" w:pos="8638"/>
        </w:tabs>
        <w:spacing w:before="1"/>
        <w:ind w:left="3965"/>
        <w:rPr>
          <w:rFonts w:ascii="Arial" w:hAnsi="Arial" w:cs="Arial"/>
          <w:sz w:val="24"/>
          <w:szCs w:val="24"/>
        </w:rPr>
      </w:pPr>
      <w:r w:rsidRPr="002E28ED">
        <w:rPr>
          <w:rFonts w:ascii="Arial" w:eastAsia="Arial" w:hAnsi="Arial" w:cs="Arial"/>
          <w:i/>
          <w:iCs/>
          <w:w w:val="105"/>
          <w:sz w:val="24"/>
          <w:szCs w:val="24"/>
        </w:rPr>
        <w:t>Y</w:t>
      </w:r>
      <w:r w:rsidRPr="002E28ED">
        <w:rPr>
          <w:rFonts w:ascii="Arial" w:eastAsia="Arial" w:hAnsi="Arial" w:cs="Arial"/>
          <w:i/>
          <w:iCs/>
          <w:spacing w:val="57"/>
          <w:w w:val="125"/>
          <w:sz w:val="24"/>
          <w:szCs w:val="24"/>
        </w:rPr>
        <w:t xml:space="preserve"> </w:t>
      </w:r>
      <w:r w:rsidRPr="002E28ED">
        <w:rPr>
          <w:rFonts w:ascii="Arial" w:hAnsi="Arial" w:cs="Arial"/>
          <w:w w:val="125"/>
          <w:sz w:val="24"/>
          <w:szCs w:val="24"/>
        </w:rPr>
        <w:t>=</w:t>
      </w:r>
      <w:r w:rsidRPr="002E28ED">
        <w:rPr>
          <w:rFonts w:ascii="Arial" w:hAnsi="Arial" w:cs="Arial"/>
          <w:spacing w:val="4"/>
          <w:w w:val="125"/>
          <w:sz w:val="24"/>
          <w:szCs w:val="24"/>
        </w:rPr>
        <w:t xml:space="preserve"> </w:t>
      </w:r>
      <w:r w:rsidRPr="002E28ED">
        <w:rPr>
          <w:rFonts w:ascii="Arial" w:eastAsia="Arial" w:hAnsi="Arial" w:cs="Arial"/>
          <w:i/>
          <w:iCs/>
          <w:w w:val="105"/>
          <w:sz w:val="24"/>
          <w:szCs w:val="24"/>
        </w:rPr>
        <w:t>Xβ</w:t>
      </w:r>
      <w:r w:rsidRPr="002E28ED">
        <w:rPr>
          <w:rFonts w:ascii="Arial" w:eastAsia="Arial" w:hAnsi="Arial" w:cs="Arial"/>
          <w:i/>
          <w:iCs/>
          <w:spacing w:val="-4"/>
          <w:w w:val="125"/>
          <w:sz w:val="24"/>
          <w:szCs w:val="24"/>
        </w:rPr>
        <w:t xml:space="preserve"> </w:t>
      </w:r>
      <w:r w:rsidRPr="002E28ED">
        <w:rPr>
          <w:rFonts w:ascii="Arial" w:hAnsi="Arial" w:cs="Arial"/>
          <w:w w:val="125"/>
          <w:sz w:val="24"/>
          <w:szCs w:val="24"/>
        </w:rPr>
        <w:t>+</w:t>
      </w:r>
      <w:r w:rsidRPr="002E28ED">
        <w:rPr>
          <w:rFonts w:ascii="Arial" w:hAnsi="Arial" w:cs="Arial"/>
          <w:spacing w:val="-12"/>
          <w:w w:val="125"/>
          <w:sz w:val="24"/>
          <w:szCs w:val="24"/>
        </w:rPr>
        <w:t xml:space="preserve"> </w:t>
      </w:r>
      <w:r w:rsidRPr="002E28ED">
        <w:rPr>
          <w:rFonts w:ascii="Arial" w:eastAsia="Arial" w:hAnsi="Arial" w:cs="Arial"/>
          <w:i/>
          <w:iCs/>
          <w:spacing w:val="-5"/>
          <w:w w:val="105"/>
          <w:sz w:val="24"/>
          <w:szCs w:val="24"/>
        </w:rPr>
        <w:t>ϵ</w:t>
      </w:r>
      <w:r w:rsidRPr="002E28ED">
        <w:rPr>
          <w:rFonts w:ascii="Arial" w:eastAsia="Arial" w:hAnsi="Arial" w:cs="Arial"/>
          <w:i/>
          <w:iCs/>
          <w:spacing w:val="-5"/>
          <w:w w:val="105"/>
          <w:sz w:val="24"/>
          <w:szCs w:val="24"/>
        </w:rPr>
        <w:t>,</w:t>
      </w:r>
      <w:r w:rsidRPr="002E28ED">
        <w:rPr>
          <w:rFonts w:ascii="Arial" w:eastAsia="Arial" w:hAnsi="Arial" w:cs="Arial"/>
          <w:i/>
          <w:iCs/>
          <w:sz w:val="24"/>
          <w:szCs w:val="24"/>
        </w:rPr>
        <w:tab/>
      </w:r>
      <w:r w:rsidRPr="002E28ED">
        <w:rPr>
          <w:rFonts w:ascii="Arial" w:hAnsi="Arial" w:cs="Arial"/>
          <w:spacing w:val="-2"/>
          <w:w w:val="105"/>
          <w:sz w:val="24"/>
          <w:szCs w:val="24"/>
        </w:rPr>
        <w:t>(2.1)</w:t>
      </w:r>
    </w:p>
    <w:p w14:paraId="49BBF8D3" w14:textId="77777777" w:rsidR="002A482E" w:rsidRPr="002E28ED" w:rsidRDefault="002A482E" w:rsidP="00841C0A">
      <w:pPr>
        <w:pStyle w:val="BodyText"/>
        <w:spacing w:before="46"/>
        <w:rPr>
          <w:rFonts w:ascii="Arial" w:hAnsi="Arial" w:cs="Arial"/>
        </w:rPr>
      </w:pPr>
    </w:p>
    <w:p w14:paraId="49BBF8D4" w14:textId="77777777" w:rsidR="002A482E" w:rsidRPr="002E28ED" w:rsidRDefault="00100570" w:rsidP="00841C0A">
      <w:pPr>
        <w:pStyle w:val="BodyText"/>
        <w:spacing w:before="1" w:line="355" w:lineRule="auto"/>
        <w:ind w:left="119" w:right="297" w:firstLine="351"/>
        <w:rPr>
          <w:rFonts w:ascii="Arial" w:hAnsi="Arial" w:cs="Arial"/>
        </w:rPr>
        <w:pPrChange w:id="197" w:author="Bobby Stojanoski" w:date="2025-05-20T11:03:00Z" w16du:dateUtc="2025-05-20T15:03:00Z">
          <w:pPr>
            <w:pStyle w:val="BodyText"/>
            <w:spacing w:before="1" w:line="355" w:lineRule="auto"/>
            <w:ind w:left="119" w:right="297" w:firstLine="351"/>
            <w:jc w:val="both"/>
          </w:pPr>
        </w:pPrChange>
      </w:pPr>
      <w:r w:rsidRPr="002E28ED">
        <w:rPr>
          <w:rFonts w:ascii="Arial" w:hAnsi="Arial" w:cs="Arial"/>
        </w:rPr>
        <w:t xml:space="preserve">where </w:t>
      </w:r>
      <w:r w:rsidRPr="002E28ED">
        <w:rPr>
          <w:rFonts w:ascii="Arial" w:eastAsia="Arial" w:hAnsi="Arial" w:cs="Arial"/>
          <w:i/>
          <w:iCs/>
        </w:rPr>
        <w:t xml:space="preserve">Y </w:t>
      </w:r>
      <w:r w:rsidRPr="002E28ED">
        <w:rPr>
          <w:rFonts w:ascii="Arial" w:hAnsi="Arial" w:cs="Arial"/>
        </w:rPr>
        <w:t xml:space="preserve">is the observed time series, </w:t>
      </w:r>
      <w:r w:rsidRPr="002E28ED">
        <w:rPr>
          <w:rFonts w:ascii="Arial" w:eastAsia="Arial" w:hAnsi="Arial" w:cs="Arial"/>
          <w:i/>
          <w:iCs/>
        </w:rPr>
        <w:t xml:space="preserve">X </w:t>
      </w:r>
      <w:r w:rsidRPr="002E28ED">
        <w:rPr>
          <w:rFonts w:ascii="Arial" w:hAnsi="Arial" w:cs="Arial"/>
        </w:rPr>
        <w:t xml:space="preserve">is the design matrix, </w:t>
      </w:r>
      <w:r w:rsidRPr="002E28ED">
        <w:rPr>
          <w:rFonts w:ascii="Arial" w:eastAsia="Arial" w:hAnsi="Arial" w:cs="Arial"/>
          <w:i/>
          <w:iCs/>
        </w:rPr>
        <w:t xml:space="preserve">β </w:t>
      </w:r>
      <w:r w:rsidRPr="002E28ED">
        <w:rPr>
          <w:rFonts w:ascii="Arial" w:hAnsi="Arial" w:cs="Arial"/>
        </w:rPr>
        <w:t xml:space="preserve">represents the pa- </w:t>
      </w:r>
      <w:proofErr w:type="spellStart"/>
      <w:r w:rsidRPr="002E28ED">
        <w:rPr>
          <w:rFonts w:ascii="Arial" w:hAnsi="Arial" w:cs="Arial"/>
        </w:rPr>
        <w:t>rameters</w:t>
      </w:r>
      <w:proofErr w:type="spellEnd"/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to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estimate,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eastAsia="Arial" w:hAnsi="Arial" w:cs="Arial"/>
          <w:i/>
          <w:iCs/>
        </w:rPr>
        <w:t>ϵ</w:t>
      </w:r>
      <w:r w:rsidRPr="002E28ED">
        <w:rPr>
          <w:rFonts w:ascii="Arial" w:eastAsia="Arial" w:hAnsi="Arial" w:cs="Arial"/>
          <w:i/>
          <w:iCs/>
          <w:spacing w:val="-17"/>
        </w:rPr>
        <w:t xml:space="preserve"> </w:t>
      </w:r>
      <w:r w:rsidRPr="002E28ED">
        <w:rPr>
          <w:rFonts w:ascii="Arial" w:hAnsi="Arial" w:cs="Arial"/>
        </w:rPr>
        <w:t>denotes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residuals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assumed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to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be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(</w:t>
      </w:r>
      <w:proofErr w:type="spellStart"/>
      <w:r w:rsidRPr="002E28ED">
        <w:rPr>
          <w:rFonts w:ascii="Arial" w:hAnsi="Arial" w:cs="Arial"/>
        </w:rPr>
        <w:t>i.i.d.</w:t>
      </w:r>
      <w:proofErr w:type="spellEnd"/>
      <w:r w:rsidRPr="002E28ED">
        <w:rPr>
          <w:rFonts w:ascii="Arial" w:hAnsi="Arial" w:cs="Arial"/>
        </w:rPr>
        <w:t>)</w:t>
      </w:r>
      <w:r w:rsidRPr="002E28ED">
        <w:rPr>
          <w:rFonts w:ascii="Arial" w:hAnsi="Arial" w:cs="Arial"/>
          <w:spacing w:val="3"/>
        </w:rPr>
        <w:t xml:space="preserve"> </w:t>
      </w:r>
      <w:r w:rsidRPr="002E28ED">
        <w:rPr>
          <w:rFonts w:ascii="Arial" w:hAnsi="Arial" w:cs="Arial"/>
        </w:rPr>
        <w:t>Gaussian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 xml:space="preserve">noise. </w:t>
      </w:r>
      <w:r w:rsidRPr="002E28ED">
        <w:rPr>
          <w:rFonts w:ascii="Arial" w:hAnsi="Arial" w:cs="Arial"/>
          <w:spacing w:val="-2"/>
        </w:rPr>
        <w:t>Estimation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is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performed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via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ordinary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least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squares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(OLS),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yielding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parameter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 xml:space="preserve">estimates </w:t>
      </w:r>
      <w:r w:rsidRPr="002E28ED">
        <w:rPr>
          <w:rFonts w:ascii="Arial" w:hAnsi="Arial" w:cs="Arial"/>
        </w:rPr>
        <w:t>that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quantify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condition-specific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activation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amplitudes.</w:t>
      </w:r>
    </w:p>
    <w:p w14:paraId="49BBF8D5" w14:textId="77777777" w:rsidR="002A482E" w:rsidRPr="002E28ED" w:rsidRDefault="002A482E" w:rsidP="00841C0A">
      <w:pPr>
        <w:spacing w:line="355" w:lineRule="auto"/>
        <w:rPr>
          <w:rFonts w:ascii="Arial" w:hAnsi="Arial" w:cs="Arial"/>
        </w:rPr>
        <w:sectPr w:rsidR="002A482E" w:rsidRPr="002E28ED">
          <w:pgSz w:w="12240" w:h="15840"/>
          <w:pgMar w:top="1020" w:right="1140" w:bottom="280" w:left="1680" w:header="690" w:footer="0" w:gutter="0"/>
          <w:cols w:space="720"/>
        </w:sectPr>
        <w:pPrChange w:id="198" w:author="Bobby Stojanoski" w:date="2025-05-20T11:03:00Z" w16du:dateUtc="2025-05-20T15:03:00Z">
          <w:pPr>
            <w:spacing w:line="355" w:lineRule="auto"/>
            <w:jc w:val="both"/>
          </w:pPr>
        </w:pPrChange>
      </w:pPr>
    </w:p>
    <w:p w14:paraId="49BBF8D6" w14:textId="77777777" w:rsidR="002A482E" w:rsidRPr="002E28ED" w:rsidRDefault="002A482E" w:rsidP="00841C0A">
      <w:pPr>
        <w:pStyle w:val="BodyText"/>
        <w:spacing w:before="74"/>
        <w:rPr>
          <w:rFonts w:ascii="Arial" w:hAnsi="Arial" w:cs="Arial"/>
        </w:rPr>
      </w:pPr>
    </w:p>
    <w:p w14:paraId="49BBF8D7" w14:textId="77777777" w:rsidR="002A482E" w:rsidRPr="002E28ED" w:rsidRDefault="00100570" w:rsidP="00841C0A">
      <w:pPr>
        <w:pStyle w:val="Heading4"/>
        <w:spacing w:before="1"/>
        <w:jc w:val="left"/>
        <w:rPr>
          <w:rFonts w:ascii="Arial" w:hAnsi="Arial" w:cs="Arial"/>
        </w:rPr>
        <w:pPrChange w:id="199" w:author="Bobby Stojanoski" w:date="2025-05-20T11:03:00Z" w16du:dateUtc="2025-05-20T15:03:00Z">
          <w:pPr>
            <w:pStyle w:val="Heading4"/>
            <w:spacing w:before="1"/>
          </w:pPr>
        </w:pPrChange>
      </w:pPr>
      <w:r w:rsidRPr="002E28ED">
        <w:rPr>
          <w:rFonts w:ascii="Arial" w:hAnsi="Arial" w:cs="Arial"/>
        </w:rPr>
        <w:t>Design</w:t>
      </w:r>
      <w:r w:rsidRPr="002E28ED">
        <w:rPr>
          <w:rFonts w:ascii="Arial" w:hAnsi="Arial" w:cs="Arial"/>
          <w:spacing w:val="30"/>
          <w:w w:val="110"/>
        </w:rPr>
        <w:t xml:space="preserve"> </w:t>
      </w:r>
      <w:r w:rsidRPr="002E28ED">
        <w:rPr>
          <w:rFonts w:ascii="Arial" w:hAnsi="Arial" w:cs="Arial"/>
          <w:spacing w:val="-2"/>
          <w:w w:val="110"/>
        </w:rPr>
        <w:t>Matrix</w:t>
      </w:r>
    </w:p>
    <w:p w14:paraId="49BBF8D8" w14:textId="77777777" w:rsidR="002A482E" w:rsidRPr="002E28ED" w:rsidRDefault="00100570" w:rsidP="00841C0A">
      <w:pPr>
        <w:pStyle w:val="BodyText"/>
        <w:spacing w:before="310" w:line="355" w:lineRule="auto"/>
        <w:ind w:left="120" w:right="296"/>
        <w:rPr>
          <w:rFonts w:ascii="Arial" w:hAnsi="Arial" w:cs="Arial"/>
        </w:rPr>
        <w:pPrChange w:id="200" w:author="Bobby Stojanoski" w:date="2025-05-20T11:03:00Z" w16du:dateUtc="2025-05-20T15:03:00Z">
          <w:pPr>
            <w:pStyle w:val="BodyText"/>
            <w:spacing w:before="310" w:line="355" w:lineRule="auto"/>
            <w:ind w:left="120" w:right="296"/>
            <w:jc w:val="both"/>
          </w:pPr>
        </w:pPrChange>
      </w:pPr>
      <w:r w:rsidRPr="002E28ED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15731200" behindDoc="0" locked="0" layoutInCell="1" allowOverlap="1" wp14:anchorId="49BBF980" wp14:editId="49BBF981">
                <wp:simplePos x="0" y="0"/>
                <wp:positionH relativeFrom="page">
                  <wp:posOffset>3320796</wp:posOffset>
                </wp:positionH>
                <wp:positionV relativeFrom="paragraph">
                  <wp:posOffset>963499</wp:posOffset>
                </wp:positionV>
                <wp:extent cx="46990" cy="1270"/>
                <wp:effectExtent l="0" t="0" r="0" b="0"/>
                <wp:wrapNone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line style="position:absolute;mso-position-horizontal-relative:page;mso-position-vertical-relative:paragraph;z-index:15731200" from="261.480011pt,75.866089pt" to="265.171011pt,75.866089pt" stroked="true" strokeweight=".398pt" strokecolor="#000000">
                <v:stroke dashstyle="solid"/>
                <w10:wrap type="none"/>
              </v:line>
            </w:pict>
          </mc:Fallback>
        </mc:AlternateContent>
      </w:r>
      <w:r w:rsidRPr="002E28ED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15731712" behindDoc="0" locked="0" layoutInCell="1" allowOverlap="1" wp14:anchorId="49BBF982" wp14:editId="49BBF983">
                <wp:simplePos x="0" y="0"/>
                <wp:positionH relativeFrom="page">
                  <wp:posOffset>3767696</wp:posOffset>
                </wp:positionH>
                <wp:positionV relativeFrom="paragraph">
                  <wp:posOffset>963499</wp:posOffset>
                </wp:positionV>
                <wp:extent cx="46990" cy="1270"/>
                <wp:effectExtent l="0" t="0" r="0" b="0"/>
                <wp:wrapNone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line style="position:absolute;mso-position-horizontal-relative:page;mso-position-vertical-relative:paragraph;z-index:15731712" from="296.669006pt,75.866089pt" to="300.360006pt,75.866089pt" stroked="true" strokeweight=".398pt" strokecolor="#000000">
                <v:stroke dashstyle="solid"/>
                <w10:wrap type="none"/>
              </v:line>
            </w:pict>
          </mc:Fallback>
        </mc:AlternateContent>
      </w:r>
      <w:r w:rsidRPr="002E28ED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15732224" behindDoc="0" locked="0" layoutInCell="1" allowOverlap="1" wp14:anchorId="49BBF984" wp14:editId="49BBF985">
                <wp:simplePos x="0" y="0"/>
                <wp:positionH relativeFrom="page">
                  <wp:posOffset>4214596</wp:posOffset>
                </wp:positionH>
                <wp:positionV relativeFrom="paragraph">
                  <wp:posOffset>963499</wp:posOffset>
                </wp:positionV>
                <wp:extent cx="46990" cy="1270"/>
                <wp:effectExtent l="0" t="0" r="0" b="0"/>
                <wp:wrapNone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line style="position:absolute;mso-position-horizontal-relative:page;mso-position-vertical-relative:paragraph;z-index:15732224" from="331.858002pt,75.866089pt" to="335.549002pt,75.866089pt" stroked="true" strokeweight=".398pt" strokecolor="#000000">
                <v:stroke dashstyle="solid"/>
                <w10:wrap type="none"/>
              </v:line>
            </w:pict>
          </mc:Fallback>
        </mc:AlternateContent>
      </w:r>
      <w:r w:rsidRPr="002E28ED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15732736" behindDoc="0" locked="0" layoutInCell="1" allowOverlap="1" wp14:anchorId="49BBF986" wp14:editId="49BBF987">
                <wp:simplePos x="0" y="0"/>
                <wp:positionH relativeFrom="page">
                  <wp:posOffset>4739627</wp:posOffset>
                </wp:positionH>
                <wp:positionV relativeFrom="paragraph">
                  <wp:posOffset>963499</wp:posOffset>
                </wp:positionV>
                <wp:extent cx="46990" cy="1270"/>
                <wp:effectExtent l="0" t="0" r="0" b="0"/>
                <wp:wrapNone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line style="position:absolute;mso-position-horizontal-relative:page;mso-position-vertical-relative:paragraph;z-index:15732736" from="373.199005pt,75.866089pt" to="376.890005pt,75.866089pt" stroked="true" strokeweight=".398pt" strokecolor="#000000">
                <v:stroke dashstyle="solid"/>
                <w10:wrap type="none"/>
              </v:line>
            </w:pict>
          </mc:Fallback>
        </mc:AlternateContent>
      </w:r>
      <w:r w:rsidRPr="002E28ED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15733248" behindDoc="0" locked="0" layoutInCell="1" allowOverlap="1" wp14:anchorId="49BBF988" wp14:editId="49BBF989">
                <wp:simplePos x="0" y="0"/>
                <wp:positionH relativeFrom="page">
                  <wp:posOffset>2338057</wp:posOffset>
                </wp:positionH>
                <wp:positionV relativeFrom="paragraph">
                  <wp:posOffset>4008984</wp:posOffset>
                </wp:positionV>
                <wp:extent cx="46990" cy="1270"/>
                <wp:effectExtent l="0" t="0" r="0" b="0"/>
                <wp:wrapNone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line style="position:absolute;mso-position-horizontal-relative:page;mso-position-vertical-relative:paragraph;z-index:15733248" from="184.098999pt,315.668091pt" to="187.789999pt,315.668091pt" stroked="true" strokeweight=".398pt" strokecolor="#000000">
                <v:stroke dashstyle="solid"/>
                <w10:wrap type="none"/>
              </v:line>
            </w:pict>
          </mc:Fallback>
        </mc:AlternateContent>
      </w:r>
      <w:r w:rsidRPr="002E28ED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15733760" behindDoc="0" locked="0" layoutInCell="1" allowOverlap="1" wp14:anchorId="49BBF98A" wp14:editId="49BBF98B">
                <wp:simplePos x="0" y="0"/>
                <wp:positionH relativeFrom="page">
                  <wp:posOffset>2426944</wp:posOffset>
                </wp:positionH>
                <wp:positionV relativeFrom="paragraph">
                  <wp:posOffset>4922622</wp:posOffset>
                </wp:positionV>
                <wp:extent cx="46990" cy="1270"/>
                <wp:effectExtent l="0" t="0" r="0" b="0"/>
                <wp:wrapNone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line style="position:absolute;mso-position-horizontal-relative:page;mso-position-vertical-relative:paragraph;z-index:15733760" from="191.098007pt,387.608093pt" to="194.789007pt,387.608093pt" stroked="true" strokeweight=".398pt" strokecolor="#000000">
                <v:stroke dashstyle="solid"/>
                <w10:wrap type="none"/>
              </v:line>
            </w:pict>
          </mc:Fallback>
        </mc:AlternateContent>
      </w:r>
      <w:r w:rsidRPr="002E28ED">
        <w:rPr>
          <w:rFonts w:ascii="Arial" w:hAnsi="Arial" w:cs="Arial"/>
          <w:spacing w:val="-2"/>
        </w:rPr>
        <w:t>For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each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of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epochs,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events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are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defined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by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their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trial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type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(e.g.,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emotion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or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face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 xml:space="preserve">type), </w:t>
      </w:r>
      <w:r w:rsidRPr="002E28ED">
        <w:rPr>
          <w:rFonts w:ascii="Arial" w:hAnsi="Arial" w:cs="Arial"/>
        </w:rPr>
        <w:t>and onsets/offsets relative to the procedure start, and duration.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 xml:space="preserve">The design matrix is constructed using </w:t>
      </w:r>
      <w:proofErr w:type="spellStart"/>
      <w:r w:rsidRPr="002E28ED">
        <w:rPr>
          <w:rFonts w:ascii="Arial" w:hAnsi="Arial" w:cs="Arial"/>
        </w:rPr>
        <w:t>Nilearn’s</w:t>
      </w:r>
      <w:proofErr w:type="spellEnd"/>
      <w:r w:rsidRPr="002E28ED">
        <w:rPr>
          <w:rFonts w:ascii="Arial" w:hAnsi="Arial" w:cs="Arial"/>
        </w:rPr>
        <w:t xml:space="preserve"> make </w:t>
      </w:r>
      <w:r w:rsidRPr="002E28ED">
        <w:rPr>
          <w:rFonts w:ascii="Arial" w:hAnsi="Arial" w:cs="Arial"/>
          <w:w w:val="125"/>
        </w:rPr>
        <w:t>first</w:t>
      </w:r>
      <w:r w:rsidRPr="002E28ED">
        <w:rPr>
          <w:rFonts w:ascii="Arial" w:hAnsi="Arial" w:cs="Arial"/>
          <w:spacing w:val="-4"/>
          <w:w w:val="125"/>
        </w:rPr>
        <w:t xml:space="preserve"> </w:t>
      </w:r>
      <w:r w:rsidRPr="002E28ED">
        <w:rPr>
          <w:rFonts w:ascii="Arial" w:hAnsi="Arial" w:cs="Arial"/>
        </w:rPr>
        <w:t xml:space="preserve">level design matrix by convolving a boxcar function (based on the event timing) with a canonical HRF, which is a model of the expected </w:t>
      </w:r>
      <w:proofErr w:type="spellStart"/>
      <w:r w:rsidRPr="002E28ED">
        <w:rPr>
          <w:rFonts w:ascii="Arial" w:hAnsi="Arial" w:cs="Arial"/>
        </w:rPr>
        <w:t>haemodynamic</w:t>
      </w:r>
      <w:proofErr w:type="spellEnd"/>
      <w:r w:rsidRPr="002E28ED">
        <w:rPr>
          <w:rFonts w:ascii="Arial" w:hAnsi="Arial" w:cs="Arial"/>
        </w:rPr>
        <w:t xml:space="preserve"> response to neural activity.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 xml:space="preserve">The canonical HRF Statistical </w:t>
      </w:r>
      <w:r w:rsidRPr="002E28ED">
        <w:rPr>
          <w:rFonts w:ascii="Arial" w:hAnsi="Arial" w:cs="Arial"/>
          <w:spacing w:val="-2"/>
        </w:rPr>
        <w:t>Parametric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2"/>
        </w:rPr>
        <w:t>Mapping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2"/>
        </w:rPr>
        <w:t>(SPM)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2"/>
        </w:rPr>
        <w:t>(F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"_bookmark35"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2"/>
        </w:rPr>
        <w:t>riston,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"_bookmark35"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2"/>
        </w:rPr>
        <w:t>2007)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2"/>
        </w:rPr>
        <w:t>is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2"/>
        </w:rPr>
        <w:t>chosen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2"/>
        </w:rPr>
        <w:t>to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2"/>
        </w:rPr>
        <w:t>model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2"/>
        </w:rPr>
        <w:t>neurovascular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2"/>
        </w:rPr>
        <w:t xml:space="preserve">coupling, </w:t>
      </w:r>
      <w:r w:rsidRPr="002E28ED">
        <w:rPr>
          <w:rFonts w:ascii="Arial" w:hAnsi="Arial" w:cs="Arial"/>
        </w:rPr>
        <w:t>this model captures the stereotypical rise and fall of the BOLD/</w:t>
      </w:r>
      <w:proofErr w:type="spellStart"/>
      <w:r w:rsidRPr="002E28ED">
        <w:rPr>
          <w:rFonts w:ascii="Arial" w:hAnsi="Arial" w:cs="Arial"/>
        </w:rPr>
        <w:t>fNIRS</w:t>
      </w:r>
      <w:proofErr w:type="spellEnd"/>
      <w:r w:rsidRPr="002E28ED">
        <w:rPr>
          <w:rFonts w:ascii="Arial" w:hAnsi="Arial" w:cs="Arial"/>
        </w:rPr>
        <w:t xml:space="preserve"> response.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 xml:space="preserve">The </w:t>
      </w:r>
      <w:r w:rsidRPr="002E28ED">
        <w:rPr>
          <w:rFonts w:ascii="Arial" w:hAnsi="Arial" w:cs="Arial"/>
          <w:spacing w:val="-6"/>
        </w:rPr>
        <w:t>cosine drift model was utilized, which incorporates discrete cosine transform (DCT) basis functions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6"/>
        </w:rPr>
        <w:t>into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6"/>
        </w:rPr>
        <w:t>the design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6"/>
        </w:rPr>
        <w:t>matrix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6"/>
        </w:rPr>
        <w:t>to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6"/>
        </w:rPr>
        <w:t>model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6"/>
        </w:rPr>
        <w:t>and remove low-frequency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6"/>
        </w:rPr>
        <w:t>drifts.</w:t>
      </w:r>
      <w:r w:rsidRPr="002E28ED">
        <w:rPr>
          <w:rFonts w:ascii="Arial" w:hAnsi="Arial" w:cs="Arial"/>
          <w:spacing w:val="22"/>
        </w:rPr>
        <w:t xml:space="preserve"> </w:t>
      </w:r>
      <w:r w:rsidRPr="002E28ED">
        <w:rPr>
          <w:rFonts w:ascii="Arial" w:hAnsi="Arial" w:cs="Arial"/>
          <w:spacing w:val="-6"/>
        </w:rPr>
        <w:t xml:space="preserve">The selection </w:t>
      </w:r>
      <w:r w:rsidRPr="002E28ED">
        <w:rPr>
          <w:rFonts w:ascii="Arial" w:hAnsi="Arial" w:cs="Arial"/>
          <w:spacing w:val="-2"/>
        </w:rPr>
        <w:t>of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high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pass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cutoff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frequency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is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guided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by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structure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of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experimental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design. The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cutoff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period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is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set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to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twice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duration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of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longest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inter-trial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interval,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and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 xml:space="preserve">each </w:t>
      </w:r>
      <w:r w:rsidRPr="002E28ED">
        <w:rPr>
          <w:rFonts w:ascii="Arial" w:hAnsi="Arial" w:cs="Arial"/>
          <w:spacing w:val="-4"/>
        </w:rPr>
        <w:t>fixation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period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between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epochs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(or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blocks)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is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16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seconds.</w:t>
      </w:r>
      <w:r w:rsidRPr="002E28ED">
        <w:rPr>
          <w:rFonts w:ascii="Arial" w:hAnsi="Arial" w:cs="Arial"/>
          <w:spacing w:val="16"/>
        </w:rPr>
        <w:t xml:space="preserve"> </w:t>
      </w:r>
      <w:r w:rsidRPr="002E28ED">
        <w:rPr>
          <w:rFonts w:ascii="Arial" w:hAnsi="Arial" w:cs="Arial"/>
          <w:spacing w:val="-4"/>
        </w:rPr>
        <w:t>Therefore,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a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cutoff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period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of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 xml:space="preserve">32 </w:t>
      </w:r>
      <w:r w:rsidRPr="002E28ED">
        <w:rPr>
          <w:rFonts w:ascii="Arial" w:hAnsi="Arial" w:cs="Arial"/>
        </w:rPr>
        <w:t>seconds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(i.e.,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high pass=0.03125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Hz)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would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be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appropriate. This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ensures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that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 xml:space="preserve">drift </w:t>
      </w:r>
      <w:r w:rsidRPr="002E28ED">
        <w:rPr>
          <w:rFonts w:ascii="Arial" w:hAnsi="Arial" w:cs="Arial"/>
          <w:spacing w:val="-2"/>
        </w:rPr>
        <w:t>model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  <w:spacing w:val="-2"/>
        </w:rPr>
        <w:t>does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not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remove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task-related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signal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components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that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occur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at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frequencies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higher than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cutoff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"_bookmark45"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2"/>
        </w:rPr>
        <w:t>(Luke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et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al.,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"_bookmark45"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2"/>
        </w:rPr>
        <w:t>2021).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14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design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matrix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i/>
          <w:spacing w:val="-2"/>
        </w:rPr>
        <w:t>X</w:t>
      </w:r>
      <w:r w:rsidRPr="002E28ED">
        <w:rPr>
          <w:rFonts w:ascii="Arial" w:hAnsi="Arial" w:cs="Arial"/>
          <w:i/>
          <w:spacing w:val="-6"/>
        </w:rPr>
        <w:t xml:space="preserve"> </w:t>
      </w:r>
      <w:r w:rsidRPr="002E28ED">
        <w:rPr>
          <w:rFonts w:ascii="Arial" w:hAnsi="Arial" w:cs="Arial"/>
          <w:spacing w:val="-2"/>
        </w:rPr>
        <w:t>and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preprocessed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time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series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are fed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into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MNE’s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 xml:space="preserve">run </w:t>
      </w:r>
      <w:proofErr w:type="spellStart"/>
      <w:r w:rsidRPr="002E28ED">
        <w:rPr>
          <w:rFonts w:ascii="Arial" w:hAnsi="Arial" w:cs="Arial"/>
          <w:spacing w:val="-2"/>
        </w:rPr>
        <w:t>glm</w:t>
      </w:r>
      <w:proofErr w:type="spellEnd"/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function,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which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computes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OLS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estimates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of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i/>
          <w:spacing w:val="-2"/>
        </w:rPr>
        <w:t>β</w:t>
      </w:r>
      <w:r w:rsidRPr="002E28ED">
        <w:rPr>
          <w:rFonts w:ascii="Arial" w:hAnsi="Arial" w:cs="Arial"/>
          <w:i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for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each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channel.</w:t>
      </w:r>
    </w:p>
    <w:p w14:paraId="49BBF8D9" w14:textId="77777777" w:rsidR="002A482E" w:rsidRPr="002E28ED" w:rsidRDefault="002A482E" w:rsidP="00841C0A">
      <w:pPr>
        <w:spacing w:line="355" w:lineRule="auto"/>
        <w:rPr>
          <w:rFonts w:ascii="Arial" w:hAnsi="Arial" w:cs="Arial"/>
        </w:rPr>
        <w:sectPr w:rsidR="002A482E" w:rsidRPr="002E28ED">
          <w:pgSz w:w="12240" w:h="15840"/>
          <w:pgMar w:top="1020" w:right="1140" w:bottom="280" w:left="1680" w:header="690" w:footer="0" w:gutter="0"/>
          <w:cols w:space="720"/>
        </w:sectPr>
        <w:pPrChange w:id="201" w:author="Bobby Stojanoski" w:date="2025-05-20T11:03:00Z" w16du:dateUtc="2025-05-20T15:03:00Z">
          <w:pPr>
            <w:spacing w:line="355" w:lineRule="auto"/>
            <w:jc w:val="both"/>
          </w:pPr>
        </w:pPrChange>
      </w:pPr>
    </w:p>
    <w:p w14:paraId="49BBF8DA" w14:textId="77777777" w:rsidR="002A482E" w:rsidRPr="002E28ED" w:rsidRDefault="002A482E" w:rsidP="00841C0A">
      <w:pPr>
        <w:pStyle w:val="BodyText"/>
        <w:spacing w:before="146"/>
        <w:rPr>
          <w:rFonts w:ascii="Arial" w:hAnsi="Arial" w:cs="Arial"/>
          <w:sz w:val="20"/>
        </w:rPr>
      </w:pPr>
    </w:p>
    <w:p w14:paraId="49BBF8DB" w14:textId="77777777" w:rsidR="002A482E" w:rsidRPr="002E28ED" w:rsidRDefault="00100570" w:rsidP="00841C0A">
      <w:pPr>
        <w:pStyle w:val="BodyText"/>
        <w:ind w:left="120"/>
        <w:rPr>
          <w:rFonts w:ascii="Arial" w:hAnsi="Arial" w:cs="Arial"/>
          <w:sz w:val="20"/>
        </w:rPr>
      </w:pPr>
      <w:r w:rsidRPr="002E28ED">
        <w:rPr>
          <w:rFonts w:ascii="Arial" w:hAnsi="Arial" w:cs="Arial"/>
          <w:noProof/>
          <w:sz w:val="20"/>
        </w:rPr>
        <w:drawing>
          <wp:inline distT="0" distB="0" distL="0" distR="0" wp14:anchorId="49BBF98C" wp14:editId="49BBF98D">
            <wp:extent cx="5829300" cy="2903315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90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F8DC" w14:textId="77777777" w:rsidR="002A482E" w:rsidRPr="002E28ED" w:rsidRDefault="00100570" w:rsidP="00841C0A">
      <w:pPr>
        <w:pStyle w:val="BodyText"/>
        <w:spacing w:before="99" w:line="213" w:lineRule="auto"/>
        <w:ind w:left="120" w:right="296"/>
        <w:rPr>
          <w:rFonts w:ascii="Arial" w:hAnsi="Arial" w:cs="Arial"/>
        </w:rPr>
        <w:pPrChange w:id="202" w:author="Bobby Stojanoski" w:date="2025-05-20T11:03:00Z" w16du:dateUtc="2025-05-20T15:03:00Z">
          <w:pPr>
            <w:pStyle w:val="BodyText"/>
            <w:spacing w:before="99" w:line="213" w:lineRule="auto"/>
            <w:ind w:left="120" w:right="296"/>
            <w:jc w:val="both"/>
          </w:pPr>
        </w:pPrChange>
      </w:pPr>
      <w:bookmarkStart w:id="203" w:name="_bookmark19"/>
      <w:bookmarkEnd w:id="203"/>
      <w:r w:rsidRPr="002E28ED">
        <w:rPr>
          <w:rFonts w:ascii="Arial" w:hAnsi="Arial" w:cs="Arial"/>
          <w:spacing w:val="-4"/>
        </w:rPr>
        <w:t>Figure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2.5: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Sample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design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matrix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for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a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single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participant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for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the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effect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Face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type,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 xml:space="preserve">showing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first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7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blocks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(250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seconds)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a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single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experiment.</w:t>
      </w:r>
      <w:r w:rsidRPr="002E28ED">
        <w:rPr>
          <w:rFonts w:ascii="Arial" w:hAnsi="Arial" w:cs="Arial"/>
          <w:spacing w:val="20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design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matrix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is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 xml:space="preserve">organized </w:t>
      </w:r>
      <w:r w:rsidRPr="002E28ED">
        <w:rPr>
          <w:rFonts w:ascii="Arial" w:hAnsi="Arial" w:cs="Arial"/>
          <w:spacing w:val="-2"/>
        </w:rPr>
        <w:t>by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  <w:spacing w:val="-2"/>
        </w:rPr>
        <w:t>condition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(Blue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for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real,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orange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for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virtual),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this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is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result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of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convolving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 xml:space="preserve">boxcar </w:t>
      </w:r>
      <w:r w:rsidRPr="002E28ED">
        <w:rPr>
          <w:rFonts w:ascii="Arial" w:hAnsi="Arial" w:cs="Arial"/>
        </w:rPr>
        <w:t>function with the canonical HRF SPM.</w:t>
      </w:r>
    </w:p>
    <w:p w14:paraId="49BBF8DD" w14:textId="77777777" w:rsidR="002A482E" w:rsidRPr="002E28ED" w:rsidRDefault="002A482E" w:rsidP="00841C0A">
      <w:pPr>
        <w:pStyle w:val="BodyText"/>
        <w:spacing w:before="263"/>
        <w:rPr>
          <w:rFonts w:ascii="Arial" w:hAnsi="Arial" w:cs="Arial"/>
        </w:rPr>
      </w:pPr>
    </w:p>
    <w:p w14:paraId="49BBF8DE" w14:textId="77777777" w:rsidR="002A482E" w:rsidRPr="002E28ED" w:rsidRDefault="00100570" w:rsidP="00841C0A">
      <w:pPr>
        <w:pStyle w:val="Heading4"/>
        <w:jc w:val="left"/>
        <w:rPr>
          <w:rFonts w:ascii="Arial" w:hAnsi="Arial" w:cs="Arial"/>
        </w:rPr>
        <w:pPrChange w:id="204" w:author="Bobby Stojanoski" w:date="2025-05-20T11:03:00Z" w16du:dateUtc="2025-05-20T15:03:00Z">
          <w:pPr>
            <w:pStyle w:val="Heading4"/>
          </w:pPr>
        </w:pPrChange>
      </w:pPr>
      <w:bookmarkStart w:id="205" w:name="_bookmark20"/>
      <w:bookmarkEnd w:id="205"/>
      <w:r w:rsidRPr="002E28ED">
        <w:rPr>
          <w:rFonts w:ascii="Arial" w:hAnsi="Arial" w:cs="Arial"/>
          <w:w w:val="110"/>
        </w:rPr>
        <w:t>Contrast</w:t>
      </w:r>
      <w:r w:rsidRPr="002E28ED">
        <w:rPr>
          <w:rFonts w:ascii="Arial" w:hAnsi="Arial" w:cs="Arial"/>
          <w:spacing w:val="12"/>
          <w:w w:val="110"/>
        </w:rPr>
        <w:t xml:space="preserve"> </w:t>
      </w:r>
      <w:r w:rsidRPr="002E28ED">
        <w:rPr>
          <w:rFonts w:ascii="Arial" w:hAnsi="Arial" w:cs="Arial"/>
          <w:spacing w:val="-2"/>
          <w:w w:val="110"/>
        </w:rPr>
        <w:t>Computation</w:t>
      </w:r>
    </w:p>
    <w:p w14:paraId="49BBF8DF" w14:textId="77777777" w:rsidR="002A482E" w:rsidRPr="002E28ED" w:rsidRDefault="00100570" w:rsidP="00841C0A">
      <w:pPr>
        <w:pStyle w:val="BodyText"/>
        <w:spacing w:before="311" w:line="355" w:lineRule="auto"/>
        <w:ind w:left="119" w:right="296"/>
        <w:rPr>
          <w:rFonts w:ascii="Arial" w:hAnsi="Arial" w:cs="Arial"/>
        </w:rPr>
        <w:pPrChange w:id="206" w:author="Bobby Stojanoski" w:date="2025-05-20T11:03:00Z" w16du:dateUtc="2025-05-20T15:03:00Z">
          <w:pPr>
            <w:pStyle w:val="BodyText"/>
            <w:spacing w:before="311" w:line="355" w:lineRule="auto"/>
            <w:ind w:left="119" w:right="296"/>
            <w:jc w:val="both"/>
          </w:pPr>
        </w:pPrChange>
      </w:pPr>
      <w:r w:rsidRPr="002E28ED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15734272" behindDoc="0" locked="0" layoutInCell="1" allowOverlap="1" wp14:anchorId="49BBF98E" wp14:editId="49BBF98F">
                <wp:simplePos x="0" y="0"/>
                <wp:positionH relativeFrom="page">
                  <wp:posOffset>5564797</wp:posOffset>
                </wp:positionH>
                <wp:positionV relativeFrom="paragraph">
                  <wp:posOffset>1268558</wp:posOffset>
                </wp:positionV>
                <wp:extent cx="46990" cy="1270"/>
                <wp:effectExtent l="0" t="0" r="0" b="0"/>
                <wp:wrapNone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line style="position:absolute;mso-position-horizontal-relative:page;mso-position-vertical-relative:paragraph;z-index:15734272" from="438.173004pt,99.88652pt" to="441.864004pt,99.88652pt" stroked="true" strokeweight=".398pt" strokecolor="#000000">
                <v:stroke dashstyle="solid"/>
                <w10:wrap type="none"/>
              </v:line>
            </w:pict>
          </mc:Fallback>
        </mc:AlternateContent>
      </w:r>
      <w:r w:rsidRPr="002E28ED">
        <w:rPr>
          <w:rFonts w:ascii="Arial" w:hAnsi="Arial" w:cs="Arial"/>
          <w:spacing w:val="-8"/>
        </w:rPr>
        <w:t>All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pairwise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contrasts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were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generated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between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conditions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by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constructing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  <w:spacing w:val="-8"/>
        </w:rPr>
        <w:t>an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identity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 xml:space="preserve">con- </w:t>
      </w:r>
      <w:proofErr w:type="spellStart"/>
      <w:r w:rsidRPr="002E28ED">
        <w:rPr>
          <w:rFonts w:ascii="Arial" w:hAnsi="Arial" w:cs="Arial"/>
          <w:spacing w:val="-2"/>
        </w:rPr>
        <w:t>trast</w:t>
      </w:r>
      <w:proofErr w:type="spellEnd"/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matrix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over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design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columns.</w:t>
      </w:r>
      <w:r w:rsidRPr="002E28ED">
        <w:rPr>
          <w:rFonts w:ascii="Arial" w:hAnsi="Arial" w:cs="Arial"/>
          <w:spacing w:val="16"/>
        </w:rPr>
        <w:t xml:space="preserve"> </w:t>
      </w:r>
      <w:r w:rsidRPr="002E28ED">
        <w:rPr>
          <w:rFonts w:ascii="Arial" w:hAnsi="Arial" w:cs="Arial"/>
          <w:spacing w:val="-2"/>
        </w:rPr>
        <w:t>For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each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pair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of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conditions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(</w:t>
      </w:r>
      <w:r w:rsidRPr="002E28ED">
        <w:rPr>
          <w:rFonts w:ascii="Arial" w:hAnsi="Arial" w:cs="Arial"/>
          <w:i/>
          <w:spacing w:val="-2"/>
        </w:rPr>
        <w:t>A,</w:t>
      </w:r>
      <w:r w:rsidRPr="002E28ED">
        <w:rPr>
          <w:rFonts w:ascii="Arial" w:hAnsi="Arial" w:cs="Arial"/>
          <w:i/>
          <w:spacing w:val="-15"/>
        </w:rPr>
        <w:t xml:space="preserve"> </w:t>
      </w:r>
      <w:r w:rsidRPr="002E28ED">
        <w:rPr>
          <w:rFonts w:ascii="Arial" w:hAnsi="Arial" w:cs="Arial"/>
          <w:i/>
          <w:spacing w:val="-2"/>
        </w:rPr>
        <w:t>B</w:t>
      </w:r>
      <w:r w:rsidRPr="002E28ED">
        <w:rPr>
          <w:rFonts w:ascii="Arial" w:hAnsi="Arial" w:cs="Arial"/>
          <w:spacing w:val="-2"/>
        </w:rPr>
        <w:t>),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contrast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 xml:space="preserve">vector </w:t>
      </w:r>
      <w:r w:rsidRPr="002E28ED">
        <w:rPr>
          <w:rFonts w:ascii="Arial" w:hAnsi="Arial" w:cs="Arial"/>
        </w:rPr>
        <w:t>is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defined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as: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  <w:i/>
        </w:rPr>
        <w:t>c</w:t>
      </w:r>
      <w:r w:rsidRPr="002E28ED">
        <w:rPr>
          <w:rFonts w:ascii="Arial" w:hAnsi="Arial" w:cs="Arial"/>
          <w:i/>
          <w:spacing w:val="-17"/>
        </w:rPr>
        <w:t xml:space="preserve"> </w:t>
      </w:r>
      <w:r w:rsidRPr="002E28ED">
        <w:rPr>
          <w:rFonts w:ascii="Arial" w:hAnsi="Arial" w:cs="Arial"/>
          <w:w w:val="120"/>
        </w:rPr>
        <w:t>=</w:t>
      </w:r>
      <w:r w:rsidRPr="002E28ED">
        <w:rPr>
          <w:rFonts w:ascii="Arial" w:hAnsi="Arial" w:cs="Arial"/>
          <w:spacing w:val="-18"/>
          <w:w w:val="120"/>
        </w:rPr>
        <w:t xml:space="preserve"> </w:t>
      </w:r>
      <w:proofErr w:type="spellStart"/>
      <w:r w:rsidRPr="002E28ED">
        <w:rPr>
          <w:rFonts w:ascii="Arial" w:hAnsi="Arial" w:cs="Arial"/>
          <w:i/>
        </w:rPr>
        <w:t>e</w:t>
      </w:r>
      <w:r w:rsidRPr="002E28ED">
        <w:rPr>
          <w:rFonts w:ascii="Arial" w:hAnsi="Arial" w:cs="Arial"/>
          <w:i/>
          <w:vertAlign w:val="subscript"/>
        </w:rPr>
        <w:t>A</w:t>
      </w:r>
      <w:proofErr w:type="spellEnd"/>
      <w:r w:rsidRPr="002E28ED">
        <w:rPr>
          <w:rFonts w:ascii="Arial" w:hAnsi="Arial" w:cs="Arial"/>
          <w:i/>
          <w:spacing w:val="-15"/>
        </w:rPr>
        <w:t xml:space="preserve"> </w:t>
      </w:r>
      <w:r w:rsidRPr="002E28ED">
        <w:rPr>
          <w:rFonts w:ascii="Arial" w:hAnsi="Arial" w:cs="Arial"/>
          <w:i/>
          <w:spacing w:val="14"/>
        </w:rPr>
        <w:t>−</w:t>
      </w:r>
      <w:proofErr w:type="spellStart"/>
      <w:r w:rsidRPr="002E28ED">
        <w:rPr>
          <w:rFonts w:ascii="Arial" w:hAnsi="Arial" w:cs="Arial"/>
          <w:i/>
          <w:spacing w:val="14"/>
        </w:rPr>
        <w:t>e</w:t>
      </w:r>
      <w:r w:rsidRPr="002E28ED">
        <w:rPr>
          <w:rFonts w:ascii="Arial" w:hAnsi="Arial" w:cs="Arial"/>
          <w:i/>
          <w:spacing w:val="14"/>
          <w:vertAlign w:val="subscript"/>
        </w:rPr>
        <w:t>B</w:t>
      </w:r>
      <w:proofErr w:type="spellEnd"/>
      <w:r w:rsidRPr="002E28ED">
        <w:rPr>
          <w:rFonts w:ascii="Arial" w:hAnsi="Arial" w:cs="Arial"/>
          <w:spacing w:val="14"/>
        </w:rPr>
        <w:t>,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where</w:t>
      </w:r>
      <w:r w:rsidRPr="002E28ED">
        <w:rPr>
          <w:rFonts w:ascii="Arial" w:hAnsi="Arial" w:cs="Arial"/>
          <w:spacing w:val="-15"/>
        </w:rPr>
        <w:t xml:space="preserve"> </w:t>
      </w:r>
      <w:proofErr w:type="spellStart"/>
      <w:r w:rsidRPr="002E28ED">
        <w:rPr>
          <w:rFonts w:ascii="Arial" w:hAnsi="Arial" w:cs="Arial"/>
          <w:i/>
        </w:rPr>
        <w:t>e</w:t>
      </w:r>
      <w:r w:rsidRPr="002E28ED">
        <w:rPr>
          <w:rFonts w:ascii="Arial" w:hAnsi="Arial" w:cs="Arial"/>
          <w:i/>
          <w:vertAlign w:val="subscript"/>
        </w:rPr>
        <w:t>A</w:t>
      </w:r>
      <w:proofErr w:type="spellEnd"/>
      <w:r w:rsidRPr="002E28ED">
        <w:rPr>
          <w:rFonts w:ascii="Arial" w:hAnsi="Arial" w:cs="Arial"/>
          <w:i/>
          <w:spacing w:val="-12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4"/>
        </w:rPr>
        <w:t xml:space="preserve"> </w:t>
      </w:r>
      <w:proofErr w:type="spellStart"/>
      <w:r w:rsidRPr="002E28ED">
        <w:rPr>
          <w:rFonts w:ascii="Arial" w:hAnsi="Arial" w:cs="Arial"/>
          <w:i/>
        </w:rPr>
        <w:t>e</w:t>
      </w:r>
      <w:r w:rsidRPr="002E28ED">
        <w:rPr>
          <w:rFonts w:ascii="Arial" w:hAnsi="Arial" w:cs="Arial"/>
          <w:i/>
          <w:vertAlign w:val="subscript"/>
        </w:rPr>
        <w:t>B</w:t>
      </w:r>
      <w:proofErr w:type="spellEnd"/>
      <w:r w:rsidRPr="002E28ED">
        <w:rPr>
          <w:rFonts w:ascii="Arial" w:hAnsi="Arial" w:cs="Arial"/>
          <w:i/>
          <w:spacing w:val="-2"/>
        </w:rPr>
        <w:t xml:space="preserve"> </w:t>
      </w:r>
      <w:r w:rsidRPr="002E28ED">
        <w:rPr>
          <w:rFonts w:ascii="Arial" w:hAnsi="Arial" w:cs="Arial"/>
        </w:rPr>
        <w:t>are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respective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design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matrix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columns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for conditions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i/>
        </w:rPr>
        <w:t>A</w:t>
      </w:r>
      <w:r w:rsidRPr="002E28ED">
        <w:rPr>
          <w:rFonts w:ascii="Arial" w:hAnsi="Arial" w:cs="Arial"/>
          <w:i/>
          <w:spacing w:val="-17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i/>
        </w:rPr>
        <w:t>B</w:t>
      </w:r>
      <w:r w:rsidRPr="002E28ED">
        <w:rPr>
          <w:rFonts w:ascii="Arial" w:hAnsi="Arial" w:cs="Arial"/>
        </w:rPr>
        <w:t>. Contrasts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are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computed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using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MNE’s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compute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contrast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function, which produces effect estimates and test statistics aggregated across channels.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>Since numerous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statistical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tests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are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performed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across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channels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contrasts,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i/>
        </w:rPr>
        <w:t>p</w:t>
      </w:r>
      <w:r w:rsidRPr="002E28ED">
        <w:rPr>
          <w:rFonts w:ascii="Arial" w:hAnsi="Arial" w:cs="Arial"/>
        </w:rPr>
        <w:t>-values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 xml:space="preserve">were </w:t>
      </w:r>
      <w:r w:rsidRPr="002E28ED">
        <w:rPr>
          <w:rFonts w:ascii="Arial" w:hAnsi="Arial" w:cs="Arial"/>
          <w:spacing w:val="-4"/>
        </w:rPr>
        <w:t>corrected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for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false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discovery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rate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(FDR)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using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the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Benjamini-Hochberg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procedure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"_bookmark53"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4"/>
        </w:rPr>
        <w:t>(Singh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"_bookmark53"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and Dan,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"_bookmark53"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2006)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</w:rPr>
        <w:t xml:space="preserve"> with a family-wise error rate of </w:t>
      </w:r>
      <w:r w:rsidRPr="002E28ED">
        <w:rPr>
          <w:rFonts w:ascii="Arial" w:hAnsi="Arial" w:cs="Arial"/>
          <w:i/>
        </w:rPr>
        <w:t>α</w:t>
      </w:r>
      <w:r w:rsidRPr="002E28ED">
        <w:rPr>
          <w:rFonts w:ascii="Arial" w:hAnsi="Arial" w:cs="Arial"/>
        </w:rPr>
        <w:t>=0.05.</w:t>
      </w:r>
    </w:p>
    <w:p w14:paraId="49BBF8E0" w14:textId="77777777" w:rsidR="002A482E" w:rsidRPr="002E28ED" w:rsidRDefault="002A482E" w:rsidP="00841C0A">
      <w:pPr>
        <w:pStyle w:val="BodyText"/>
        <w:spacing w:before="87"/>
        <w:rPr>
          <w:rFonts w:ascii="Arial" w:hAnsi="Arial" w:cs="Arial"/>
        </w:rPr>
      </w:pPr>
    </w:p>
    <w:p w14:paraId="49BBF8E1" w14:textId="77777777" w:rsidR="002A482E" w:rsidRPr="002E28ED" w:rsidRDefault="00100570" w:rsidP="00841C0A">
      <w:pPr>
        <w:pStyle w:val="Heading3"/>
        <w:numPr>
          <w:ilvl w:val="2"/>
          <w:numId w:val="5"/>
        </w:numPr>
        <w:tabs>
          <w:tab w:val="left" w:pos="1106"/>
        </w:tabs>
        <w:ind w:hanging="986"/>
        <w:rPr>
          <w:rFonts w:ascii="Arial" w:hAnsi="Arial" w:cs="Arial"/>
        </w:rPr>
      </w:pPr>
      <w:bookmarkStart w:id="207" w:name="Functional_Connectivity_Analysis"/>
      <w:bookmarkStart w:id="208" w:name="_bookmark21"/>
      <w:bookmarkEnd w:id="207"/>
      <w:bookmarkEnd w:id="208"/>
      <w:r w:rsidRPr="002E28ED">
        <w:rPr>
          <w:rFonts w:ascii="Arial" w:hAnsi="Arial" w:cs="Arial"/>
          <w:w w:val="110"/>
        </w:rPr>
        <w:t>Functional</w:t>
      </w:r>
      <w:r w:rsidRPr="002E28ED">
        <w:rPr>
          <w:rFonts w:ascii="Arial" w:hAnsi="Arial" w:cs="Arial"/>
          <w:spacing w:val="-2"/>
          <w:w w:val="110"/>
        </w:rPr>
        <w:t xml:space="preserve"> </w:t>
      </w:r>
      <w:r w:rsidRPr="002E28ED">
        <w:rPr>
          <w:rFonts w:ascii="Arial" w:hAnsi="Arial" w:cs="Arial"/>
          <w:w w:val="110"/>
        </w:rPr>
        <w:t>Connectivity</w:t>
      </w:r>
      <w:r w:rsidRPr="002E28ED">
        <w:rPr>
          <w:rFonts w:ascii="Arial" w:hAnsi="Arial" w:cs="Arial"/>
          <w:spacing w:val="-2"/>
          <w:w w:val="110"/>
        </w:rPr>
        <w:t xml:space="preserve"> Analysis</w:t>
      </w:r>
    </w:p>
    <w:p w14:paraId="49BBF8E2" w14:textId="77777777" w:rsidR="002A482E" w:rsidRPr="002E28ED" w:rsidRDefault="00100570" w:rsidP="00841C0A">
      <w:pPr>
        <w:pStyle w:val="BodyText"/>
        <w:spacing w:before="299" w:line="355" w:lineRule="auto"/>
        <w:ind w:left="120" w:right="296"/>
        <w:rPr>
          <w:rFonts w:ascii="Arial" w:hAnsi="Arial" w:cs="Arial"/>
        </w:rPr>
        <w:pPrChange w:id="209" w:author="Bobby Stojanoski" w:date="2025-05-20T11:03:00Z" w16du:dateUtc="2025-05-20T15:03:00Z">
          <w:pPr>
            <w:pStyle w:val="BodyText"/>
            <w:spacing w:before="299" w:line="355" w:lineRule="auto"/>
            <w:ind w:left="120" w:right="296"/>
            <w:jc w:val="both"/>
          </w:pPr>
        </w:pPrChange>
      </w:pPr>
      <w:proofErr w:type="gramStart"/>
      <w:r w:rsidRPr="002E28ED">
        <w:rPr>
          <w:rFonts w:ascii="Arial" w:hAnsi="Arial" w:cs="Arial"/>
          <w:spacing w:val="-4"/>
        </w:rPr>
        <w:t>In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order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to</w:t>
      </w:r>
      <w:proofErr w:type="gramEnd"/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characterize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the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temporal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coordination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between</w:t>
      </w:r>
      <w:r w:rsidRPr="002E28ED">
        <w:rPr>
          <w:rFonts w:ascii="Arial" w:hAnsi="Arial" w:cs="Arial"/>
          <w:spacing w:val="-9"/>
        </w:rPr>
        <w:t xml:space="preserve"> </w:t>
      </w:r>
      <w:proofErr w:type="spellStart"/>
      <w:r w:rsidRPr="002E28ED">
        <w:rPr>
          <w:rFonts w:ascii="Arial" w:hAnsi="Arial" w:cs="Arial"/>
          <w:spacing w:val="-4"/>
        </w:rPr>
        <w:t>fNIRS</w:t>
      </w:r>
      <w:proofErr w:type="spellEnd"/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channels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during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 xml:space="preserve">emo- </w:t>
      </w:r>
      <w:proofErr w:type="spellStart"/>
      <w:r w:rsidRPr="002E28ED">
        <w:rPr>
          <w:rFonts w:ascii="Arial" w:hAnsi="Arial" w:cs="Arial"/>
          <w:spacing w:val="-8"/>
        </w:rPr>
        <w:t>tional</w:t>
      </w:r>
      <w:proofErr w:type="spellEnd"/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  <w:spacing w:val="-8"/>
        </w:rPr>
        <w:t>face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  <w:spacing w:val="-8"/>
        </w:rPr>
        <w:t>processing,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functional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  <w:spacing w:val="-8"/>
        </w:rPr>
        <w:t>connectivity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  <w:spacing w:val="-8"/>
        </w:rPr>
        <w:t>matrices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  <w:spacing w:val="-8"/>
        </w:rPr>
        <w:t>were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  <w:spacing w:val="-8"/>
        </w:rPr>
        <w:t>computed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  <w:spacing w:val="-8"/>
        </w:rPr>
        <w:t>using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  <w:spacing w:val="-8"/>
        </w:rPr>
        <w:t>a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  <w:spacing w:val="-8"/>
        </w:rPr>
        <w:t>continuous</w:t>
      </w:r>
    </w:p>
    <w:p w14:paraId="49BBF8E3" w14:textId="77777777" w:rsidR="002A482E" w:rsidRPr="002E28ED" w:rsidRDefault="002A482E" w:rsidP="00841C0A">
      <w:pPr>
        <w:spacing w:line="355" w:lineRule="auto"/>
        <w:rPr>
          <w:rFonts w:ascii="Arial" w:hAnsi="Arial" w:cs="Arial"/>
        </w:rPr>
        <w:sectPr w:rsidR="002A482E" w:rsidRPr="002E28ED">
          <w:pgSz w:w="12240" w:h="15840"/>
          <w:pgMar w:top="1020" w:right="1140" w:bottom="280" w:left="1680" w:header="690" w:footer="0" w:gutter="0"/>
          <w:cols w:space="720"/>
        </w:sectPr>
        <w:pPrChange w:id="210" w:author="Bobby Stojanoski" w:date="2025-05-20T11:03:00Z" w16du:dateUtc="2025-05-20T15:03:00Z">
          <w:pPr>
            <w:spacing w:line="355" w:lineRule="auto"/>
            <w:jc w:val="both"/>
          </w:pPr>
        </w:pPrChange>
      </w:pPr>
    </w:p>
    <w:p w14:paraId="49BBF8E4" w14:textId="77777777" w:rsidR="002A482E" w:rsidRPr="002E28ED" w:rsidRDefault="002A482E" w:rsidP="00841C0A">
      <w:pPr>
        <w:pStyle w:val="BodyText"/>
        <w:spacing w:before="74"/>
        <w:rPr>
          <w:rFonts w:ascii="Arial" w:hAnsi="Arial" w:cs="Arial"/>
        </w:rPr>
      </w:pPr>
    </w:p>
    <w:p w14:paraId="49BBF8E5" w14:textId="77777777" w:rsidR="002A482E" w:rsidRPr="002E28ED" w:rsidRDefault="00100570" w:rsidP="00841C0A">
      <w:pPr>
        <w:pStyle w:val="BodyText"/>
        <w:spacing w:before="1" w:line="355" w:lineRule="auto"/>
        <w:ind w:left="119" w:right="295"/>
        <w:rPr>
          <w:rFonts w:ascii="Arial" w:hAnsi="Arial" w:cs="Arial"/>
        </w:rPr>
        <w:pPrChange w:id="211" w:author="Bobby Stojanoski" w:date="2025-05-20T11:03:00Z" w16du:dateUtc="2025-05-20T15:03:00Z">
          <w:pPr>
            <w:pStyle w:val="BodyText"/>
            <w:spacing w:before="1" w:line="355" w:lineRule="auto"/>
            <w:ind w:left="119" w:right="295"/>
            <w:jc w:val="both"/>
          </w:pPr>
        </w:pPrChange>
      </w:pPr>
      <w:r w:rsidRPr="002E28ED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487123456" behindDoc="1" locked="0" layoutInCell="1" allowOverlap="1" wp14:anchorId="49BBF990" wp14:editId="49BBF991">
                <wp:simplePos x="0" y="0"/>
                <wp:positionH relativeFrom="page">
                  <wp:posOffset>2264130</wp:posOffset>
                </wp:positionH>
                <wp:positionV relativeFrom="paragraph">
                  <wp:posOffset>3812610</wp:posOffset>
                </wp:positionV>
                <wp:extent cx="46990" cy="1270"/>
                <wp:effectExtent l="0" t="0" r="0" b="0"/>
                <wp:wrapNone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line style="position:absolute;mso-position-horizontal-relative:page;mso-position-vertical-relative:paragraph;z-index:-16193024" from="178.278pt,300.205536pt" to="181.969pt,300.205536pt" stroked="true" strokeweight=".398pt" strokecolor="#000000">
                <v:stroke dashstyle="solid"/>
                <w10:wrap type="none"/>
              </v:line>
            </w:pict>
          </mc:Fallback>
        </mc:AlternateContent>
      </w:r>
      <w:r w:rsidRPr="002E28ED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487123968" behindDoc="1" locked="0" layoutInCell="1" allowOverlap="1" wp14:anchorId="49BBF992" wp14:editId="49BBF993">
                <wp:simplePos x="0" y="0"/>
                <wp:positionH relativeFrom="page">
                  <wp:posOffset>3257930</wp:posOffset>
                </wp:positionH>
                <wp:positionV relativeFrom="paragraph">
                  <wp:posOffset>3812610</wp:posOffset>
                </wp:positionV>
                <wp:extent cx="46990" cy="1270"/>
                <wp:effectExtent l="0" t="0" r="0" b="0"/>
                <wp:wrapNone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line style="position:absolute;mso-position-horizontal-relative:page;mso-position-vertical-relative:paragraph;z-index:-16192512" from="256.529999pt,300.205536pt" to="260.220999pt,300.205536pt" stroked="true" strokeweight=".398pt" strokecolor="#000000">
                <v:stroke dashstyle="solid"/>
                <w10:wrap type="none"/>
              </v:line>
            </w:pict>
          </mc:Fallback>
        </mc:AlternateContent>
      </w:r>
      <w:r w:rsidRPr="002E28ED">
        <w:rPr>
          <w:rFonts w:ascii="Arial" w:hAnsi="Arial" w:cs="Arial"/>
          <w:spacing w:val="-2"/>
        </w:rPr>
        <w:t>wavelet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  <w:spacing w:val="-2"/>
        </w:rPr>
        <w:t>transform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(CWT)-based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spectral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connectivity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approach.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CWT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decomposes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 xml:space="preserve">sig- </w:t>
      </w:r>
      <w:proofErr w:type="spellStart"/>
      <w:r w:rsidRPr="002E28ED">
        <w:rPr>
          <w:rFonts w:ascii="Arial" w:hAnsi="Arial" w:cs="Arial"/>
          <w:spacing w:val="-6"/>
        </w:rPr>
        <w:t>nals</w:t>
      </w:r>
      <w:proofErr w:type="spellEnd"/>
      <w:r w:rsidRPr="002E28ED">
        <w:rPr>
          <w:rFonts w:ascii="Arial" w:hAnsi="Arial" w:cs="Arial"/>
          <w:spacing w:val="-6"/>
        </w:rPr>
        <w:t xml:space="preserve"> into simultaneous time-frequency representations, providing an optimal framework </w:t>
      </w:r>
      <w:r w:rsidRPr="002E28ED">
        <w:rPr>
          <w:rFonts w:ascii="Arial" w:hAnsi="Arial" w:cs="Arial"/>
          <w:spacing w:val="-4"/>
        </w:rPr>
        <w:t>for</w:t>
      </w:r>
      <w:r w:rsidRPr="002E28ED">
        <w:rPr>
          <w:rFonts w:ascii="Arial" w:hAnsi="Arial" w:cs="Arial"/>
          <w:spacing w:val="-7"/>
        </w:rPr>
        <w:t xml:space="preserve"> </w:t>
      </w:r>
      <w:proofErr w:type="spellStart"/>
      <w:r w:rsidRPr="002E28ED">
        <w:rPr>
          <w:rFonts w:ascii="Arial" w:hAnsi="Arial" w:cs="Arial"/>
          <w:spacing w:val="-4"/>
        </w:rPr>
        <w:t>fNIRS</w:t>
      </w:r>
      <w:proofErr w:type="spellEnd"/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connectivity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analysis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by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accommodating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the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non-stationary,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physiological</w:t>
      </w:r>
      <w:r w:rsidRPr="002E28ED">
        <w:rPr>
          <w:rFonts w:ascii="Arial" w:hAnsi="Arial" w:cs="Arial"/>
          <w:spacing w:val="-7"/>
        </w:rPr>
        <w:t xml:space="preserve"> </w:t>
      </w:r>
      <w:proofErr w:type="spellStart"/>
      <w:r w:rsidRPr="002E28ED">
        <w:rPr>
          <w:rFonts w:ascii="Arial" w:hAnsi="Arial" w:cs="Arial"/>
          <w:spacing w:val="-4"/>
        </w:rPr>
        <w:t>na</w:t>
      </w:r>
      <w:proofErr w:type="spellEnd"/>
      <w:r w:rsidRPr="002E28ED">
        <w:rPr>
          <w:rFonts w:ascii="Arial" w:hAnsi="Arial" w:cs="Arial"/>
          <w:spacing w:val="-4"/>
        </w:rPr>
        <w:t xml:space="preserve">- </w:t>
      </w:r>
      <w:proofErr w:type="spellStart"/>
      <w:r w:rsidRPr="002E28ED">
        <w:rPr>
          <w:rFonts w:ascii="Arial" w:hAnsi="Arial" w:cs="Arial"/>
        </w:rPr>
        <w:t>ture</w:t>
      </w:r>
      <w:proofErr w:type="spellEnd"/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hemodynamic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signals.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5"/>
        </w:rPr>
        <w:t xml:space="preserve"> </w:t>
      </w:r>
      <w:proofErr w:type="spellStart"/>
      <w:r w:rsidRPr="002E28ED">
        <w:rPr>
          <w:rFonts w:ascii="Arial" w:hAnsi="Arial" w:cs="Arial"/>
        </w:rPr>
        <w:t>morlet</w:t>
      </w:r>
      <w:proofErr w:type="spellEnd"/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wavelet,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a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gaussian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function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modulated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by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 xml:space="preserve">a </w:t>
      </w:r>
      <w:r w:rsidRPr="002E28ED">
        <w:rPr>
          <w:rFonts w:ascii="Arial" w:hAnsi="Arial" w:cs="Arial"/>
          <w:spacing w:val="-4"/>
        </w:rPr>
        <w:t>sine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wave,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was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picked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as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they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are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suited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to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capture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both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slow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neural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rhythms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and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faster systemic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fluctuations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in</w:t>
      </w:r>
      <w:r w:rsidRPr="002E28ED">
        <w:rPr>
          <w:rFonts w:ascii="Arial" w:hAnsi="Arial" w:cs="Arial"/>
          <w:spacing w:val="-11"/>
        </w:rPr>
        <w:t xml:space="preserve"> </w:t>
      </w:r>
      <w:proofErr w:type="spellStart"/>
      <w:r w:rsidRPr="002E28ED">
        <w:rPr>
          <w:rFonts w:ascii="Arial" w:hAnsi="Arial" w:cs="Arial"/>
          <w:spacing w:val="-4"/>
        </w:rPr>
        <w:t>fNIRS</w:t>
      </w:r>
      <w:proofErr w:type="spellEnd"/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data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"_bookmark51"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4"/>
        </w:rPr>
        <w:t>(Reddy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et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al.,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"_bookmark51"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4"/>
        </w:rPr>
        <w:t>2021).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13"/>
        </w:rPr>
        <w:t xml:space="preserve"> </w:t>
      </w:r>
      <w:r w:rsidRPr="002E28ED">
        <w:rPr>
          <w:rFonts w:ascii="Arial" w:hAnsi="Arial" w:cs="Arial"/>
          <w:spacing w:val="-4"/>
        </w:rPr>
        <w:t>Wavelet-based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approaches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have been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widely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adopted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in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the</w:t>
      </w:r>
      <w:r w:rsidRPr="002E28ED">
        <w:rPr>
          <w:rFonts w:ascii="Arial" w:hAnsi="Arial" w:cs="Arial"/>
          <w:spacing w:val="-6"/>
        </w:rPr>
        <w:t xml:space="preserve"> </w:t>
      </w:r>
      <w:proofErr w:type="spellStart"/>
      <w:r w:rsidRPr="002E28ED">
        <w:rPr>
          <w:rFonts w:ascii="Arial" w:hAnsi="Arial" w:cs="Arial"/>
          <w:spacing w:val="-4"/>
        </w:rPr>
        <w:t>fNIRS</w:t>
      </w:r>
      <w:proofErr w:type="spellEnd"/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literature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for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connectivity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and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even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artifact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 xml:space="preserve">correction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"_bookmark28"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(Bergmann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et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al.,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"_bookmark28"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2023).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Approximately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90</w:t>
      </w:r>
      <w:r w:rsidRPr="002E28ED">
        <w:rPr>
          <w:rFonts w:ascii="Arial" w:hAnsi="Arial" w:cs="Arial"/>
          <w:spacing w:val="-15"/>
        </w:rPr>
        <w:t xml:space="preserve"> </w:t>
      </w:r>
      <w:proofErr w:type="spellStart"/>
      <w:r w:rsidRPr="002E28ED">
        <w:rPr>
          <w:rFonts w:ascii="Arial" w:hAnsi="Arial" w:cs="Arial"/>
        </w:rPr>
        <w:t>fNIRS</w:t>
      </w:r>
      <w:proofErr w:type="spellEnd"/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studies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employ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wavelet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coherence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 xml:space="preserve">to </w:t>
      </w:r>
      <w:r w:rsidRPr="002E28ED">
        <w:rPr>
          <w:rFonts w:ascii="Arial" w:hAnsi="Arial" w:cs="Arial"/>
          <w:spacing w:val="-2"/>
        </w:rPr>
        <w:t>map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dynamic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inter-regional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coupling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during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tasks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or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resting-state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"_bookmark37"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2"/>
        </w:rPr>
        <w:t>(Hakim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et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al.,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"_bookmark37"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2"/>
        </w:rPr>
        <w:t>2023).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  <w:spacing w:val="-4"/>
        </w:rPr>
        <w:t>Coherence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combines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both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phase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and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amplitude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information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into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a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single,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normalized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 xml:space="preserve">in- </w:t>
      </w:r>
      <w:proofErr w:type="spellStart"/>
      <w:r w:rsidRPr="002E28ED">
        <w:rPr>
          <w:rFonts w:ascii="Arial" w:hAnsi="Arial" w:cs="Arial"/>
        </w:rPr>
        <w:t>dex</w:t>
      </w:r>
      <w:proofErr w:type="spellEnd"/>
      <w:r w:rsidRPr="002E28ED">
        <w:rPr>
          <w:rFonts w:ascii="Arial" w:hAnsi="Arial" w:cs="Arial"/>
        </w:rPr>
        <w:t>,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0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(no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coupling)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to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1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(perfect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coupling),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is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a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richer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description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coupling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 xml:space="preserve">than </w:t>
      </w:r>
      <w:r w:rsidRPr="002E28ED">
        <w:rPr>
          <w:rFonts w:ascii="Arial" w:hAnsi="Arial" w:cs="Arial"/>
          <w:spacing w:val="-6"/>
        </w:rPr>
        <w:t xml:space="preserve">phase-only or amplitude-only metrics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"_bookmark27"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6"/>
        </w:rPr>
        <w:t xml:space="preserve">(Bastos and </w:t>
      </w:r>
      <w:proofErr w:type="spellStart"/>
      <w:r w:rsidRPr="002E28ED">
        <w:rPr>
          <w:rFonts w:ascii="Arial" w:hAnsi="Arial" w:cs="Arial"/>
          <w:spacing w:val="-6"/>
        </w:rPr>
        <w:t>Schoffelen</w:t>
      </w:r>
      <w:proofErr w:type="spellEnd"/>
      <w:r w:rsidRPr="002E28ED">
        <w:rPr>
          <w:rFonts w:ascii="Arial" w:hAnsi="Arial" w:cs="Arial"/>
          <w:spacing w:val="-6"/>
        </w:rPr>
        <w:t>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"_bookmark27"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6"/>
        </w:rPr>
        <w:t>2016).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36"/>
        </w:rPr>
        <w:t xml:space="preserve"> </w:t>
      </w:r>
      <w:r w:rsidRPr="002E28ED">
        <w:rPr>
          <w:rFonts w:ascii="Arial" w:hAnsi="Arial" w:cs="Arial"/>
          <w:spacing w:val="-6"/>
        </w:rPr>
        <w:t xml:space="preserve">For each participant, </w:t>
      </w:r>
      <w:r w:rsidRPr="002E28ED">
        <w:rPr>
          <w:rFonts w:ascii="Arial" w:hAnsi="Arial" w:cs="Arial"/>
        </w:rPr>
        <w:t>MNE’s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spectral</w:t>
      </w:r>
      <w:r w:rsidRPr="002E28ED">
        <w:rPr>
          <w:rFonts w:ascii="Arial" w:hAnsi="Arial" w:cs="Arial"/>
          <w:spacing w:val="17"/>
        </w:rPr>
        <w:t xml:space="preserve"> </w:t>
      </w:r>
      <w:r w:rsidRPr="002E28ED">
        <w:rPr>
          <w:rFonts w:ascii="Arial" w:hAnsi="Arial" w:cs="Arial"/>
        </w:rPr>
        <w:t>connectivity</w:t>
      </w:r>
      <w:r w:rsidRPr="002E28ED">
        <w:rPr>
          <w:rFonts w:ascii="Arial" w:hAnsi="Arial" w:cs="Arial"/>
          <w:spacing w:val="17"/>
        </w:rPr>
        <w:t xml:space="preserve"> </w:t>
      </w:r>
      <w:r w:rsidRPr="002E28ED">
        <w:rPr>
          <w:rFonts w:ascii="Arial" w:hAnsi="Arial" w:cs="Arial"/>
        </w:rPr>
        <w:t>time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function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was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applied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to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compute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time-resolved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 xml:space="preserve">co- </w:t>
      </w:r>
      <w:proofErr w:type="spellStart"/>
      <w:r w:rsidRPr="002E28ED">
        <w:rPr>
          <w:rFonts w:ascii="Arial" w:hAnsi="Arial" w:cs="Arial"/>
        </w:rPr>
        <w:t>herence</w:t>
      </w:r>
      <w:proofErr w:type="spellEnd"/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across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pairs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channels,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average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this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was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taken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across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epochs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to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obtain a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single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channel-by-channel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connectivity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matrix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for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each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condition. Each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participants’ connectivity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matrix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was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then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averaged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across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participants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to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obtain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a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group-level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 xml:space="preserve">con- </w:t>
      </w:r>
      <w:proofErr w:type="spellStart"/>
      <w:r w:rsidRPr="002E28ED">
        <w:rPr>
          <w:rFonts w:ascii="Arial" w:hAnsi="Arial" w:cs="Arial"/>
          <w:spacing w:val="-6"/>
        </w:rPr>
        <w:t>nectivity</w:t>
      </w:r>
      <w:proofErr w:type="spellEnd"/>
      <w:r w:rsidRPr="002E28ED">
        <w:rPr>
          <w:rFonts w:ascii="Arial" w:hAnsi="Arial" w:cs="Arial"/>
          <w:spacing w:val="-6"/>
        </w:rPr>
        <w:t xml:space="preserve"> matrix for each condition,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  <w:spacing w:val="-6"/>
        </w:rPr>
        <w:t xml:space="preserve">an example of a group-level connectivity chord plot is shown in Figure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"_bookmark22"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6"/>
        </w:rPr>
        <w:t>2.6.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18"/>
        </w:rPr>
        <w:t xml:space="preserve"> </w:t>
      </w:r>
      <w:proofErr w:type="spellStart"/>
      <w:r w:rsidRPr="002E28ED">
        <w:rPr>
          <w:rFonts w:ascii="Arial" w:hAnsi="Arial" w:cs="Arial"/>
          <w:spacing w:val="-6"/>
        </w:rPr>
        <w:t>fNIRS</w:t>
      </w:r>
      <w:proofErr w:type="spellEnd"/>
      <w:r w:rsidRPr="002E28ED">
        <w:rPr>
          <w:rFonts w:ascii="Arial" w:hAnsi="Arial" w:cs="Arial"/>
          <w:spacing w:val="-6"/>
        </w:rPr>
        <w:t xml:space="preserve"> hemodynamics predominantly fluctuate in very low </w:t>
      </w:r>
      <w:proofErr w:type="spellStart"/>
      <w:r w:rsidRPr="002E28ED">
        <w:rPr>
          <w:rFonts w:ascii="Arial" w:hAnsi="Arial" w:cs="Arial"/>
          <w:spacing w:val="-6"/>
        </w:rPr>
        <w:t>frequen</w:t>
      </w:r>
      <w:proofErr w:type="spellEnd"/>
      <w:r w:rsidRPr="002E28ED">
        <w:rPr>
          <w:rFonts w:ascii="Arial" w:hAnsi="Arial" w:cs="Arial"/>
          <w:spacing w:val="-6"/>
        </w:rPr>
        <w:t xml:space="preserve">- </w:t>
      </w:r>
      <w:proofErr w:type="spellStart"/>
      <w:r w:rsidRPr="002E28ED">
        <w:rPr>
          <w:rFonts w:ascii="Arial" w:hAnsi="Arial" w:cs="Arial"/>
          <w:spacing w:val="-2"/>
        </w:rPr>
        <w:t>cies</w:t>
      </w:r>
      <w:proofErr w:type="spellEnd"/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(0.01-0.5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Hz)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"_bookmark51"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2"/>
        </w:rPr>
        <w:t>(Reddy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et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al.,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"_bookmark51"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2"/>
        </w:rPr>
        <w:t>2021).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7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frequency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range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was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narrowed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to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five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evenly spaced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frequences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between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0.2-0.5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Hz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due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to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short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epoch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length,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2"/>
        </w:rPr>
        <w:t>this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2"/>
        </w:rPr>
        <w:t>range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still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 xml:space="preserve">targets </w:t>
      </w:r>
      <w:r w:rsidRPr="002E28ED">
        <w:rPr>
          <w:rFonts w:ascii="Arial" w:hAnsi="Arial" w:cs="Arial"/>
          <w:spacing w:val="-8"/>
        </w:rPr>
        <w:t>systemic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and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neurogenic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oscillations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while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avoiding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high-frequency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noise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"_bookmark55"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8"/>
        </w:rPr>
        <w:t>(Xu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et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al.,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"_bookmark55"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8"/>
        </w:rPr>
        <w:t>2017).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w w:val="90"/>
        </w:rPr>
        <w:t xml:space="preserve">Averaging across these closely spaced frequencies reduces data dimensionality, simplifying </w:t>
      </w:r>
      <w:r w:rsidRPr="002E28ED">
        <w:rPr>
          <w:rFonts w:ascii="Arial" w:hAnsi="Arial" w:cs="Arial"/>
          <w:spacing w:val="-2"/>
        </w:rPr>
        <w:t>downstream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statistical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analyses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without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sacrificing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sensitivity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to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coupling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dynamics.</w:t>
      </w:r>
    </w:p>
    <w:p w14:paraId="49BBF8E6" w14:textId="77777777" w:rsidR="002A482E" w:rsidRPr="002E28ED" w:rsidRDefault="002A482E" w:rsidP="00841C0A">
      <w:pPr>
        <w:spacing w:line="355" w:lineRule="auto"/>
        <w:rPr>
          <w:rFonts w:ascii="Arial" w:hAnsi="Arial" w:cs="Arial"/>
        </w:rPr>
        <w:sectPr w:rsidR="002A482E" w:rsidRPr="002E28ED">
          <w:pgSz w:w="12240" w:h="15840"/>
          <w:pgMar w:top="1020" w:right="1140" w:bottom="280" w:left="1680" w:header="690" w:footer="0" w:gutter="0"/>
          <w:cols w:space="720"/>
        </w:sectPr>
        <w:pPrChange w:id="212" w:author="Bobby Stojanoski" w:date="2025-05-20T11:03:00Z" w16du:dateUtc="2025-05-20T15:03:00Z">
          <w:pPr>
            <w:spacing w:line="355" w:lineRule="auto"/>
            <w:jc w:val="both"/>
          </w:pPr>
        </w:pPrChange>
      </w:pPr>
    </w:p>
    <w:p w14:paraId="49BBF8E7" w14:textId="77777777" w:rsidR="002A482E" w:rsidRPr="002E28ED" w:rsidRDefault="002A482E" w:rsidP="00841C0A">
      <w:pPr>
        <w:pStyle w:val="BodyText"/>
        <w:spacing w:before="179"/>
        <w:rPr>
          <w:rFonts w:ascii="Arial" w:hAnsi="Arial" w:cs="Arial"/>
          <w:sz w:val="20"/>
        </w:rPr>
      </w:pPr>
    </w:p>
    <w:p w14:paraId="49BBF8E8" w14:textId="77777777" w:rsidR="002A482E" w:rsidRPr="002E28ED" w:rsidRDefault="00100570" w:rsidP="00841C0A">
      <w:pPr>
        <w:pStyle w:val="BodyText"/>
        <w:ind w:left="360"/>
        <w:rPr>
          <w:rFonts w:ascii="Arial" w:hAnsi="Arial" w:cs="Arial"/>
          <w:sz w:val="20"/>
        </w:rPr>
      </w:pPr>
      <w:r w:rsidRPr="002E28ED">
        <w:rPr>
          <w:rFonts w:ascii="Arial" w:hAnsi="Arial" w:cs="Arial"/>
          <w:noProof/>
          <w:sz w:val="20"/>
        </w:rPr>
        <w:drawing>
          <wp:inline distT="0" distB="0" distL="0" distR="0" wp14:anchorId="49BBF994" wp14:editId="49BBF995">
            <wp:extent cx="5519737" cy="5629275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737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F8E9" w14:textId="77777777" w:rsidR="002A482E" w:rsidRPr="002E28ED" w:rsidRDefault="00100570" w:rsidP="00841C0A">
      <w:pPr>
        <w:pStyle w:val="BodyText"/>
        <w:spacing w:before="274" w:line="213" w:lineRule="auto"/>
        <w:ind w:left="120" w:right="296"/>
        <w:rPr>
          <w:rFonts w:ascii="Arial" w:hAnsi="Arial" w:cs="Arial"/>
        </w:rPr>
        <w:pPrChange w:id="213" w:author="Bobby Stojanoski" w:date="2025-05-20T11:03:00Z" w16du:dateUtc="2025-05-20T15:03:00Z">
          <w:pPr>
            <w:pStyle w:val="BodyText"/>
            <w:spacing w:before="274" w:line="213" w:lineRule="auto"/>
            <w:ind w:left="120" w:right="296"/>
            <w:jc w:val="both"/>
          </w:pPr>
        </w:pPrChange>
      </w:pPr>
      <w:bookmarkStart w:id="214" w:name="_bookmark22"/>
      <w:bookmarkEnd w:id="214"/>
      <w:r w:rsidRPr="002E28ED">
        <w:rPr>
          <w:rFonts w:ascii="Arial" w:hAnsi="Arial" w:cs="Arial"/>
        </w:rPr>
        <w:t>Figure 2.6:</w:t>
      </w:r>
      <w:r w:rsidRPr="002E28ED">
        <w:rPr>
          <w:rFonts w:ascii="Arial" w:hAnsi="Arial" w:cs="Arial"/>
          <w:spacing w:val="29"/>
        </w:rPr>
        <w:t xml:space="preserve"> </w:t>
      </w:r>
      <w:r w:rsidRPr="002E28ED">
        <w:rPr>
          <w:rFonts w:ascii="Arial" w:hAnsi="Arial" w:cs="Arial"/>
        </w:rPr>
        <w:t xml:space="preserve">Example of a chord plot for the condition Sadness, showing the averaged </w:t>
      </w:r>
      <w:r w:rsidRPr="002E28ED">
        <w:rPr>
          <w:rFonts w:ascii="Arial" w:hAnsi="Arial" w:cs="Arial"/>
          <w:spacing w:val="-6"/>
        </w:rPr>
        <w:t xml:space="preserve">connectivity across participants and epochs between 103 </w:t>
      </w:r>
      <w:proofErr w:type="spellStart"/>
      <w:r w:rsidRPr="002E28ED">
        <w:rPr>
          <w:rFonts w:ascii="Arial" w:hAnsi="Arial" w:cs="Arial"/>
          <w:spacing w:val="-6"/>
        </w:rPr>
        <w:t>HbT</w:t>
      </w:r>
      <w:proofErr w:type="spellEnd"/>
      <w:r w:rsidRPr="002E28ED">
        <w:rPr>
          <w:rFonts w:ascii="Arial" w:hAnsi="Arial" w:cs="Arial"/>
          <w:spacing w:val="-6"/>
        </w:rPr>
        <w:t xml:space="preserve"> channels (coherence values </w:t>
      </w:r>
      <w:r w:rsidRPr="002E28ED">
        <w:rPr>
          <w:rFonts w:ascii="Arial" w:hAnsi="Arial" w:cs="Arial"/>
        </w:rPr>
        <w:t>between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0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1). The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color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lines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represents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coherence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value. In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general,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the brighter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color,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stronger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connectivity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between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two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channels.</w:t>
      </w:r>
    </w:p>
    <w:p w14:paraId="49BBF8EA" w14:textId="77777777" w:rsidR="002A482E" w:rsidRPr="002E28ED" w:rsidRDefault="002A482E" w:rsidP="00841C0A">
      <w:pPr>
        <w:pStyle w:val="BodyText"/>
        <w:spacing w:before="264"/>
        <w:rPr>
          <w:rFonts w:ascii="Arial" w:hAnsi="Arial" w:cs="Arial"/>
        </w:rPr>
      </w:pPr>
    </w:p>
    <w:p w14:paraId="49BBF8EB" w14:textId="77777777" w:rsidR="002A482E" w:rsidRPr="002E28ED" w:rsidRDefault="00100570" w:rsidP="00841C0A">
      <w:pPr>
        <w:pStyle w:val="Heading4"/>
        <w:jc w:val="left"/>
        <w:rPr>
          <w:rFonts w:ascii="Arial" w:hAnsi="Arial" w:cs="Arial"/>
        </w:rPr>
        <w:pPrChange w:id="215" w:author="Bobby Stojanoski" w:date="2025-05-20T11:03:00Z" w16du:dateUtc="2025-05-20T15:03:00Z">
          <w:pPr>
            <w:pStyle w:val="Heading4"/>
          </w:pPr>
        </w:pPrChange>
      </w:pPr>
      <w:r w:rsidRPr="002E28ED">
        <w:rPr>
          <w:rFonts w:ascii="Arial" w:hAnsi="Arial" w:cs="Arial"/>
          <w:w w:val="105"/>
        </w:rPr>
        <w:t>Paired</w:t>
      </w:r>
      <w:r w:rsidRPr="002E28ED">
        <w:rPr>
          <w:rFonts w:ascii="Arial" w:hAnsi="Arial" w:cs="Arial"/>
          <w:spacing w:val="30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Sample</w:t>
      </w:r>
      <w:r w:rsidRPr="002E28ED">
        <w:rPr>
          <w:rFonts w:ascii="Arial" w:hAnsi="Arial" w:cs="Arial"/>
          <w:spacing w:val="31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t-</w:t>
      </w:r>
      <w:r w:rsidRPr="002E28ED">
        <w:rPr>
          <w:rFonts w:ascii="Arial" w:hAnsi="Arial" w:cs="Arial"/>
          <w:spacing w:val="-4"/>
          <w:w w:val="105"/>
        </w:rPr>
        <w:t>tests</w:t>
      </w:r>
    </w:p>
    <w:p w14:paraId="49BBF8EC" w14:textId="77777777" w:rsidR="002A482E" w:rsidRPr="002E28ED" w:rsidRDefault="00100570" w:rsidP="00841C0A">
      <w:pPr>
        <w:pStyle w:val="BodyText"/>
        <w:spacing w:before="310" w:line="355" w:lineRule="auto"/>
        <w:ind w:left="120" w:right="217"/>
        <w:rPr>
          <w:rFonts w:ascii="Arial" w:hAnsi="Arial" w:cs="Arial"/>
        </w:rPr>
        <w:pPrChange w:id="216" w:author="Bobby Stojanoski" w:date="2025-05-20T11:03:00Z" w16du:dateUtc="2025-05-20T15:03:00Z">
          <w:pPr>
            <w:pStyle w:val="BodyText"/>
            <w:spacing w:before="310" w:line="355" w:lineRule="auto"/>
            <w:ind w:left="120" w:right="217"/>
            <w:jc w:val="both"/>
          </w:pPr>
        </w:pPrChange>
      </w:pPr>
      <w:r w:rsidRPr="002E28ED">
        <w:rPr>
          <w:rFonts w:ascii="Arial" w:hAnsi="Arial" w:cs="Arial"/>
          <w:spacing w:val="-4"/>
        </w:rPr>
        <w:t>For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each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mode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(Face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type/Emotion),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and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pair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of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conditions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(e.g.,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Joy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vs.</w:t>
      </w:r>
      <w:r w:rsidRPr="002E28ED">
        <w:rPr>
          <w:rFonts w:ascii="Arial" w:hAnsi="Arial" w:cs="Arial"/>
          <w:spacing w:val="2"/>
        </w:rPr>
        <w:t xml:space="preserve"> </w:t>
      </w:r>
      <w:r w:rsidRPr="002E28ED">
        <w:rPr>
          <w:rFonts w:ascii="Arial" w:hAnsi="Arial" w:cs="Arial"/>
          <w:spacing w:val="-4"/>
        </w:rPr>
        <w:t>Fear),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 xml:space="preserve">individual- </w:t>
      </w:r>
      <w:r w:rsidRPr="002E28ED">
        <w:rPr>
          <w:rFonts w:ascii="Arial" w:hAnsi="Arial" w:cs="Arial"/>
        </w:rPr>
        <w:t>level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connectivity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matrices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were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extracted,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averaging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across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epochs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time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points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 xml:space="preserve">to </w:t>
      </w:r>
      <w:r w:rsidRPr="002E28ED">
        <w:rPr>
          <w:rFonts w:ascii="Arial" w:hAnsi="Arial" w:cs="Arial"/>
          <w:spacing w:val="-2"/>
        </w:rPr>
        <w:t>obtain, per participant, a symmetric channel-by-channel coherence matrix.</w:t>
      </w:r>
      <w:r w:rsidRPr="002E28ED">
        <w:rPr>
          <w:rFonts w:ascii="Arial" w:hAnsi="Arial" w:cs="Arial"/>
          <w:spacing w:val="25"/>
        </w:rPr>
        <w:t xml:space="preserve"> </w:t>
      </w:r>
      <w:r w:rsidRPr="002E28ED">
        <w:rPr>
          <w:rFonts w:ascii="Arial" w:hAnsi="Arial" w:cs="Arial"/>
          <w:spacing w:val="-2"/>
        </w:rPr>
        <w:t>Because co-</w:t>
      </w:r>
    </w:p>
    <w:p w14:paraId="49BBF8ED" w14:textId="77777777" w:rsidR="002A482E" w:rsidRPr="002E28ED" w:rsidRDefault="002A482E" w:rsidP="00841C0A">
      <w:pPr>
        <w:spacing w:line="355" w:lineRule="auto"/>
        <w:rPr>
          <w:rFonts w:ascii="Arial" w:hAnsi="Arial" w:cs="Arial"/>
        </w:rPr>
        <w:sectPr w:rsidR="002A482E" w:rsidRPr="002E28ED">
          <w:pgSz w:w="12240" w:h="15840"/>
          <w:pgMar w:top="1020" w:right="1140" w:bottom="280" w:left="1680" w:header="690" w:footer="0" w:gutter="0"/>
          <w:cols w:space="720"/>
        </w:sectPr>
        <w:pPrChange w:id="217" w:author="Bobby Stojanoski" w:date="2025-05-20T11:03:00Z" w16du:dateUtc="2025-05-20T15:03:00Z">
          <w:pPr>
            <w:spacing w:line="355" w:lineRule="auto"/>
            <w:jc w:val="both"/>
          </w:pPr>
        </w:pPrChange>
      </w:pPr>
    </w:p>
    <w:p w14:paraId="49BBF8EE" w14:textId="77777777" w:rsidR="002A482E" w:rsidRPr="002E28ED" w:rsidRDefault="002A482E" w:rsidP="00841C0A">
      <w:pPr>
        <w:pStyle w:val="BodyText"/>
        <w:spacing w:before="74"/>
        <w:rPr>
          <w:rFonts w:ascii="Arial" w:hAnsi="Arial" w:cs="Arial"/>
        </w:rPr>
      </w:pPr>
    </w:p>
    <w:p w14:paraId="49BBF8EF" w14:textId="77777777" w:rsidR="002A482E" w:rsidRPr="002E28ED" w:rsidRDefault="00100570" w:rsidP="00841C0A">
      <w:pPr>
        <w:pStyle w:val="BodyText"/>
        <w:spacing w:before="1" w:line="355" w:lineRule="auto"/>
        <w:ind w:left="119" w:right="295"/>
        <w:rPr>
          <w:rFonts w:ascii="Arial" w:hAnsi="Arial" w:cs="Arial"/>
        </w:rPr>
        <w:pPrChange w:id="218" w:author="Bobby Stojanoski" w:date="2025-05-20T11:03:00Z" w16du:dateUtc="2025-05-20T15:03:00Z">
          <w:pPr>
            <w:pStyle w:val="BodyText"/>
            <w:spacing w:before="1" w:line="355" w:lineRule="auto"/>
            <w:ind w:left="119" w:right="295"/>
            <w:jc w:val="both"/>
          </w:pPr>
        </w:pPrChange>
      </w:pPr>
      <w:r w:rsidRPr="002E28ED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487124480" behindDoc="1" locked="0" layoutInCell="1" allowOverlap="1" wp14:anchorId="49BBF996" wp14:editId="49BBF997">
                <wp:simplePos x="0" y="0"/>
                <wp:positionH relativeFrom="page">
                  <wp:posOffset>5941796</wp:posOffset>
                </wp:positionH>
                <wp:positionV relativeFrom="paragraph">
                  <wp:posOffset>1071683</wp:posOffset>
                </wp:positionV>
                <wp:extent cx="46990" cy="1270"/>
                <wp:effectExtent l="0" t="0" r="0" b="0"/>
                <wp:wrapNone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line style="position:absolute;mso-position-horizontal-relative:page;mso-position-vertical-relative:paragraph;z-index:-16192000" from="467.858002pt,84.384537pt" to="471.549002pt,84.384537pt" stroked="true" strokeweight=".398pt" strokecolor="#000000">
                <v:stroke dashstyle="solid"/>
                <w10:wrap type="none"/>
              </v:line>
            </w:pict>
          </mc:Fallback>
        </mc:AlternateContent>
      </w:r>
      <w:proofErr w:type="spellStart"/>
      <w:r w:rsidRPr="002E28ED">
        <w:rPr>
          <w:rFonts w:ascii="Arial" w:hAnsi="Arial" w:cs="Arial"/>
          <w:w w:val="90"/>
        </w:rPr>
        <w:t>herence</w:t>
      </w:r>
      <w:proofErr w:type="spellEnd"/>
      <w:r w:rsidRPr="002E28ED">
        <w:rPr>
          <w:rFonts w:ascii="Arial" w:hAnsi="Arial" w:cs="Arial"/>
          <w:w w:val="90"/>
        </w:rPr>
        <w:t xml:space="preserve"> values are bounded between 0 and 1 and exhibit skewed distributions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"_bookmark46"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w w:val="90"/>
        </w:rPr>
        <w:t>(Miranda de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w w:val="90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"_bookmark46"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proofErr w:type="spellStart"/>
      <w:r w:rsidRPr="002E28ED">
        <w:rPr>
          <w:rFonts w:ascii="Arial" w:hAnsi="Arial" w:cs="Arial"/>
          <w:spacing w:val="38"/>
          <w:w w:val="87"/>
        </w:rPr>
        <w:t>S</w:t>
      </w:r>
      <w:r w:rsidRPr="002E28ED">
        <w:rPr>
          <w:rFonts w:ascii="Arial" w:hAnsi="Arial" w:cs="Arial"/>
          <w:spacing w:val="-79"/>
          <w:w w:val="130"/>
        </w:rPr>
        <w:t>´</w:t>
      </w:r>
      <w:r w:rsidRPr="002E28ED">
        <w:rPr>
          <w:rFonts w:ascii="Arial" w:hAnsi="Arial" w:cs="Arial"/>
          <w:spacing w:val="39"/>
          <w:w w:val="81"/>
        </w:rPr>
        <w:t>a</w:t>
      </w:r>
      <w:proofErr w:type="spellEnd"/>
      <w:r w:rsidRPr="002E28ED">
        <w:rPr>
          <w:rFonts w:ascii="Arial" w:hAnsi="Arial" w:cs="Arial"/>
          <w:spacing w:val="-14"/>
          <w:w w:val="99"/>
        </w:rPr>
        <w:t xml:space="preserve"> </w:t>
      </w:r>
      <w:r w:rsidRPr="002E28ED">
        <w:rPr>
          <w:rFonts w:ascii="Arial" w:hAnsi="Arial" w:cs="Arial"/>
        </w:rPr>
        <w:t>et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al.,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"_bookmark46"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2009),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Fisher’s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r-to-z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transform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(</w:t>
      </w:r>
      <w:proofErr w:type="spellStart"/>
      <w:r w:rsidRPr="002E28ED">
        <w:rPr>
          <w:rFonts w:ascii="Arial" w:hAnsi="Arial" w:cs="Arial"/>
        </w:rPr>
        <w:t>atanh</w:t>
      </w:r>
      <w:proofErr w:type="spellEnd"/>
      <w:r w:rsidRPr="002E28ED">
        <w:rPr>
          <w:rFonts w:ascii="Arial" w:hAnsi="Arial" w:cs="Arial"/>
        </w:rPr>
        <w:t>)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was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applied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to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each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matrix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element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to normalize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data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prior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to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parametric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testing.</w:t>
      </w:r>
      <w:r w:rsidRPr="002E28ED">
        <w:rPr>
          <w:rFonts w:ascii="Arial" w:hAnsi="Arial" w:cs="Arial"/>
          <w:spacing w:val="33"/>
        </w:rPr>
        <w:t xml:space="preserve"> </w:t>
      </w:r>
      <w:r w:rsidRPr="002E28ED">
        <w:rPr>
          <w:rFonts w:ascii="Arial" w:hAnsi="Arial" w:cs="Arial"/>
        </w:rPr>
        <w:t>Paired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t-tests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for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each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unique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 xml:space="preserve">channel pair </w:t>
      </w:r>
      <w:r w:rsidRPr="002E28ED">
        <w:rPr>
          <w:rFonts w:ascii="Arial" w:hAnsi="Arial" w:cs="Arial"/>
          <w:w w:val="120"/>
        </w:rPr>
        <w:t>(</w:t>
      </w:r>
      <w:proofErr w:type="spellStart"/>
      <w:r w:rsidRPr="002E28ED">
        <w:rPr>
          <w:rFonts w:ascii="Arial" w:hAnsi="Arial" w:cs="Arial"/>
          <w:i/>
          <w:w w:val="120"/>
        </w:rPr>
        <w:t>i</w:t>
      </w:r>
      <w:proofErr w:type="spellEnd"/>
      <w:r w:rsidRPr="002E28ED">
        <w:rPr>
          <w:rFonts w:ascii="Arial" w:hAnsi="Arial" w:cs="Arial"/>
          <w:i/>
          <w:spacing w:val="-19"/>
          <w:w w:val="120"/>
        </w:rPr>
        <w:t xml:space="preserve"> </w:t>
      </w:r>
      <w:r w:rsidRPr="002E28ED">
        <w:rPr>
          <w:rFonts w:ascii="Arial" w:hAnsi="Arial" w:cs="Arial"/>
          <w:i/>
          <w:w w:val="120"/>
        </w:rPr>
        <w:t>&gt;</w:t>
      </w:r>
      <w:r w:rsidRPr="002E28ED">
        <w:rPr>
          <w:rFonts w:ascii="Arial" w:hAnsi="Arial" w:cs="Arial"/>
          <w:i/>
          <w:spacing w:val="-19"/>
          <w:w w:val="120"/>
        </w:rPr>
        <w:t xml:space="preserve"> </w:t>
      </w:r>
      <w:r w:rsidRPr="002E28ED">
        <w:rPr>
          <w:rFonts w:ascii="Arial" w:hAnsi="Arial" w:cs="Arial"/>
          <w:i/>
          <w:w w:val="120"/>
        </w:rPr>
        <w:t>j</w:t>
      </w:r>
      <w:r w:rsidRPr="002E28ED">
        <w:rPr>
          <w:rFonts w:ascii="Arial" w:hAnsi="Arial" w:cs="Arial"/>
          <w:w w:val="120"/>
        </w:rPr>
        <w:t>)</w:t>
      </w:r>
      <w:r w:rsidRPr="002E28ED">
        <w:rPr>
          <w:rFonts w:ascii="Arial" w:hAnsi="Arial" w:cs="Arial"/>
          <w:spacing w:val="-5"/>
          <w:w w:val="120"/>
        </w:rPr>
        <w:t xml:space="preserve"> </w:t>
      </w:r>
      <w:r w:rsidRPr="002E28ED">
        <w:rPr>
          <w:rFonts w:ascii="Arial" w:hAnsi="Arial" w:cs="Arial"/>
        </w:rPr>
        <w:t xml:space="preserve">were then conducted across participants using SciPy’s </w:t>
      </w:r>
      <w:proofErr w:type="spellStart"/>
      <w:r w:rsidRPr="002E28ED">
        <w:rPr>
          <w:rFonts w:ascii="Arial" w:hAnsi="Arial" w:cs="Arial"/>
          <w:w w:val="120"/>
        </w:rPr>
        <w:t>ttest</w:t>
      </w:r>
      <w:proofErr w:type="spellEnd"/>
      <w:r w:rsidRPr="002E28ED">
        <w:rPr>
          <w:rFonts w:ascii="Arial" w:hAnsi="Arial" w:cs="Arial"/>
          <w:spacing w:val="-1"/>
          <w:w w:val="120"/>
        </w:rPr>
        <w:t xml:space="preserve"> </w:t>
      </w:r>
      <w:r w:rsidRPr="002E28ED">
        <w:rPr>
          <w:rFonts w:ascii="Arial" w:hAnsi="Arial" w:cs="Arial"/>
          <w:w w:val="120"/>
        </w:rPr>
        <w:t xml:space="preserve">rel. </w:t>
      </w:r>
      <w:r w:rsidRPr="002E28ED">
        <w:rPr>
          <w:rFonts w:ascii="Arial" w:hAnsi="Arial" w:cs="Arial"/>
        </w:rPr>
        <w:t xml:space="preserve">This di- </w:t>
      </w:r>
      <w:proofErr w:type="spellStart"/>
      <w:r w:rsidRPr="002E28ED">
        <w:rPr>
          <w:rFonts w:ascii="Arial" w:hAnsi="Arial" w:cs="Arial"/>
          <w:spacing w:val="-4"/>
        </w:rPr>
        <w:t>rectly</w:t>
      </w:r>
      <w:proofErr w:type="spellEnd"/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tests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whether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mean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connectivity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differs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between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conditions,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leveraging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the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 xml:space="preserve">paired </w:t>
      </w:r>
      <w:r w:rsidRPr="002E28ED">
        <w:rPr>
          <w:rFonts w:ascii="Arial" w:hAnsi="Arial" w:cs="Arial"/>
        </w:rPr>
        <w:t xml:space="preserve">design to increase statistical sensitivity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"_bookmark41"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(Hu et al.,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"_bookmark41"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2023).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>Given the large number of channel-pair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tests, and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similar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to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GLM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analysis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above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in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"_bookmark20"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2.5.3,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i/>
        </w:rPr>
        <w:t>p</w:t>
      </w:r>
      <w:r w:rsidRPr="002E28ED">
        <w:rPr>
          <w:rFonts w:ascii="Arial" w:hAnsi="Arial" w:cs="Arial"/>
        </w:rPr>
        <w:t>-values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were</w:t>
      </w:r>
      <w:r w:rsidRPr="002E28ED">
        <w:rPr>
          <w:rFonts w:ascii="Arial" w:hAnsi="Arial" w:cs="Arial"/>
          <w:spacing w:val="-2"/>
        </w:rPr>
        <w:t xml:space="preserve"> </w:t>
      </w:r>
      <w:proofErr w:type="spellStart"/>
      <w:r w:rsidRPr="002E28ED">
        <w:rPr>
          <w:rFonts w:ascii="Arial" w:hAnsi="Arial" w:cs="Arial"/>
        </w:rPr>
        <w:t>cor</w:t>
      </w:r>
      <w:proofErr w:type="spellEnd"/>
      <w:r w:rsidRPr="002E28ED">
        <w:rPr>
          <w:rFonts w:ascii="Arial" w:hAnsi="Arial" w:cs="Arial"/>
        </w:rPr>
        <w:t xml:space="preserve">- </w:t>
      </w:r>
      <w:proofErr w:type="spellStart"/>
      <w:r w:rsidRPr="002E28ED">
        <w:rPr>
          <w:rFonts w:ascii="Arial" w:hAnsi="Arial" w:cs="Arial"/>
        </w:rPr>
        <w:t>rected</w:t>
      </w:r>
      <w:proofErr w:type="spellEnd"/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for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FDR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using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Benjamini-Hochberg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procedure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"_bookmark53"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(Singh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Dan,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"_bookmark53"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2006)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with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 xml:space="preserve">a family-wise error rate of </w:t>
      </w:r>
      <w:r w:rsidRPr="002E28ED">
        <w:rPr>
          <w:rFonts w:ascii="Arial" w:hAnsi="Arial" w:cs="Arial"/>
          <w:i/>
        </w:rPr>
        <w:t>α</w:t>
      </w:r>
      <w:r w:rsidRPr="002E28ED">
        <w:rPr>
          <w:rFonts w:ascii="Arial" w:hAnsi="Arial" w:cs="Arial"/>
        </w:rPr>
        <w:t>=0.05.</w:t>
      </w:r>
    </w:p>
    <w:p w14:paraId="49BBF8F0" w14:textId="77777777" w:rsidR="002A482E" w:rsidRPr="002E28ED" w:rsidRDefault="002A482E" w:rsidP="00841C0A">
      <w:pPr>
        <w:pStyle w:val="BodyText"/>
        <w:spacing w:before="14"/>
        <w:rPr>
          <w:rFonts w:ascii="Arial" w:hAnsi="Arial" w:cs="Arial"/>
        </w:rPr>
      </w:pPr>
    </w:p>
    <w:p w14:paraId="49BBF8F1" w14:textId="77777777" w:rsidR="002A482E" w:rsidRPr="002E28ED" w:rsidRDefault="00100570" w:rsidP="00841C0A">
      <w:pPr>
        <w:pStyle w:val="Heading4"/>
        <w:ind w:left="119"/>
        <w:jc w:val="left"/>
        <w:rPr>
          <w:rFonts w:ascii="Arial" w:hAnsi="Arial" w:cs="Arial"/>
        </w:rPr>
        <w:pPrChange w:id="219" w:author="Bobby Stojanoski" w:date="2025-05-20T11:03:00Z" w16du:dateUtc="2025-05-20T15:03:00Z">
          <w:pPr>
            <w:pStyle w:val="Heading4"/>
            <w:ind w:left="119"/>
          </w:pPr>
        </w:pPrChange>
      </w:pPr>
      <w:r w:rsidRPr="002E28ED">
        <w:rPr>
          <w:rFonts w:ascii="Arial" w:hAnsi="Arial" w:cs="Arial"/>
          <w:w w:val="110"/>
        </w:rPr>
        <w:t>ROI Chord</w:t>
      </w:r>
      <w:r w:rsidRPr="002E28ED">
        <w:rPr>
          <w:rFonts w:ascii="Arial" w:hAnsi="Arial" w:cs="Arial"/>
          <w:spacing w:val="1"/>
          <w:w w:val="110"/>
        </w:rPr>
        <w:t xml:space="preserve"> </w:t>
      </w:r>
      <w:r w:rsidRPr="002E28ED">
        <w:rPr>
          <w:rFonts w:ascii="Arial" w:hAnsi="Arial" w:cs="Arial"/>
          <w:spacing w:val="-2"/>
          <w:w w:val="110"/>
        </w:rPr>
        <w:t>Plots</w:t>
      </w:r>
    </w:p>
    <w:p w14:paraId="49BBF8F2" w14:textId="77777777" w:rsidR="002A482E" w:rsidRPr="002E28ED" w:rsidRDefault="00100570" w:rsidP="00841C0A">
      <w:pPr>
        <w:pStyle w:val="BodyText"/>
        <w:spacing w:before="310" w:line="355" w:lineRule="auto"/>
        <w:ind w:left="119"/>
        <w:rPr>
          <w:rFonts w:ascii="Arial" w:hAnsi="Arial" w:cs="Arial"/>
        </w:rPr>
      </w:pPr>
      <w:r w:rsidRPr="002E28ED">
        <w:rPr>
          <w:rFonts w:ascii="Arial" w:hAnsi="Arial" w:cs="Arial"/>
          <w:spacing w:val="-8"/>
        </w:rPr>
        <w:t>To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distill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high-dimensional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channel-by-channel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>connectivity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8"/>
        </w:rPr>
        <w:t xml:space="preserve">into interpretable inter-regional </w:t>
      </w:r>
      <w:r w:rsidRPr="002E28ED">
        <w:rPr>
          <w:rFonts w:ascii="Arial" w:hAnsi="Arial" w:cs="Arial"/>
          <w:spacing w:val="-4"/>
        </w:rPr>
        <w:t>summaries,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we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mapped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individual</w:t>
      </w:r>
      <w:r w:rsidRPr="002E28ED">
        <w:rPr>
          <w:rFonts w:ascii="Arial" w:hAnsi="Arial" w:cs="Arial"/>
          <w:spacing w:val="-10"/>
        </w:rPr>
        <w:t xml:space="preserve"> </w:t>
      </w:r>
      <w:proofErr w:type="spellStart"/>
      <w:r w:rsidRPr="002E28ED">
        <w:rPr>
          <w:rFonts w:ascii="Arial" w:hAnsi="Arial" w:cs="Arial"/>
          <w:spacing w:val="-4"/>
        </w:rPr>
        <w:t>fNIRS</w:t>
      </w:r>
      <w:proofErr w:type="spellEnd"/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channels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onto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anatomically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defined</w:t>
      </w:r>
      <w:r w:rsidRPr="002E28ED">
        <w:rPr>
          <w:rFonts w:ascii="Arial" w:hAnsi="Arial" w:cs="Arial"/>
          <w:spacing w:val="-10"/>
        </w:rPr>
        <w:t xml:space="preserve"> </w:t>
      </w:r>
      <w:proofErr w:type="gramStart"/>
      <w:r w:rsidRPr="002E28ED">
        <w:rPr>
          <w:rFonts w:ascii="Arial" w:hAnsi="Arial" w:cs="Arial"/>
          <w:spacing w:val="-4"/>
        </w:rPr>
        <w:t>ROI’s</w:t>
      </w:r>
      <w:proofErr w:type="gramEnd"/>
      <w:r w:rsidRPr="002E28ED">
        <w:rPr>
          <w:rFonts w:ascii="Arial" w:hAnsi="Arial" w:cs="Arial"/>
          <w:spacing w:val="-4"/>
        </w:rPr>
        <w:t>.</w:t>
      </w:r>
      <w:r w:rsidRPr="002E28ED">
        <w:rPr>
          <w:rFonts w:ascii="Arial" w:hAnsi="Arial" w:cs="Arial"/>
          <w:spacing w:val="20"/>
        </w:rPr>
        <w:t xml:space="preserve"> </w:t>
      </w:r>
      <w:r w:rsidRPr="002E28ED">
        <w:rPr>
          <w:rFonts w:ascii="Arial" w:hAnsi="Arial" w:cs="Arial"/>
          <w:spacing w:val="-4"/>
        </w:rPr>
        <w:t xml:space="preserve">This </w:t>
      </w:r>
      <w:r w:rsidRPr="002E28ED">
        <w:rPr>
          <w:rFonts w:ascii="Arial" w:hAnsi="Arial" w:cs="Arial"/>
        </w:rPr>
        <w:t>includes left and right frontal, prefrontal, parietal, occipital regions of the brain.</w:t>
      </w:r>
      <w:r w:rsidRPr="002E28ED">
        <w:rPr>
          <w:rFonts w:ascii="Arial" w:hAnsi="Arial" w:cs="Arial"/>
          <w:spacing w:val="38"/>
        </w:rPr>
        <w:t xml:space="preserve"> </w:t>
      </w:r>
      <w:r w:rsidRPr="002E28ED">
        <w:rPr>
          <w:rFonts w:ascii="Arial" w:hAnsi="Arial" w:cs="Arial"/>
        </w:rPr>
        <w:t xml:space="preserve">Since </w:t>
      </w:r>
      <w:r w:rsidRPr="002E28ED">
        <w:rPr>
          <w:rFonts w:ascii="Arial" w:hAnsi="Arial" w:cs="Arial"/>
          <w:spacing w:val="-2"/>
        </w:rPr>
        <w:t>multiple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channels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may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map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to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same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pair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of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regions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(e.g.,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several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left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prefrontal</w:t>
      </w:r>
      <w:r w:rsidRPr="002E28ED">
        <w:rPr>
          <w:rFonts w:ascii="Arial" w:hAnsi="Arial" w:cs="Arial"/>
          <w:spacing w:val="-8"/>
        </w:rPr>
        <w:t xml:space="preserve"> </w:t>
      </w:r>
      <w:proofErr w:type="spellStart"/>
      <w:r w:rsidRPr="002E28ED">
        <w:rPr>
          <w:rFonts w:ascii="Arial" w:hAnsi="Arial" w:cs="Arial"/>
          <w:spacing w:val="-2"/>
        </w:rPr>
        <w:t>chan</w:t>
      </w:r>
      <w:proofErr w:type="spellEnd"/>
      <w:r w:rsidRPr="002E28ED">
        <w:rPr>
          <w:rFonts w:ascii="Arial" w:hAnsi="Arial" w:cs="Arial"/>
          <w:spacing w:val="-2"/>
        </w:rPr>
        <w:t xml:space="preserve">- </w:t>
      </w:r>
      <w:proofErr w:type="spellStart"/>
      <w:r w:rsidRPr="002E28ED">
        <w:rPr>
          <w:rFonts w:ascii="Arial" w:hAnsi="Arial" w:cs="Arial"/>
          <w:spacing w:val="-2"/>
        </w:rPr>
        <w:t>nels</w:t>
      </w:r>
      <w:proofErr w:type="spellEnd"/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connecting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to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several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right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occipital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channels),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we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aggregated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all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2"/>
        </w:rPr>
        <w:t>significant</w:t>
      </w:r>
      <w:r w:rsidRPr="002E28ED">
        <w:rPr>
          <w:rFonts w:ascii="Arial" w:hAnsi="Arial" w:cs="Arial"/>
          <w:spacing w:val="-8"/>
        </w:rPr>
        <w:t xml:space="preserve"> </w:t>
      </w:r>
      <w:proofErr w:type="spellStart"/>
      <w:r w:rsidRPr="002E28ED">
        <w:rPr>
          <w:rFonts w:ascii="Arial" w:hAnsi="Arial" w:cs="Arial"/>
          <w:spacing w:val="-2"/>
        </w:rPr>
        <w:t>connec</w:t>
      </w:r>
      <w:proofErr w:type="spellEnd"/>
      <w:r w:rsidRPr="002E28ED">
        <w:rPr>
          <w:rFonts w:ascii="Arial" w:hAnsi="Arial" w:cs="Arial"/>
          <w:spacing w:val="-2"/>
        </w:rPr>
        <w:t xml:space="preserve">- </w:t>
      </w:r>
      <w:proofErr w:type="spellStart"/>
      <w:r w:rsidRPr="002E28ED">
        <w:rPr>
          <w:rFonts w:ascii="Arial" w:hAnsi="Arial" w:cs="Arial"/>
        </w:rPr>
        <w:t>tions</w:t>
      </w:r>
      <w:proofErr w:type="spellEnd"/>
      <w:r w:rsidRPr="002E28ED">
        <w:rPr>
          <w:rFonts w:ascii="Arial" w:hAnsi="Arial" w:cs="Arial"/>
        </w:rPr>
        <w:t xml:space="preserve"> (</w:t>
      </w:r>
      <w:r w:rsidRPr="002E28ED">
        <w:rPr>
          <w:rFonts w:ascii="Arial" w:hAnsi="Arial" w:cs="Arial"/>
          <w:i/>
        </w:rPr>
        <w:t>p</w:t>
      </w:r>
      <w:r w:rsidRPr="002E28ED">
        <w:rPr>
          <w:rFonts w:ascii="Arial" w:hAnsi="Arial" w:cs="Arial"/>
          <w:i/>
          <w:spacing w:val="-15"/>
        </w:rPr>
        <w:t xml:space="preserve"> </w:t>
      </w:r>
      <w:r w:rsidRPr="002E28ED">
        <w:rPr>
          <w:rFonts w:ascii="Arial" w:hAnsi="Arial" w:cs="Arial"/>
          <w:i/>
        </w:rPr>
        <w:t>&lt;</w:t>
      </w:r>
      <w:r w:rsidRPr="002E28ED">
        <w:rPr>
          <w:rFonts w:ascii="Arial" w:hAnsi="Arial" w:cs="Arial"/>
          <w:i/>
          <w:spacing w:val="-6"/>
        </w:rPr>
        <w:t xml:space="preserve"> </w:t>
      </w:r>
      <w:r w:rsidRPr="002E28ED">
        <w:rPr>
          <w:rFonts w:ascii="Arial" w:hAnsi="Arial" w:cs="Arial"/>
        </w:rPr>
        <w:t>0.05) between two regions by taking the mean of their t-values.</w:t>
      </w:r>
    </w:p>
    <w:p w14:paraId="49BBF8F3" w14:textId="77777777" w:rsidR="002A482E" w:rsidRPr="002E28ED" w:rsidRDefault="002A482E" w:rsidP="00841C0A">
      <w:pPr>
        <w:pStyle w:val="BodyText"/>
        <w:spacing w:before="87"/>
        <w:rPr>
          <w:rFonts w:ascii="Arial" w:hAnsi="Arial" w:cs="Arial"/>
        </w:rPr>
      </w:pPr>
    </w:p>
    <w:p w14:paraId="49BBF8F4" w14:textId="77777777" w:rsidR="002A482E" w:rsidRPr="002E28ED" w:rsidRDefault="00100570" w:rsidP="00841C0A">
      <w:pPr>
        <w:pStyle w:val="Heading3"/>
        <w:numPr>
          <w:ilvl w:val="2"/>
          <w:numId w:val="5"/>
        </w:numPr>
        <w:tabs>
          <w:tab w:val="left" w:pos="1106"/>
        </w:tabs>
        <w:rPr>
          <w:rFonts w:ascii="Arial" w:hAnsi="Arial" w:cs="Arial"/>
        </w:rPr>
      </w:pPr>
      <w:bookmarkStart w:id="220" w:name="Memory_Task_Analysis"/>
      <w:bookmarkStart w:id="221" w:name="_bookmark23"/>
      <w:bookmarkEnd w:id="220"/>
      <w:bookmarkEnd w:id="221"/>
      <w:r w:rsidRPr="002E28ED">
        <w:rPr>
          <w:rFonts w:ascii="Arial" w:hAnsi="Arial" w:cs="Arial"/>
          <w:w w:val="105"/>
        </w:rPr>
        <w:t>Memory</w:t>
      </w:r>
      <w:r w:rsidRPr="002E28ED">
        <w:rPr>
          <w:rFonts w:ascii="Arial" w:hAnsi="Arial" w:cs="Arial"/>
          <w:spacing w:val="44"/>
          <w:w w:val="105"/>
        </w:rPr>
        <w:t xml:space="preserve"> </w:t>
      </w:r>
      <w:r w:rsidRPr="002E28ED">
        <w:rPr>
          <w:rFonts w:ascii="Arial" w:hAnsi="Arial" w:cs="Arial"/>
          <w:w w:val="105"/>
        </w:rPr>
        <w:t>Task</w:t>
      </w:r>
      <w:r w:rsidRPr="002E28ED">
        <w:rPr>
          <w:rFonts w:ascii="Arial" w:hAnsi="Arial" w:cs="Arial"/>
          <w:spacing w:val="45"/>
          <w:w w:val="105"/>
        </w:rPr>
        <w:t xml:space="preserve"> </w:t>
      </w:r>
      <w:r w:rsidRPr="002E28ED">
        <w:rPr>
          <w:rFonts w:ascii="Arial" w:hAnsi="Arial" w:cs="Arial"/>
          <w:spacing w:val="-2"/>
          <w:w w:val="105"/>
        </w:rPr>
        <w:t>Analysis</w:t>
      </w:r>
    </w:p>
    <w:p w14:paraId="49BBF8F5" w14:textId="77777777" w:rsidR="002A482E" w:rsidRPr="002E28ED" w:rsidRDefault="00100570" w:rsidP="00841C0A">
      <w:pPr>
        <w:pStyle w:val="BodyText"/>
        <w:spacing w:before="298" w:line="355" w:lineRule="auto"/>
        <w:ind w:left="119" w:right="296"/>
        <w:rPr>
          <w:rFonts w:ascii="Arial" w:hAnsi="Arial" w:cs="Arial"/>
        </w:rPr>
        <w:pPrChange w:id="222" w:author="Bobby Stojanoski" w:date="2025-05-20T11:03:00Z" w16du:dateUtc="2025-05-20T15:03:00Z">
          <w:pPr>
            <w:pStyle w:val="BodyText"/>
            <w:spacing w:before="298" w:line="355" w:lineRule="auto"/>
            <w:ind w:left="119" w:right="296"/>
            <w:jc w:val="both"/>
          </w:pPr>
        </w:pPrChange>
      </w:pPr>
      <w:r w:rsidRPr="002E28ED">
        <w:rPr>
          <w:rFonts w:ascii="Arial" w:hAnsi="Arial" w:cs="Arial"/>
        </w:rPr>
        <w:t xml:space="preserve">Recall the memory task described in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"_bookmark10"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2.3.2,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</w:rPr>
        <w:t xml:space="preserve"> where participants were asked to indicate whether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9th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face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was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in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previous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block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8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faces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with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a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’yes’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or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’no’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response on the keyboard.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 xml:space="preserve">The memory task was not the </w:t>
      </w:r>
      <w:proofErr w:type="gramStart"/>
      <w:r w:rsidRPr="002E28ED">
        <w:rPr>
          <w:rFonts w:ascii="Arial" w:hAnsi="Arial" w:cs="Arial"/>
        </w:rPr>
        <w:t>main focus</w:t>
      </w:r>
      <w:proofErr w:type="gramEnd"/>
      <w:r w:rsidRPr="002E28ED">
        <w:rPr>
          <w:rFonts w:ascii="Arial" w:hAnsi="Arial" w:cs="Arial"/>
        </w:rPr>
        <w:t xml:space="preserve"> of the study, but it was used to keep the participants engaged and focused on the faces.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 xml:space="preserve">However, one can </w:t>
      </w:r>
      <w:r w:rsidRPr="002E28ED">
        <w:rPr>
          <w:rFonts w:ascii="Arial" w:hAnsi="Arial" w:cs="Arial"/>
          <w:spacing w:val="-2"/>
        </w:rPr>
        <w:t>investigate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whether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participants’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ability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to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correctly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recognize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or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recall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emotional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facial expressions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varied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depending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on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type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of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face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(e.g.,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real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vs.</w:t>
      </w:r>
      <w:r w:rsidRPr="002E28ED">
        <w:rPr>
          <w:rFonts w:ascii="Arial" w:hAnsi="Arial" w:cs="Arial"/>
          <w:spacing w:val="7"/>
        </w:rPr>
        <w:t xml:space="preserve"> </w:t>
      </w:r>
      <w:r w:rsidRPr="002E28ED">
        <w:rPr>
          <w:rFonts w:ascii="Arial" w:hAnsi="Arial" w:cs="Arial"/>
          <w:spacing w:val="-2"/>
        </w:rPr>
        <w:t>virtual)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and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 xml:space="preserve">emotion </w:t>
      </w:r>
      <w:r w:rsidRPr="002E28ED">
        <w:rPr>
          <w:rFonts w:ascii="Arial" w:hAnsi="Arial" w:cs="Arial"/>
        </w:rPr>
        <w:t>displayed (e.g., happy, sad, angry).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 xml:space="preserve">Raw behavioral data files from the output of the </w:t>
      </w:r>
      <w:proofErr w:type="spellStart"/>
      <w:r w:rsidRPr="002E28ED">
        <w:rPr>
          <w:rFonts w:ascii="Arial" w:hAnsi="Arial" w:cs="Arial"/>
          <w:w w:val="90"/>
        </w:rPr>
        <w:t>PsychoPy</w:t>
      </w:r>
      <w:proofErr w:type="spellEnd"/>
      <w:r w:rsidRPr="002E28ED">
        <w:rPr>
          <w:rFonts w:ascii="Arial" w:hAnsi="Arial" w:cs="Arial"/>
          <w:spacing w:val="23"/>
        </w:rPr>
        <w:t xml:space="preserve"> </w:t>
      </w:r>
      <w:r w:rsidRPr="002E28ED">
        <w:rPr>
          <w:rFonts w:ascii="Arial" w:hAnsi="Arial" w:cs="Arial"/>
          <w:w w:val="90"/>
        </w:rPr>
        <w:t>presentation</w:t>
      </w:r>
      <w:r w:rsidRPr="002E28ED">
        <w:rPr>
          <w:rFonts w:ascii="Arial" w:hAnsi="Arial" w:cs="Arial"/>
          <w:spacing w:val="23"/>
        </w:rPr>
        <w:t xml:space="preserve"> </w:t>
      </w:r>
      <w:r w:rsidRPr="002E28ED">
        <w:rPr>
          <w:rFonts w:ascii="Arial" w:hAnsi="Arial" w:cs="Arial"/>
          <w:w w:val="90"/>
        </w:rPr>
        <w:t>were</w:t>
      </w:r>
      <w:r w:rsidRPr="002E28ED">
        <w:rPr>
          <w:rFonts w:ascii="Arial" w:hAnsi="Arial" w:cs="Arial"/>
          <w:spacing w:val="24"/>
        </w:rPr>
        <w:t xml:space="preserve"> </w:t>
      </w:r>
      <w:r w:rsidRPr="002E28ED">
        <w:rPr>
          <w:rFonts w:ascii="Arial" w:hAnsi="Arial" w:cs="Arial"/>
          <w:w w:val="90"/>
        </w:rPr>
        <w:t>systematically</w:t>
      </w:r>
      <w:r w:rsidRPr="002E28ED">
        <w:rPr>
          <w:rFonts w:ascii="Arial" w:hAnsi="Arial" w:cs="Arial"/>
          <w:spacing w:val="23"/>
        </w:rPr>
        <w:t xml:space="preserve"> </w:t>
      </w:r>
      <w:r w:rsidRPr="002E28ED">
        <w:rPr>
          <w:rFonts w:ascii="Arial" w:hAnsi="Arial" w:cs="Arial"/>
          <w:w w:val="90"/>
        </w:rPr>
        <w:t>preprocessed</w:t>
      </w:r>
      <w:r w:rsidRPr="002E28ED">
        <w:rPr>
          <w:rFonts w:ascii="Arial" w:hAnsi="Arial" w:cs="Arial"/>
          <w:spacing w:val="24"/>
        </w:rPr>
        <w:t xml:space="preserve"> </w:t>
      </w:r>
      <w:r w:rsidRPr="002E28ED">
        <w:rPr>
          <w:rFonts w:ascii="Arial" w:hAnsi="Arial" w:cs="Arial"/>
          <w:w w:val="90"/>
        </w:rPr>
        <w:t>to</w:t>
      </w:r>
      <w:r w:rsidRPr="002E28ED">
        <w:rPr>
          <w:rFonts w:ascii="Arial" w:hAnsi="Arial" w:cs="Arial"/>
          <w:spacing w:val="23"/>
        </w:rPr>
        <w:t xml:space="preserve"> </w:t>
      </w:r>
      <w:r w:rsidRPr="002E28ED">
        <w:rPr>
          <w:rFonts w:ascii="Arial" w:hAnsi="Arial" w:cs="Arial"/>
          <w:w w:val="90"/>
        </w:rPr>
        <w:t>isolate</w:t>
      </w:r>
      <w:r w:rsidRPr="002E28ED">
        <w:rPr>
          <w:rFonts w:ascii="Arial" w:hAnsi="Arial" w:cs="Arial"/>
          <w:spacing w:val="24"/>
        </w:rPr>
        <w:t xml:space="preserve"> </w:t>
      </w:r>
      <w:r w:rsidRPr="002E28ED">
        <w:rPr>
          <w:rFonts w:ascii="Arial" w:hAnsi="Arial" w:cs="Arial"/>
          <w:w w:val="90"/>
        </w:rPr>
        <w:t>key</w:t>
      </w:r>
      <w:r w:rsidRPr="002E28ED">
        <w:rPr>
          <w:rFonts w:ascii="Arial" w:hAnsi="Arial" w:cs="Arial"/>
          <w:spacing w:val="23"/>
        </w:rPr>
        <w:t xml:space="preserve"> </w:t>
      </w:r>
      <w:r w:rsidRPr="002E28ED">
        <w:rPr>
          <w:rFonts w:ascii="Arial" w:hAnsi="Arial" w:cs="Arial"/>
          <w:w w:val="90"/>
        </w:rPr>
        <w:t>response</w:t>
      </w:r>
      <w:r w:rsidRPr="002E28ED">
        <w:rPr>
          <w:rFonts w:ascii="Arial" w:hAnsi="Arial" w:cs="Arial"/>
          <w:spacing w:val="24"/>
        </w:rPr>
        <w:t xml:space="preserve"> </w:t>
      </w:r>
      <w:r w:rsidRPr="002E28ED">
        <w:rPr>
          <w:rFonts w:ascii="Arial" w:hAnsi="Arial" w:cs="Arial"/>
          <w:spacing w:val="-2"/>
          <w:w w:val="90"/>
        </w:rPr>
        <w:t>variables.</w:t>
      </w:r>
    </w:p>
    <w:p w14:paraId="49BBF8F6" w14:textId="77777777" w:rsidR="002A482E" w:rsidRPr="002E28ED" w:rsidRDefault="002A482E" w:rsidP="00841C0A">
      <w:pPr>
        <w:spacing w:line="355" w:lineRule="auto"/>
        <w:rPr>
          <w:rFonts w:ascii="Arial" w:hAnsi="Arial" w:cs="Arial"/>
        </w:rPr>
        <w:sectPr w:rsidR="002A482E" w:rsidRPr="002E28ED">
          <w:pgSz w:w="12240" w:h="15840"/>
          <w:pgMar w:top="1020" w:right="1140" w:bottom="280" w:left="1680" w:header="690" w:footer="0" w:gutter="0"/>
          <w:cols w:space="720"/>
        </w:sectPr>
        <w:pPrChange w:id="223" w:author="Bobby Stojanoski" w:date="2025-05-20T11:03:00Z" w16du:dateUtc="2025-05-20T15:03:00Z">
          <w:pPr>
            <w:spacing w:line="355" w:lineRule="auto"/>
            <w:jc w:val="both"/>
          </w:pPr>
        </w:pPrChange>
      </w:pPr>
    </w:p>
    <w:p w14:paraId="49BBF8F7" w14:textId="77777777" w:rsidR="002A482E" w:rsidRPr="002E28ED" w:rsidRDefault="002A482E" w:rsidP="00841C0A">
      <w:pPr>
        <w:pStyle w:val="BodyText"/>
        <w:spacing w:before="74"/>
        <w:rPr>
          <w:rFonts w:ascii="Arial" w:hAnsi="Arial" w:cs="Arial"/>
        </w:rPr>
      </w:pPr>
    </w:p>
    <w:p w14:paraId="49BBF8F8" w14:textId="77777777" w:rsidR="002A482E" w:rsidRPr="002E28ED" w:rsidRDefault="00100570" w:rsidP="00841C0A">
      <w:pPr>
        <w:pStyle w:val="BodyText"/>
        <w:spacing w:before="1" w:line="355" w:lineRule="auto"/>
        <w:ind w:left="120" w:right="296"/>
        <w:rPr>
          <w:rFonts w:ascii="Arial" w:hAnsi="Arial" w:cs="Arial"/>
        </w:rPr>
        <w:pPrChange w:id="224" w:author="Bobby Stojanoski" w:date="2025-05-20T11:03:00Z" w16du:dateUtc="2025-05-20T15:03:00Z">
          <w:pPr>
            <w:pStyle w:val="BodyText"/>
            <w:spacing w:before="1" w:line="355" w:lineRule="auto"/>
            <w:ind w:left="120" w:right="296"/>
            <w:jc w:val="both"/>
          </w:pPr>
        </w:pPrChange>
      </w:pPr>
      <w:r w:rsidRPr="002E28ED">
        <w:rPr>
          <w:rFonts w:ascii="Arial" w:hAnsi="Arial" w:cs="Arial"/>
        </w:rPr>
        <w:t xml:space="preserve">For example, if the participant pressed ’y’ for yes, and the 9th face was indeed in the </w:t>
      </w:r>
      <w:r w:rsidRPr="002E28ED">
        <w:rPr>
          <w:rFonts w:ascii="Arial" w:hAnsi="Arial" w:cs="Arial"/>
          <w:spacing w:val="-2"/>
        </w:rPr>
        <w:t>previous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block,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they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answered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correctly,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and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if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they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pressed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’y’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for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yes,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and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9th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</w:rPr>
        <w:t xml:space="preserve">face </w:t>
      </w:r>
      <w:r w:rsidRPr="002E28ED">
        <w:rPr>
          <w:rFonts w:ascii="Arial" w:hAnsi="Arial" w:cs="Arial"/>
        </w:rPr>
        <w:t>was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not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in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previous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block,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they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answered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incorrectly.</w:t>
      </w:r>
      <w:r w:rsidRPr="002E28ED">
        <w:rPr>
          <w:rFonts w:ascii="Arial" w:hAnsi="Arial" w:cs="Arial"/>
          <w:spacing w:val="20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same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applies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for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’n’ for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no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responses.</w:t>
      </w:r>
      <w:r w:rsidRPr="002E28ED">
        <w:rPr>
          <w:rFonts w:ascii="Arial" w:hAnsi="Arial" w:cs="Arial"/>
          <w:spacing w:val="13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total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correct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trials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per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participant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were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then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summed.</w:t>
      </w:r>
      <w:r w:rsidRPr="002E28ED">
        <w:rPr>
          <w:rFonts w:ascii="Arial" w:hAnsi="Arial" w:cs="Arial"/>
          <w:spacing w:val="13"/>
        </w:rPr>
        <w:t xml:space="preserve"> </w:t>
      </w:r>
      <w:r w:rsidRPr="002E28ED">
        <w:rPr>
          <w:rFonts w:ascii="Arial" w:hAnsi="Arial" w:cs="Arial"/>
        </w:rPr>
        <w:t>This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data is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not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subject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to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same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signal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quality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criteria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as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4"/>
        </w:rPr>
        <w:t xml:space="preserve"> </w:t>
      </w:r>
      <w:proofErr w:type="spellStart"/>
      <w:r w:rsidRPr="002E28ED">
        <w:rPr>
          <w:rFonts w:ascii="Arial" w:hAnsi="Arial" w:cs="Arial"/>
        </w:rPr>
        <w:t>fNIRS</w:t>
      </w:r>
      <w:proofErr w:type="spellEnd"/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data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that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was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described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 xml:space="preserve">in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"_bookmark4"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2.1,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as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it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is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not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a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physiological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measure.</w:t>
      </w:r>
      <w:r w:rsidRPr="002E28ED">
        <w:rPr>
          <w:rFonts w:ascii="Arial" w:hAnsi="Arial" w:cs="Arial"/>
          <w:spacing w:val="22"/>
        </w:rPr>
        <w:t xml:space="preserve"> </w:t>
      </w:r>
      <w:r w:rsidRPr="002E28ED">
        <w:rPr>
          <w:rFonts w:ascii="Arial" w:hAnsi="Arial" w:cs="Arial"/>
        </w:rPr>
        <w:t>Therefore,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all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88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participants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can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be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 xml:space="preserve">included </w:t>
      </w:r>
      <w:r w:rsidRPr="002E28ED">
        <w:rPr>
          <w:rFonts w:ascii="Arial" w:hAnsi="Arial" w:cs="Arial"/>
          <w:spacing w:val="-4"/>
        </w:rPr>
        <w:t>in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the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analysis,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regardless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of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their</w:t>
      </w:r>
      <w:r w:rsidRPr="002E28ED">
        <w:rPr>
          <w:rFonts w:ascii="Arial" w:hAnsi="Arial" w:cs="Arial"/>
          <w:spacing w:val="-9"/>
        </w:rPr>
        <w:t xml:space="preserve"> </w:t>
      </w:r>
      <w:proofErr w:type="spellStart"/>
      <w:r w:rsidRPr="002E28ED">
        <w:rPr>
          <w:rFonts w:ascii="Arial" w:hAnsi="Arial" w:cs="Arial"/>
          <w:spacing w:val="-4"/>
        </w:rPr>
        <w:t>fNIRS</w:t>
      </w:r>
      <w:proofErr w:type="spellEnd"/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signal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quality.</w:t>
      </w:r>
      <w:r w:rsidRPr="002E28ED">
        <w:rPr>
          <w:rFonts w:ascii="Arial" w:hAnsi="Arial" w:cs="Arial"/>
          <w:spacing w:val="9"/>
        </w:rPr>
        <w:t xml:space="preserve"> </w:t>
      </w:r>
      <w:r w:rsidRPr="002E28ED">
        <w:rPr>
          <w:rFonts w:ascii="Arial" w:hAnsi="Arial" w:cs="Arial"/>
          <w:spacing w:val="-4"/>
        </w:rPr>
        <w:t>However,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participants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achieving fewer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correct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responses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than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34/56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(e.g.,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60%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of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trials)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were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excluded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to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ensure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sufficient engagement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in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the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task,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as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shown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in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Figure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"_bookmark24"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  <w:spacing w:val="-4"/>
        </w:rPr>
        <w:t>2.7.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13"/>
        </w:rPr>
        <w:t xml:space="preserve"> </w:t>
      </w:r>
      <w:r w:rsidRPr="002E28ED">
        <w:rPr>
          <w:rFonts w:ascii="Arial" w:hAnsi="Arial" w:cs="Arial"/>
          <w:spacing w:val="-4"/>
        </w:rPr>
        <w:t>Only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one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participant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was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excluded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 xml:space="preserve">from </w:t>
      </w:r>
      <w:bookmarkStart w:id="225" w:name="_bookmark24"/>
      <w:bookmarkEnd w:id="225"/>
      <w:r w:rsidRPr="002E28ED">
        <w:rPr>
          <w:rFonts w:ascii="Arial" w:hAnsi="Arial" w:cs="Arial"/>
        </w:rPr>
        <w:t>the analysis.</w:t>
      </w:r>
    </w:p>
    <w:p w14:paraId="49BBF8F9" w14:textId="77777777" w:rsidR="002A482E" w:rsidRPr="002E28ED" w:rsidRDefault="00100570" w:rsidP="00841C0A">
      <w:pPr>
        <w:pStyle w:val="BodyText"/>
        <w:spacing w:before="5"/>
        <w:rPr>
          <w:rFonts w:ascii="Arial" w:hAnsi="Arial" w:cs="Arial"/>
          <w:sz w:val="10"/>
        </w:rPr>
      </w:pPr>
      <w:r w:rsidRPr="002E28ED">
        <w:rPr>
          <w:rFonts w:ascii="Arial" w:hAnsi="Arial" w:cs="Arial"/>
          <w:noProof/>
        </w:rPr>
        <w:drawing>
          <wp:anchor distT="0" distB="0" distL="0" distR="0" simplePos="0" relativeHeight="487595520" behindDoc="1" locked="0" layoutInCell="1" allowOverlap="1" wp14:anchorId="49BBF998" wp14:editId="49BBF999">
            <wp:simplePos x="0" y="0"/>
            <wp:positionH relativeFrom="page">
              <wp:posOffset>1203325</wp:posOffset>
            </wp:positionH>
            <wp:positionV relativeFrom="paragraph">
              <wp:posOffset>104404</wp:posOffset>
            </wp:positionV>
            <wp:extent cx="5699760" cy="2772156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2772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F8FA" w14:textId="77777777" w:rsidR="002A482E" w:rsidRPr="002E28ED" w:rsidRDefault="00100570" w:rsidP="00841C0A">
      <w:pPr>
        <w:pStyle w:val="BodyText"/>
        <w:spacing w:before="189" w:line="213" w:lineRule="auto"/>
        <w:ind w:left="120" w:right="296"/>
        <w:rPr>
          <w:rFonts w:ascii="Arial" w:hAnsi="Arial" w:cs="Arial"/>
        </w:rPr>
        <w:pPrChange w:id="226" w:author="Bobby Stojanoski" w:date="2025-05-20T11:03:00Z" w16du:dateUtc="2025-05-20T15:03:00Z">
          <w:pPr>
            <w:pStyle w:val="BodyText"/>
            <w:spacing w:before="189" w:line="213" w:lineRule="auto"/>
            <w:ind w:left="120" w:right="296"/>
            <w:jc w:val="both"/>
          </w:pPr>
        </w:pPrChange>
      </w:pPr>
      <w:r w:rsidRPr="002E28ED">
        <w:rPr>
          <w:rFonts w:ascii="Arial" w:hAnsi="Arial" w:cs="Arial"/>
          <w:spacing w:val="-6"/>
        </w:rPr>
        <w:t>Figure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6"/>
        </w:rPr>
        <w:t>2.7:</w:t>
      </w:r>
      <w:r w:rsidRPr="002E28ED">
        <w:rPr>
          <w:rFonts w:ascii="Arial" w:hAnsi="Arial" w:cs="Arial"/>
          <w:spacing w:val="24"/>
        </w:rPr>
        <w:t xml:space="preserve"> </w:t>
      </w:r>
      <w:r w:rsidRPr="002E28ED">
        <w:rPr>
          <w:rFonts w:ascii="Arial" w:hAnsi="Arial" w:cs="Arial"/>
          <w:spacing w:val="-6"/>
        </w:rPr>
        <w:t>Number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6"/>
        </w:rPr>
        <w:t>of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6"/>
        </w:rPr>
        <w:t>correct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responses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6"/>
        </w:rPr>
        <w:t>by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6"/>
        </w:rPr>
        <w:t>participant, the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6"/>
        </w:rPr>
        <w:t>red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6"/>
        </w:rPr>
        <w:t>dashed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line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6"/>
        </w:rPr>
        <w:t>represents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6"/>
        </w:rPr>
        <w:t xml:space="preserve">the </w:t>
      </w:r>
      <w:r w:rsidRPr="002E28ED">
        <w:rPr>
          <w:rFonts w:ascii="Arial" w:hAnsi="Arial" w:cs="Arial"/>
        </w:rPr>
        <w:t>threshold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34/56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correct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responses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(60%)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that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participants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must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meet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to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be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included in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analysis.</w:t>
      </w:r>
      <w:r w:rsidRPr="002E28ED">
        <w:rPr>
          <w:rFonts w:ascii="Arial" w:hAnsi="Arial" w:cs="Arial"/>
          <w:spacing w:val="11"/>
        </w:rPr>
        <w:t xml:space="preserve"> </w:t>
      </w:r>
      <w:r w:rsidRPr="002E28ED">
        <w:rPr>
          <w:rFonts w:ascii="Arial" w:hAnsi="Arial" w:cs="Arial"/>
        </w:rPr>
        <w:t>Only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one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participant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was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excluded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from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analysis.</w:t>
      </w:r>
    </w:p>
    <w:p w14:paraId="49BBF8FB" w14:textId="77777777" w:rsidR="002A482E" w:rsidRPr="002E28ED" w:rsidRDefault="002A482E" w:rsidP="00841C0A">
      <w:pPr>
        <w:pStyle w:val="BodyText"/>
        <w:spacing w:before="127"/>
        <w:rPr>
          <w:rFonts w:ascii="Arial" w:hAnsi="Arial" w:cs="Arial"/>
        </w:rPr>
      </w:pPr>
    </w:p>
    <w:p w14:paraId="49BBF8FC" w14:textId="77777777" w:rsidR="002A482E" w:rsidRPr="002E28ED" w:rsidRDefault="00100570" w:rsidP="00841C0A">
      <w:pPr>
        <w:pStyle w:val="BodyText"/>
        <w:spacing w:line="355" w:lineRule="auto"/>
        <w:ind w:left="120" w:right="296" w:firstLine="351"/>
        <w:rPr>
          <w:rFonts w:ascii="Arial" w:hAnsi="Arial" w:cs="Arial"/>
        </w:rPr>
        <w:pPrChange w:id="227" w:author="Bobby Stojanoski" w:date="2025-05-20T11:03:00Z" w16du:dateUtc="2025-05-20T15:03:00Z">
          <w:pPr>
            <w:pStyle w:val="BodyText"/>
            <w:spacing w:line="355" w:lineRule="auto"/>
            <w:ind w:left="120" w:right="296" w:firstLine="351"/>
            <w:jc w:val="both"/>
          </w:pPr>
        </w:pPrChange>
      </w:pPr>
      <w:r w:rsidRPr="002E28ED">
        <w:rPr>
          <w:rFonts w:ascii="Arial" w:hAnsi="Arial" w:cs="Arial"/>
        </w:rPr>
        <w:t>Since each block of faces was either all real or all virtual, and all had the same emotional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expression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(as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discussed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in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fldChar w:fldCharType="begin"/>
      </w:r>
      <w:r w:rsidRPr="002E28ED">
        <w:rPr>
          <w:rFonts w:ascii="Arial" w:hAnsi="Arial" w:cs="Arial"/>
        </w:rPr>
        <w:instrText>HYPERLINK \l "_bookmark9"</w:instrText>
      </w:r>
      <w:r w:rsidRPr="002E28ED">
        <w:rPr>
          <w:rFonts w:ascii="Arial" w:hAnsi="Arial" w:cs="Arial"/>
        </w:rPr>
      </w:r>
      <w:r w:rsidRPr="002E28ED">
        <w:rPr>
          <w:rFonts w:ascii="Arial" w:hAnsi="Arial" w:cs="Arial"/>
        </w:rPr>
        <w:fldChar w:fldCharType="separate"/>
      </w:r>
      <w:r w:rsidRPr="002E28ED">
        <w:rPr>
          <w:rFonts w:ascii="Arial" w:hAnsi="Arial" w:cs="Arial"/>
        </w:rPr>
        <w:t>2.3.2),</w:t>
      </w:r>
      <w:r w:rsidRPr="002E28ED">
        <w:rPr>
          <w:rFonts w:ascii="Arial" w:hAnsi="Arial" w:cs="Arial"/>
        </w:rPr>
        <w:fldChar w:fldCharType="end"/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each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y/n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response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was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labeled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with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Face type and Emotion.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 xml:space="preserve">An OLS model was fit with accuracy (converted to numeric 0/1) </w:t>
      </w:r>
      <w:r w:rsidRPr="002E28ED">
        <w:rPr>
          <w:rFonts w:ascii="Arial" w:hAnsi="Arial" w:cs="Arial"/>
          <w:spacing w:val="-2"/>
        </w:rPr>
        <w:t>as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  <w:spacing w:val="-2"/>
        </w:rPr>
        <w:t>dependent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  <w:spacing w:val="-2"/>
        </w:rPr>
        <w:t>variable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  <w:spacing w:val="-2"/>
        </w:rPr>
        <w:t>and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2"/>
        </w:rPr>
        <w:t>categorical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  <w:spacing w:val="-2"/>
        </w:rPr>
        <w:t>predictors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  <w:spacing w:val="-2"/>
        </w:rPr>
        <w:t>for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  <w:spacing w:val="-2"/>
        </w:rPr>
        <w:t>Face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  <w:spacing w:val="-2"/>
        </w:rPr>
        <w:t>Type,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2"/>
        </w:rPr>
        <w:t>Emotion,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spacing w:val="-2"/>
        </w:rPr>
        <w:t>and</w:t>
      </w:r>
      <w:r w:rsidRPr="002E28ED">
        <w:rPr>
          <w:rFonts w:ascii="Arial" w:hAnsi="Arial" w:cs="Arial"/>
          <w:spacing w:val="-6"/>
        </w:rPr>
        <w:t xml:space="preserve"> </w:t>
      </w:r>
      <w:proofErr w:type="gramStart"/>
      <w:r w:rsidRPr="002E28ED">
        <w:rPr>
          <w:rFonts w:ascii="Arial" w:hAnsi="Arial" w:cs="Arial"/>
          <w:spacing w:val="-2"/>
        </w:rPr>
        <w:t>their</w:t>
      </w:r>
      <w:proofErr w:type="gramEnd"/>
    </w:p>
    <w:p w14:paraId="49BBF8FD" w14:textId="77777777" w:rsidR="002A482E" w:rsidRPr="002E28ED" w:rsidRDefault="002A482E" w:rsidP="00841C0A">
      <w:pPr>
        <w:spacing w:line="355" w:lineRule="auto"/>
        <w:rPr>
          <w:rFonts w:ascii="Arial" w:hAnsi="Arial" w:cs="Arial"/>
        </w:rPr>
        <w:sectPr w:rsidR="002A482E" w:rsidRPr="002E28ED">
          <w:pgSz w:w="12240" w:h="15840"/>
          <w:pgMar w:top="1020" w:right="1140" w:bottom="280" w:left="1680" w:header="690" w:footer="0" w:gutter="0"/>
          <w:cols w:space="720"/>
        </w:sectPr>
        <w:pPrChange w:id="228" w:author="Bobby Stojanoski" w:date="2025-05-20T11:03:00Z" w16du:dateUtc="2025-05-20T15:03:00Z">
          <w:pPr>
            <w:spacing w:line="355" w:lineRule="auto"/>
            <w:jc w:val="both"/>
          </w:pPr>
        </w:pPrChange>
      </w:pPr>
    </w:p>
    <w:p w14:paraId="49BBF8FE" w14:textId="77777777" w:rsidR="002A482E" w:rsidRPr="002E28ED" w:rsidRDefault="002A482E" w:rsidP="00841C0A">
      <w:pPr>
        <w:pStyle w:val="BodyText"/>
        <w:spacing w:before="74"/>
        <w:rPr>
          <w:rFonts w:ascii="Arial" w:hAnsi="Arial" w:cs="Arial"/>
        </w:rPr>
      </w:pPr>
    </w:p>
    <w:p w14:paraId="49BBF8FF" w14:textId="77777777" w:rsidR="002A482E" w:rsidRPr="002E28ED" w:rsidRDefault="00100570" w:rsidP="00841C0A">
      <w:pPr>
        <w:pStyle w:val="BodyText"/>
        <w:spacing w:before="1" w:line="355" w:lineRule="auto"/>
        <w:ind w:left="120" w:right="296"/>
        <w:rPr>
          <w:rFonts w:ascii="Arial" w:hAnsi="Arial" w:cs="Arial"/>
        </w:rPr>
        <w:pPrChange w:id="229" w:author="Bobby Stojanoski" w:date="2025-05-20T11:03:00Z" w16du:dateUtc="2025-05-20T15:03:00Z">
          <w:pPr>
            <w:pStyle w:val="BodyText"/>
            <w:spacing w:before="1" w:line="355" w:lineRule="auto"/>
            <w:ind w:left="120" w:right="296"/>
            <w:jc w:val="both"/>
          </w:pPr>
        </w:pPrChange>
      </w:pPr>
      <w:r w:rsidRPr="002E28ED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487125504" behindDoc="1" locked="0" layoutInCell="1" allowOverlap="1" wp14:anchorId="49BBF99A" wp14:editId="49BBF99B">
                <wp:simplePos x="0" y="0"/>
                <wp:positionH relativeFrom="page">
                  <wp:posOffset>2246185</wp:posOffset>
                </wp:positionH>
                <wp:positionV relativeFrom="paragraph">
                  <wp:posOffset>767137</wp:posOffset>
                </wp:positionV>
                <wp:extent cx="46990" cy="1270"/>
                <wp:effectExtent l="0" t="0" r="0" b="0"/>
                <wp:wrapNone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line style="position:absolute;mso-position-horizontal-relative:page;mso-position-vertical-relative:paragraph;z-index:-16190976" from="176.865005pt,60.404537pt" to="180.556005pt,60.404537pt" stroked="true" strokeweight=".398pt" strokecolor="#000000">
                <v:stroke dashstyle="solid"/>
                <w10:wrap type="none"/>
              </v:line>
            </w:pict>
          </mc:Fallback>
        </mc:AlternateContent>
      </w:r>
      <w:r w:rsidRPr="002E28ED">
        <w:rPr>
          <w:rFonts w:ascii="Arial" w:hAnsi="Arial" w:cs="Arial"/>
        </w:rPr>
        <w:t>interaction.</w:t>
      </w:r>
      <w:r w:rsidRPr="002E28ED">
        <w:rPr>
          <w:rFonts w:ascii="Arial" w:hAnsi="Arial" w:cs="Arial"/>
          <w:spacing w:val="9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goal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is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to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determine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main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effects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these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two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factors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individually, as well as their interaction, on response accuracy.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 xml:space="preserve">A two-way Type III ANOVA (via </w:t>
      </w:r>
      <w:proofErr w:type="spellStart"/>
      <w:proofErr w:type="gramStart"/>
      <w:r w:rsidRPr="002E28ED">
        <w:rPr>
          <w:rFonts w:ascii="Arial" w:hAnsi="Arial" w:cs="Arial"/>
        </w:rPr>
        <w:t>sm.stats</w:t>
      </w:r>
      <w:proofErr w:type="gramEnd"/>
      <w:r w:rsidRPr="002E28ED">
        <w:rPr>
          <w:rFonts w:ascii="Arial" w:hAnsi="Arial" w:cs="Arial"/>
        </w:rPr>
        <w:t>.anova</w:t>
      </w:r>
      <w:proofErr w:type="spellEnd"/>
      <w:r w:rsidRPr="002E28ED">
        <w:rPr>
          <w:rFonts w:ascii="Arial" w:hAnsi="Arial" w:cs="Arial"/>
          <w:spacing w:val="-8"/>
        </w:rPr>
        <w:t xml:space="preserve"> </w:t>
      </w:r>
      <w:proofErr w:type="spellStart"/>
      <w:proofErr w:type="gramStart"/>
      <w:r w:rsidRPr="002E28ED">
        <w:rPr>
          <w:rFonts w:ascii="Arial" w:hAnsi="Arial" w:cs="Arial"/>
        </w:rPr>
        <w:t>lm</w:t>
      </w:r>
      <w:proofErr w:type="spellEnd"/>
      <w:r w:rsidRPr="002E28ED">
        <w:rPr>
          <w:rFonts w:ascii="Arial" w:hAnsi="Arial" w:cs="Arial"/>
        </w:rPr>
        <w:t>(</w:t>
      </w:r>
      <w:proofErr w:type="gramEnd"/>
      <w:r w:rsidRPr="002E28ED">
        <w:rPr>
          <w:rFonts w:ascii="Arial" w:hAnsi="Arial" w:cs="Arial"/>
        </w:rPr>
        <w:t>model,</w:t>
      </w:r>
      <w:r w:rsidRPr="002E28ED">
        <w:rPr>
          <w:rFonts w:ascii="Arial" w:hAnsi="Arial" w:cs="Arial"/>
          <w:spacing w:val="40"/>
        </w:rPr>
        <w:t xml:space="preserve"> </w:t>
      </w:r>
      <w:proofErr w:type="spellStart"/>
      <w:r w:rsidRPr="002E28ED">
        <w:rPr>
          <w:rFonts w:ascii="Arial" w:hAnsi="Arial" w:cs="Arial"/>
        </w:rPr>
        <w:t>typ</w:t>
      </w:r>
      <w:proofErr w:type="spellEnd"/>
      <w:r w:rsidRPr="002E28ED">
        <w:rPr>
          <w:rFonts w:ascii="Arial" w:hAnsi="Arial" w:cs="Arial"/>
        </w:rPr>
        <w:t>=3))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provided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  <w:i/>
        </w:rPr>
        <w:t>F</w:t>
      </w:r>
      <w:r w:rsidRPr="002E28ED">
        <w:rPr>
          <w:rFonts w:ascii="Arial" w:hAnsi="Arial" w:cs="Arial"/>
          <w:i/>
          <w:spacing w:val="-17"/>
        </w:rPr>
        <w:t xml:space="preserve"> </w:t>
      </w:r>
      <w:r w:rsidRPr="002E28ED">
        <w:rPr>
          <w:rFonts w:ascii="Arial" w:hAnsi="Arial" w:cs="Arial"/>
        </w:rPr>
        <w:t>-statistics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i/>
        </w:rPr>
        <w:t>p</w:t>
      </w:r>
      <w:r w:rsidRPr="002E28ED">
        <w:rPr>
          <w:rFonts w:ascii="Arial" w:hAnsi="Arial" w:cs="Arial"/>
        </w:rPr>
        <w:t>-values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for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main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 xml:space="preserve">effects </w:t>
      </w:r>
      <w:r w:rsidRPr="002E28ED">
        <w:rPr>
          <w:rFonts w:ascii="Arial" w:hAnsi="Arial" w:cs="Arial"/>
          <w:spacing w:val="-2"/>
        </w:rPr>
        <w:t>and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  <w:spacing w:val="-2"/>
        </w:rPr>
        <w:t>interaction.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This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version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of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ANOVA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is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especially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suitable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when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interactions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 xml:space="preserve">are </w:t>
      </w:r>
      <w:r w:rsidRPr="002E28ED">
        <w:rPr>
          <w:rFonts w:ascii="Arial" w:hAnsi="Arial" w:cs="Arial"/>
        </w:rPr>
        <w:t>included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in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model,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as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it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calculates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each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effect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after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accounting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for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all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other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terms.</w:t>
      </w:r>
    </w:p>
    <w:p w14:paraId="49BBF900" w14:textId="77777777" w:rsidR="002A482E" w:rsidRPr="002E28ED" w:rsidRDefault="002A482E" w:rsidP="00841C0A">
      <w:pPr>
        <w:spacing w:line="355" w:lineRule="auto"/>
        <w:rPr>
          <w:rFonts w:ascii="Arial" w:hAnsi="Arial" w:cs="Arial"/>
        </w:rPr>
        <w:sectPr w:rsidR="002A482E" w:rsidRPr="002E28ED">
          <w:pgSz w:w="12240" w:h="15840"/>
          <w:pgMar w:top="1020" w:right="1140" w:bottom="280" w:left="1680" w:header="690" w:footer="0" w:gutter="0"/>
          <w:cols w:space="720"/>
        </w:sectPr>
        <w:pPrChange w:id="230" w:author="Bobby Stojanoski" w:date="2025-05-20T11:03:00Z" w16du:dateUtc="2025-05-20T15:03:00Z">
          <w:pPr>
            <w:spacing w:line="355" w:lineRule="auto"/>
            <w:jc w:val="both"/>
          </w:pPr>
        </w:pPrChange>
      </w:pPr>
    </w:p>
    <w:p w14:paraId="49BBF901" w14:textId="77777777" w:rsidR="002A482E" w:rsidRPr="002E28ED" w:rsidRDefault="002A482E" w:rsidP="00841C0A">
      <w:pPr>
        <w:pStyle w:val="BodyText"/>
        <w:spacing w:before="72"/>
        <w:rPr>
          <w:rFonts w:ascii="Arial" w:hAnsi="Arial" w:cs="Arial"/>
          <w:sz w:val="49"/>
        </w:rPr>
      </w:pPr>
    </w:p>
    <w:p w14:paraId="49BBF902" w14:textId="77777777" w:rsidR="002A482E" w:rsidRPr="002E28ED" w:rsidRDefault="00100570" w:rsidP="00841C0A">
      <w:pPr>
        <w:pStyle w:val="Heading1"/>
        <w:rPr>
          <w:rFonts w:ascii="Arial" w:hAnsi="Arial" w:cs="Arial"/>
        </w:rPr>
      </w:pPr>
      <w:bookmarkStart w:id="231" w:name="Results"/>
      <w:bookmarkStart w:id="232" w:name="_bookmark25"/>
      <w:bookmarkEnd w:id="231"/>
      <w:bookmarkEnd w:id="232"/>
      <w:r w:rsidRPr="002E28ED">
        <w:rPr>
          <w:rFonts w:ascii="Arial" w:hAnsi="Arial" w:cs="Arial"/>
          <w:spacing w:val="-2"/>
          <w:w w:val="110"/>
        </w:rPr>
        <w:t>Results</w:t>
      </w:r>
    </w:p>
    <w:p w14:paraId="49BBF903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04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05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06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07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08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09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0A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0B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0C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0D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0E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0F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10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11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12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13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14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15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16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17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18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19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1A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1B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1C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1D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1E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1F" w14:textId="77777777" w:rsidR="002A482E" w:rsidRPr="002E28ED" w:rsidRDefault="002A482E" w:rsidP="00841C0A">
      <w:pPr>
        <w:pStyle w:val="BodyText"/>
        <w:spacing w:before="273"/>
        <w:rPr>
          <w:rFonts w:ascii="Arial" w:hAnsi="Arial" w:cs="Arial"/>
          <w:b/>
        </w:rPr>
      </w:pPr>
    </w:p>
    <w:p w14:paraId="49BBF920" w14:textId="77777777" w:rsidR="002A482E" w:rsidRPr="002E28ED" w:rsidRDefault="00100570" w:rsidP="00841C0A">
      <w:pPr>
        <w:pStyle w:val="BodyText"/>
        <w:ind w:right="177"/>
        <w:rPr>
          <w:rFonts w:ascii="Arial" w:hAnsi="Arial" w:cs="Arial"/>
        </w:rPr>
        <w:pPrChange w:id="233" w:author="Bobby Stojanoski" w:date="2025-05-20T11:03:00Z" w16du:dateUtc="2025-05-20T15:03:00Z">
          <w:pPr>
            <w:pStyle w:val="BodyText"/>
            <w:ind w:right="177"/>
            <w:jc w:val="center"/>
          </w:pPr>
        </w:pPrChange>
      </w:pPr>
      <w:r w:rsidRPr="002E28ED">
        <w:rPr>
          <w:rFonts w:ascii="Arial" w:hAnsi="Arial" w:cs="Arial"/>
          <w:spacing w:val="-5"/>
        </w:rPr>
        <w:t>20</w:t>
      </w:r>
    </w:p>
    <w:p w14:paraId="49BBF921" w14:textId="77777777" w:rsidR="002A482E" w:rsidRPr="002E28ED" w:rsidRDefault="002A482E" w:rsidP="00841C0A">
      <w:pPr>
        <w:rPr>
          <w:rFonts w:ascii="Arial" w:hAnsi="Arial" w:cs="Arial"/>
        </w:rPr>
        <w:sectPr w:rsidR="002A482E" w:rsidRPr="002E28ED">
          <w:headerReference w:type="default" r:id="rId19"/>
          <w:pgSz w:w="12240" w:h="15840"/>
          <w:pgMar w:top="3800" w:right="1140" w:bottom="280" w:left="1680" w:header="3104" w:footer="0" w:gutter="0"/>
          <w:pgNumType w:start="3"/>
          <w:cols w:space="720"/>
        </w:sectPr>
        <w:pPrChange w:id="234" w:author="Bobby Stojanoski" w:date="2025-05-20T11:03:00Z" w16du:dateUtc="2025-05-20T15:03:00Z">
          <w:pPr>
            <w:jc w:val="center"/>
          </w:pPr>
        </w:pPrChange>
      </w:pPr>
    </w:p>
    <w:p w14:paraId="49BBF922" w14:textId="77777777" w:rsidR="002A482E" w:rsidRPr="002E28ED" w:rsidRDefault="002A482E" w:rsidP="00841C0A">
      <w:pPr>
        <w:pStyle w:val="BodyText"/>
        <w:spacing w:before="72"/>
        <w:rPr>
          <w:rFonts w:ascii="Arial" w:hAnsi="Arial" w:cs="Arial"/>
          <w:sz w:val="49"/>
        </w:rPr>
      </w:pPr>
    </w:p>
    <w:p w14:paraId="49BBF923" w14:textId="77777777" w:rsidR="002A482E" w:rsidRPr="002E28ED" w:rsidRDefault="00100570" w:rsidP="00841C0A">
      <w:pPr>
        <w:pStyle w:val="Heading1"/>
        <w:rPr>
          <w:rFonts w:ascii="Arial" w:hAnsi="Arial" w:cs="Arial"/>
        </w:rPr>
      </w:pPr>
      <w:bookmarkStart w:id="235" w:name="Discussion"/>
      <w:bookmarkStart w:id="236" w:name="Bibliography"/>
      <w:bookmarkStart w:id="237" w:name="_bookmark26"/>
      <w:bookmarkEnd w:id="235"/>
      <w:bookmarkEnd w:id="236"/>
      <w:bookmarkEnd w:id="237"/>
      <w:r w:rsidRPr="002E28ED">
        <w:rPr>
          <w:rFonts w:ascii="Arial" w:hAnsi="Arial" w:cs="Arial"/>
          <w:spacing w:val="-2"/>
        </w:rPr>
        <w:t>Discussion</w:t>
      </w:r>
    </w:p>
    <w:p w14:paraId="49BBF924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25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26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27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28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29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2A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2B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2C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2D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2E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2F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30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31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32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33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34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35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36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37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38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39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3A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3B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3C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3D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3E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3F" w14:textId="77777777" w:rsidR="002A482E" w:rsidRPr="002E28ED" w:rsidRDefault="002A482E" w:rsidP="00841C0A">
      <w:pPr>
        <w:pStyle w:val="BodyText"/>
        <w:rPr>
          <w:rFonts w:ascii="Arial" w:hAnsi="Arial" w:cs="Arial"/>
          <w:b/>
        </w:rPr>
      </w:pPr>
    </w:p>
    <w:p w14:paraId="49BBF940" w14:textId="77777777" w:rsidR="002A482E" w:rsidRPr="002E28ED" w:rsidRDefault="002A482E" w:rsidP="00841C0A">
      <w:pPr>
        <w:pStyle w:val="BodyText"/>
        <w:spacing w:before="273"/>
        <w:rPr>
          <w:rFonts w:ascii="Arial" w:hAnsi="Arial" w:cs="Arial"/>
          <w:b/>
        </w:rPr>
      </w:pPr>
    </w:p>
    <w:p w14:paraId="49BBF941" w14:textId="77777777" w:rsidR="002A482E" w:rsidRPr="002E28ED" w:rsidRDefault="00100570" w:rsidP="00841C0A">
      <w:pPr>
        <w:pStyle w:val="BodyText"/>
        <w:ind w:right="177"/>
        <w:rPr>
          <w:rFonts w:ascii="Arial" w:hAnsi="Arial" w:cs="Arial"/>
        </w:rPr>
        <w:pPrChange w:id="238" w:author="Bobby Stojanoski" w:date="2025-05-20T11:03:00Z" w16du:dateUtc="2025-05-20T15:03:00Z">
          <w:pPr>
            <w:pStyle w:val="BodyText"/>
            <w:ind w:right="177"/>
            <w:jc w:val="center"/>
          </w:pPr>
        </w:pPrChange>
      </w:pPr>
      <w:r w:rsidRPr="002E28ED">
        <w:rPr>
          <w:rFonts w:ascii="Arial" w:hAnsi="Arial" w:cs="Arial"/>
          <w:spacing w:val="-5"/>
        </w:rPr>
        <w:t>21</w:t>
      </w:r>
    </w:p>
    <w:p w14:paraId="49BBF942" w14:textId="77777777" w:rsidR="002A482E" w:rsidRPr="002E28ED" w:rsidRDefault="002A482E" w:rsidP="00841C0A">
      <w:pPr>
        <w:rPr>
          <w:rFonts w:ascii="Arial" w:hAnsi="Arial" w:cs="Arial"/>
        </w:rPr>
        <w:sectPr w:rsidR="002A482E" w:rsidRPr="002E28ED">
          <w:pgSz w:w="12240" w:h="15840"/>
          <w:pgMar w:top="3800" w:right="1140" w:bottom="280" w:left="1680" w:header="3104" w:footer="0" w:gutter="0"/>
          <w:cols w:space="720"/>
        </w:sectPr>
        <w:pPrChange w:id="239" w:author="Bobby Stojanoski" w:date="2025-05-20T11:03:00Z" w16du:dateUtc="2025-05-20T15:03:00Z">
          <w:pPr>
            <w:jc w:val="center"/>
          </w:pPr>
        </w:pPrChange>
      </w:pPr>
    </w:p>
    <w:p w14:paraId="49BBF943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944" w14:textId="77777777" w:rsidR="002A482E" w:rsidRPr="002E28ED" w:rsidRDefault="002A482E" w:rsidP="00841C0A">
      <w:pPr>
        <w:pStyle w:val="BodyText"/>
        <w:spacing w:before="233"/>
        <w:rPr>
          <w:rFonts w:ascii="Arial" w:hAnsi="Arial" w:cs="Arial"/>
        </w:rPr>
      </w:pPr>
    </w:p>
    <w:p w14:paraId="49BBF945" w14:textId="77777777" w:rsidR="002A482E" w:rsidRPr="002E28ED" w:rsidRDefault="00100570" w:rsidP="00841C0A">
      <w:pPr>
        <w:pStyle w:val="BodyText"/>
        <w:spacing w:before="1" w:line="355" w:lineRule="auto"/>
        <w:ind w:left="354" w:right="296" w:hanging="235"/>
        <w:rPr>
          <w:rFonts w:ascii="Arial" w:hAnsi="Arial" w:cs="Arial"/>
        </w:rPr>
        <w:pPrChange w:id="240" w:author="Bobby Stojanoski" w:date="2025-05-20T11:03:00Z" w16du:dateUtc="2025-05-20T15:03:00Z">
          <w:pPr>
            <w:pStyle w:val="BodyText"/>
            <w:spacing w:before="1" w:line="355" w:lineRule="auto"/>
            <w:ind w:left="354" w:right="296" w:hanging="235"/>
            <w:jc w:val="both"/>
          </w:pPr>
        </w:pPrChange>
      </w:pPr>
      <w:bookmarkStart w:id="241" w:name="_bookmark27"/>
      <w:bookmarkEnd w:id="241"/>
      <w:r w:rsidRPr="002E28ED">
        <w:rPr>
          <w:rFonts w:ascii="Arial" w:hAnsi="Arial" w:cs="Arial"/>
        </w:rPr>
        <w:t xml:space="preserve">Bastos, A. M. and </w:t>
      </w:r>
      <w:proofErr w:type="spellStart"/>
      <w:r w:rsidRPr="002E28ED">
        <w:rPr>
          <w:rFonts w:ascii="Arial" w:hAnsi="Arial" w:cs="Arial"/>
        </w:rPr>
        <w:t>Schoffelen</w:t>
      </w:r>
      <w:proofErr w:type="spellEnd"/>
      <w:r w:rsidRPr="002E28ED">
        <w:rPr>
          <w:rFonts w:ascii="Arial" w:hAnsi="Arial" w:cs="Arial"/>
        </w:rPr>
        <w:t>, J.-M. (2016).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 xml:space="preserve">A Tutorial Review of Functional Con- </w:t>
      </w:r>
      <w:proofErr w:type="spellStart"/>
      <w:r w:rsidRPr="002E28ED">
        <w:rPr>
          <w:rFonts w:ascii="Arial" w:hAnsi="Arial" w:cs="Arial"/>
        </w:rPr>
        <w:t>nectivity</w:t>
      </w:r>
      <w:proofErr w:type="spellEnd"/>
      <w:r w:rsidRPr="002E28ED">
        <w:rPr>
          <w:rFonts w:ascii="Arial" w:hAnsi="Arial" w:cs="Arial"/>
        </w:rPr>
        <w:t xml:space="preserve"> Analysis Methods and Their Interpretational Pitfalls.</w:t>
      </w:r>
      <w:r w:rsidRPr="002E28ED">
        <w:rPr>
          <w:rFonts w:ascii="Arial" w:hAnsi="Arial" w:cs="Arial"/>
          <w:spacing w:val="36"/>
        </w:rPr>
        <w:t xml:space="preserve"> </w:t>
      </w:r>
      <w:r w:rsidRPr="002E28ED">
        <w:rPr>
          <w:rFonts w:ascii="Arial" w:hAnsi="Arial" w:cs="Arial"/>
          <w:i/>
        </w:rPr>
        <w:t>Frontiers in Systems Neuroscience</w:t>
      </w:r>
      <w:r w:rsidRPr="002E28ED">
        <w:rPr>
          <w:rFonts w:ascii="Arial" w:hAnsi="Arial" w:cs="Arial"/>
        </w:rPr>
        <w:t>, 9.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>Publisher: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>Frontiers.</w:t>
      </w:r>
    </w:p>
    <w:p w14:paraId="49BBF946" w14:textId="77777777" w:rsidR="002A482E" w:rsidRPr="002E28ED" w:rsidRDefault="00100570" w:rsidP="00841C0A">
      <w:pPr>
        <w:pStyle w:val="BodyText"/>
        <w:spacing w:before="200" w:line="355" w:lineRule="auto"/>
        <w:ind w:left="354" w:right="296" w:hanging="235"/>
        <w:rPr>
          <w:rFonts w:ascii="Arial" w:hAnsi="Arial" w:cs="Arial"/>
        </w:rPr>
        <w:pPrChange w:id="242" w:author="Bobby Stojanoski" w:date="2025-05-20T11:03:00Z" w16du:dateUtc="2025-05-20T15:03:00Z">
          <w:pPr>
            <w:pStyle w:val="BodyText"/>
            <w:spacing w:before="200" w:line="355" w:lineRule="auto"/>
            <w:ind w:left="354" w:right="296" w:hanging="235"/>
            <w:jc w:val="both"/>
          </w:pPr>
        </w:pPrChange>
      </w:pPr>
      <w:bookmarkStart w:id="243" w:name="_bookmark28"/>
      <w:bookmarkEnd w:id="243"/>
      <w:r w:rsidRPr="002E28ED">
        <w:rPr>
          <w:rFonts w:ascii="Arial" w:hAnsi="Arial" w:cs="Arial"/>
        </w:rPr>
        <w:t>Bergmann,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T.,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Froese,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L.,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Gomez,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A.,</w:t>
      </w:r>
      <w:r w:rsidRPr="002E28ED">
        <w:rPr>
          <w:rFonts w:ascii="Arial" w:hAnsi="Arial" w:cs="Arial"/>
          <w:spacing w:val="-2"/>
        </w:rPr>
        <w:t xml:space="preserve"> </w:t>
      </w:r>
      <w:proofErr w:type="spellStart"/>
      <w:r w:rsidRPr="002E28ED">
        <w:rPr>
          <w:rFonts w:ascii="Arial" w:hAnsi="Arial" w:cs="Arial"/>
        </w:rPr>
        <w:t>Sainbhi</w:t>
      </w:r>
      <w:proofErr w:type="spellEnd"/>
      <w:r w:rsidRPr="002E28ED">
        <w:rPr>
          <w:rFonts w:ascii="Arial" w:hAnsi="Arial" w:cs="Arial"/>
        </w:rPr>
        <w:t>,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A.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S.,</w:t>
      </w:r>
      <w:r w:rsidRPr="002E28ED">
        <w:rPr>
          <w:rFonts w:ascii="Arial" w:hAnsi="Arial" w:cs="Arial"/>
          <w:spacing w:val="-2"/>
        </w:rPr>
        <w:t xml:space="preserve"> </w:t>
      </w:r>
      <w:proofErr w:type="spellStart"/>
      <w:r w:rsidRPr="002E28ED">
        <w:rPr>
          <w:rFonts w:ascii="Arial" w:hAnsi="Arial" w:cs="Arial"/>
        </w:rPr>
        <w:t>Vakitbilir</w:t>
      </w:r>
      <w:proofErr w:type="spellEnd"/>
      <w:r w:rsidRPr="002E28ED">
        <w:rPr>
          <w:rFonts w:ascii="Arial" w:hAnsi="Arial" w:cs="Arial"/>
        </w:rPr>
        <w:t>,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N.,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Islam,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A.,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Stein,</w:t>
      </w:r>
      <w:r w:rsidRPr="002E28ED">
        <w:rPr>
          <w:rFonts w:ascii="Arial" w:hAnsi="Arial" w:cs="Arial"/>
          <w:spacing w:val="-2"/>
        </w:rPr>
        <w:t xml:space="preserve"> </w:t>
      </w:r>
      <w:r w:rsidRPr="002E28ED">
        <w:rPr>
          <w:rFonts w:ascii="Arial" w:hAnsi="Arial" w:cs="Arial"/>
        </w:rPr>
        <w:t>K., Marquez,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I.,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Amenta,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F.,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Park,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K.,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Ibrahim,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Y.,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Zeiler,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</w:rPr>
        <w:t>F.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A.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(2023). Evaluation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 xml:space="preserve">of </w:t>
      </w:r>
      <w:r w:rsidRPr="002E28ED">
        <w:rPr>
          <w:rFonts w:ascii="Arial" w:hAnsi="Arial" w:cs="Arial"/>
          <w:spacing w:val="-2"/>
        </w:rPr>
        <w:t>Morlet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Wavelet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Analysis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for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Artifact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Detection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in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Low-Frequency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Commercial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 xml:space="preserve">Near- </w:t>
      </w:r>
      <w:r w:rsidRPr="002E28ED">
        <w:rPr>
          <w:rFonts w:ascii="Arial" w:hAnsi="Arial" w:cs="Arial"/>
        </w:rPr>
        <w:t>Infrared Spectroscopy Systems.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  <w:i/>
        </w:rPr>
        <w:t>Bioengineering</w:t>
      </w:r>
      <w:r w:rsidRPr="002E28ED">
        <w:rPr>
          <w:rFonts w:ascii="Arial" w:hAnsi="Arial" w:cs="Arial"/>
        </w:rPr>
        <w:t>, 11(1):0.</w:t>
      </w:r>
    </w:p>
    <w:p w14:paraId="49BBF947" w14:textId="77777777" w:rsidR="002A482E" w:rsidRPr="002E28ED" w:rsidRDefault="00100570" w:rsidP="00841C0A">
      <w:pPr>
        <w:pStyle w:val="BodyText"/>
        <w:spacing w:before="201" w:line="355" w:lineRule="auto"/>
        <w:ind w:left="354" w:right="297" w:hanging="235"/>
        <w:rPr>
          <w:rFonts w:ascii="Arial" w:hAnsi="Arial" w:cs="Arial"/>
        </w:rPr>
        <w:pPrChange w:id="244" w:author="Bobby Stojanoski" w:date="2025-05-20T11:03:00Z" w16du:dateUtc="2025-05-20T15:03:00Z">
          <w:pPr>
            <w:pStyle w:val="BodyText"/>
            <w:spacing w:before="201" w:line="355" w:lineRule="auto"/>
            <w:ind w:left="354" w:right="297" w:hanging="235"/>
            <w:jc w:val="both"/>
          </w:pPr>
        </w:pPrChange>
      </w:pPr>
      <w:bookmarkStart w:id="245" w:name="_bookmark29"/>
      <w:bookmarkEnd w:id="245"/>
      <w:r w:rsidRPr="002E28ED">
        <w:rPr>
          <w:rFonts w:ascii="Arial" w:hAnsi="Arial" w:cs="Arial"/>
        </w:rPr>
        <w:t xml:space="preserve">Bulgarelli, C., Blasi, A., McCann, S., Milosavljevic, B., </w:t>
      </w:r>
      <w:proofErr w:type="spellStart"/>
      <w:r w:rsidRPr="002E28ED">
        <w:rPr>
          <w:rFonts w:ascii="Arial" w:hAnsi="Arial" w:cs="Arial"/>
        </w:rPr>
        <w:t>Ghillia</w:t>
      </w:r>
      <w:proofErr w:type="spellEnd"/>
      <w:r w:rsidRPr="002E28ED">
        <w:rPr>
          <w:rFonts w:ascii="Arial" w:hAnsi="Arial" w:cs="Arial"/>
        </w:rPr>
        <w:t>, G., Mbye, E., Touray, E.,</w:t>
      </w:r>
      <w:r w:rsidRPr="002E28ED">
        <w:rPr>
          <w:rFonts w:ascii="Arial" w:hAnsi="Arial" w:cs="Arial"/>
          <w:spacing w:val="26"/>
        </w:rPr>
        <w:t xml:space="preserve"> </w:t>
      </w:r>
      <w:r w:rsidRPr="002E28ED">
        <w:rPr>
          <w:rFonts w:ascii="Arial" w:hAnsi="Arial" w:cs="Arial"/>
        </w:rPr>
        <w:t>Fadera,</w:t>
      </w:r>
      <w:r w:rsidRPr="002E28ED">
        <w:rPr>
          <w:rFonts w:ascii="Arial" w:hAnsi="Arial" w:cs="Arial"/>
          <w:spacing w:val="27"/>
        </w:rPr>
        <w:t xml:space="preserve"> </w:t>
      </w:r>
      <w:r w:rsidRPr="002E28ED">
        <w:rPr>
          <w:rFonts w:ascii="Arial" w:hAnsi="Arial" w:cs="Arial"/>
        </w:rPr>
        <w:t>T.,</w:t>
      </w:r>
      <w:r w:rsidRPr="002E28ED">
        <w:rPr>
          <w:rFonts w:ascii="Arial" w:hAnsi="Arial" w:cs="Arial"/>
          <w:spacing w:val="27"/>
        </w:rPr>
        <w:t xml:space="preserve"> </w:t>
      </w:r>
      <w:r w:rsidRPr="002E28ED">
        <w:rPr>
          <w:rFonts w:ascii="Arial" w:hAnsi="Arial" w:cs="Arial"/>
        </w:rPr>
        <w:t>Acolatse,</w:t>
      </w:r>
      <w:r w:rsidRPr="002E28ED">
        <w:rPr>
          <w:rFonts w:ascii="Arial" w:hAnsi="Arial" w:cs="Arial"/>
          <w:spacing w:val="27"/>
        </w:rPr>
        <w:t xml:space="preserve"> </w:t>
      </w:r>
      <w:r w:rsidRPr="002E28ED">
        <w:rPr>
          <w:rFonts w:ascii="Arial" w:hAnsi="Arial" w:cs="Arial"/>
        </w:rPr>
        <w:t>L.,</w:t>
      </w:r>
      <w:r w:rsidRPr="002E28ED">
        <w:rPr>
          <w:rFonts w:ascii="Arial" w:hAnsi="Arial" w:cs="Arial"/>
          <w:spacing w:val="27"/>
        </w:rPr>
        <w:t xml:space="preserve"> </w:t>
      </w:r>
      <w:r w:rsidRPr="002E28ED">
        <w:rPr>
          <w:rFonts w:ascii="Arial" w:hAnsi="Arial" w:cs="Arial"/>
        </w:rPr>
        <w:t>Moore,</w:t>
      </w:r>
      <w:r w:rsidRPr="002E28ED">
        <w:rPr>
          <w:rFonts w:ascii="Arial" w:hAnsi="Arial" w:cs="Arial"/>
          <w:spacing w:val="27"/>
        </w:rPr>
        <w:t xml:space="preserve"> </w:t>
      </w:r>
      <w:r w:rsidRPr="002E28ED">
        <w:rPr>
          <w:rFonts w:ascii="Arial" w:hAnsi="Arial" w:cs="Arial"/>
        </w:rPr>
        <w:t>S.</w:t>
      </w:r>
      <w:r w:rsidRPr="002E28ED">
        <w:rPr>
          <w:rFonts w:ascii="Arial" w:hAnsi="Arial" w:cs="Arial"/>
          <w:spacing w:val="23"/>
        </w:rPr>
        <w:t xml:space="preserve"> </w:t>
      </w:r>
      <w:r w:rsidRPr="002E28ED">
        <w:rPr>
          <w:rFonts w:ascii="Arial" w:hAnsi="Arial" w:cs="Arial"/>
        </w:rPr>
        <w:t>E.,</w:t>
      </w:r>
      <w:r w:rsidRPr="002E28ED">
        <w:rPr>
          <w:rFonts w:ascii="Arial" w:hAnsi="Arial" w:cs="Arial"/>
          <w:spacing w:val="27"/>
        </w:rPr>
        <w:t xml:space="preserve"> </w:t>
      </w:r>
      <w:r w:rsidRPr="002E28ED">
        <w:rPr>
          <w:rFonts w:ascii="Arial" w:hAnsi="Arial" w:cs="Arial"/>
        </w:rPr>
        <w:t>Lloyd-Fox,</w:t>
      </w:r>
      <w:r w:rsidRPr="002E28ED">
        <w:rPr>
          <w:rFonts w:ascii="Arial" w:hAnsi="Arial" w:cs="Arial"/>
          <w:spacing w:val="27"/>
        </w:rPr>
        <w:t xml:space="preserve"> </w:t>
      </w:r>
      <w:r w:rsidRPr="002E28ED">
        <w:rPr>
          <w:rFonts w:ascii="Arial" w:hAnsi="Arial" w:cs="Arial"/>
        </w:rPr>
        <w:t>S.,</w:t>
      </w:r>
      <w:r w:rsidRPr="002E28ED">
        <w:rPr>
          <w:rFonts w:ascii="Arial" w:hAnsi="Arial" w:cs="Arial"/>
          <w:spacing w:val="27"/>
        </w:rPr>
        <w:t xml:space="preserve"> </w:t>
      </w:r>
      <w:r w:rsidRPr="002E28ED">
        <w:rPr>
          <w:rFonts w:ascii="Arial" w:hAnsi="Arial" w:cs="Arial"/>
        </w:rPr>
        <w:t>Elwell,</w:t>
      </w:r>
      <w:r w:rsidRPr="002E28ED">
        <w:rPr>
          <w:rFonts w:ascii="Arial" w:hAnsi="Arial" w:cs="Arial"/>
          <w:spacing w:val="27"/>
        </w:rPr>
        <w:t xml:space="preserve"> </w:t>
      </w:r>
      <w:r w:rsidRPr="002E28ED">
        <w:rPr>
          <w:rFonts w:ascii="Arial" w:hAnsi="Arial" w:cs="Arial"/>
        </w:rPr>
        <w:t>C.</w:t>
      </w:r>
      <w:r w:rsidRPr="002E28ED">
        <w:rPr>
          <w:rFonts w:ascii="Arial" w:hAnsi="Arial" w:cs="Arial"/>
          <w:spacing w:val="23"/>
        </w:rPr>
        <w:t xml:space="preserve"> </w:t>
      </w:r>
      <w:r w:rsidRPr="002E28ED">
        <w:rPr>
          <w:rFonts w:ascii="Arial" w:hAnsi="Arial" w:cs="Arial"/>
        </w:rPr>
        <w:t>E.,</w:t>
      </w:r>
      <w:r w:rsidRPr="002E28ED">
        <w:rPr>
          <w:rFonts w:ascii="Arial" w:hAnsi="Arial" w:cs="Arial"/>
          <w:spacing w:val="27"/>
        </w:rPr>
        <w:t xml:space="preserve"> </w:t>
      </w:r>
      <w:r w:rsidRPr="002E28ED">
        <w:rPr>
          <w:rFonts w:ascii="Arial" w:hAnsi="Arial" w:cs="Arial"/>
          <w:spacing w:val="-2"/>
        </w:rPr>
        <w:t>Eggebrecht,</w:t>
      </w:r>
    </w:p>
    <w:p w14:paraId="49BBF948" w14:textId="77777777" w:rsidR="002A482E" w:rsidRPr="002E28ED" w:rsidRDefault="00100570" w:rsidP="00841C0A">
      <w:pPr>
        <w:pStyle w:val="BodyText"/>
        <w:spacing w:before="1" w:line="355" w:lineRule="auto"/>
        <w:ind w:left="354" w:right="297"/>
        <w:rPr>
          <w:rFonts w:ascii="Arial" w:hAnsi="Arial" w:cs="Arial"/>
        </w:rPr>
        <w:pPrChange w:id="246" w:author="Bobby Stojanoski" w:date="2025-05-20T11:03:00Z" w16du:dateUtc="2025-05-20T15:03:00Z">
          <w:pPr>
            <w:pStyle w:val="BodyText"/>
            <w:spacing w:before="1" w:line="355" w:lineRule="auto"/>
            <w:ind w:left="354" w:right="297"/>
            <w:jc w:val="both"/>
          </w:pPr>
        </w:pPrChange>
      </w:pPr>
      <w:r w:rsidRPr="002E28ED">
        <w:rPr>
          <w:rFonts w:ascii="Arial" w:hAnsi="Arial" w:cs="Arial"/>
        </w:rPr>
        <w:t>A. T., and Team, t. B. S. (2025).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 xml:space="preserve">Growth in early infancy drives optimal brain </w:t>
      </w:r>
      <w:r w:rsidRPr="002E28ED">
        <w:rPr>
          <w:rFonts w:ascii="Arial" w:hAnsi="Arial" w:cs="Arial"/>
          <w:spacing w:val="-2"/>
        </w:rPr>
        <w:t>functional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connectivity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which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predicts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cognitive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flexibility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in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later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childhood.</w:t>
      </w:r>
      <w:r w:rsidRPr="002E28ED">
        <w:rPr>
          <w:rFonts w:ascii="Arial" w:hAnsi="Arial" w:cs="Arial"/>
          <w:spacing w:val="20"/>
        </w:rPr>
        <w:t xml:space="preserve"> </w:t>
      </w:r>
      <w:r w:rsidRPr="002E28ED">
        <w:rPr>
          <w:rFonts w:ascii="Arial" w:hAnsi="Arial" w:cs="Arial"/>
          <w:spacing w:val="-2"/>
        </w:rPr>
        <w:t xml:space="preserve">Pages: </w:t>
      </w:r>
      <w:r w:rsidRPr="002E28ED">
        <w:rPr>
          <w:rFonts w:ascii="Arial" w:hAnsi="Arial" w:cs="Arial"/>
        </w:rPr>
        <w:t>2024.01.02.573930 Section: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>New Results.</w:t>
      </w:r>
    </w:p>
    <w:p w14:paraId="49BBF949" w14:textId="77777777" w:rsidR="002A482E" w:rsidRPr="002E28ED" w:rsidRDefault="00100570" w:rsidP="00841C0A">
      <w:pPr>
        <w:pStyle w:val="BodyText"/>
        <w:spacing w:before="200" w:line="355" w:lineRule="auto"/>
        <w:ind w:left="354" w:right="299" w:hanging="235"/>
        <w:rPr>
          <w:rFonts w:ascii="Arial" w:hAnsi="Arial" w:cs="Arial"/>
        </w:rPr>
        <w:pPrChange w:id="247" w:author="Bobby Stojanoski" w:date="2025-05-20T11:03:00Z" w16du:dateUtc="2025-05-20T15:03:00Z">
          <w:pPr>
            <w:pStyle w:val="BodyText"/>
            <w:spacing w:before="200" w:line="355" w:lineRule="auto"/>
            <w:ind w:left="354" w:right="299" w:hanging="235"/>
            <w:jc w:val="both"/>
          </w:pPr>
        </w:pPrChange>
      </w:pPr>
      <w:bookmarkStart w:id="248" w:name="_bookmark30"/>
      <w:bookmarkEnd w:id="248"/>
      <w:r w:rsidRPr="002E28ED">
        <w:rPr>
          <w:rFonts w:ascii="Arial" w:hAnsi="Arial" w:cs="Arial"/>
        </w:rPr>
        <w:t xml:space="preserve">Conley, M. I., </w:t>
      </w:r>
      <w:proofErr w:type="spellStart"/>
      <w:r w:rsidRPr="002E28ED">
        <w:rPr>
          <w:rFonts w:ascii="Arial" w:hAnsi="Arial" w:cs="Arial"/>
        </w:rPr>
        <w:t>Dellarco</w:t>
      </w:r>
      <w:proofErr w:type="spellEnd"/>
      <w:r w:rsidRPr="002E28ED">
        <w:rPr>
          <w:rFonts w:ascii="Arial" w:hAnsi="Arial" w:cs="Arial"/>
        </w:rPr>
        <w:t>, D. V., Rubien-Thomas, E., Cohen, A. O., Cervera, A., Totten- ham,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N.,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Casey,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B.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(2018).</w:t>
      </w:r>
      <w:r w:rsidRPr="002E28ED">
        <w:rPr>
          <w:rFonts w:ascii="Arial" w:hAnsi="Arial" w:cs="Arial"/>
          <w:spacing w:val="15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racially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diverse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affective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expression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(RADIATE) face stimulus set.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  <w:i/>
        </w:rPr>
        <w:t>Psychiatry Research</w:t>
      </w:r>
      <w:r w:rsidRPr="002E28ED">
        <w:rPr>
          <w:rFonts w:ascii="Arial" w:hAnsi="Arial" w:cs="Arial"/>
        </w:rPr>
        <w:t>, 270:1059–1067.</w:t>
      </w:r>
    </w:p>
    <w:p w14:paraId="49BBF94A" w14:textId="77777777" w:rsidR="002A482E" w:rsidRPr="002E28ED" w:rsidRDefault="00100570" w:rsidP="00841C0A">
      <w:pPr>
        <w:pStyle w:val="BodyText"/>
        <w:spacing w:before="200" w:line="355" w:lineRule="auto"/>
        <w:ind w:left="354" w:right="297" w:hanging="235"/>
        <w:rPr>
          <w:rFonts w:ascii="Arial" w:hAnsi="Arial" w:cs="Arial"/>
        </w:rPr>
        <w:pPrChange w:id="249" w:author="Bobby Stojanoski" w:date="2025-05-20T11:03:00Z" w16du:dateUtc="2025-05-20T15:03:00Z">
          <w:pPr>
            <w:pStyle w:val="BodyText"/>
            <w:spacing w:before="200" w:line="355" w:lineRule="auto"/>
            <w:ind w:left="354" w:right="297" w:hanging="235"/>
            <w:jc w:val="both"/>
          </w:pPr>
        </w:pPrChange>
      </w:pPr>
      <w:bookmarkStart w:id="250" w:name="_bookmark31"/>
      <w:bookmarkEnd w:id="250"/>
      <w:r w:rsidRPr="002E28ED">
        <w:rPr>
          <w:rFonts w:ascii="Arial" w:hAnsi="Arial" w:cs="Arial"/>
        </w:rPr>
        <w:t>Cui,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X.,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Bray,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S.,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Reiss,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A.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L.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(2010). Functional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near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infrared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spectroscopy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</w:rPr>
        <w:t>(NIRS) signal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improvement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based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on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negative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correlation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between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oxygenated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</w:rPr>
        <w:t xml:space="preserve">deoxy- </w:t>
      </w:r>
      <w:proofErr w:type="spellStart"/>
      <w:r w:rsidRPr="002E28ED">
        <w:rPr>
          <w:rFonts w:ascii="Arial" w:hAnsi="Arial" w:cs="Arial"/>
        </w:rPr>
        <w:t>genated</w:t>
      </w:r>
      <w:proofErr w:type="spellEnd"/>
      <w:r w:rsidRPr="002E28ED">
        <w:rPr>
          <w:rFonts w:ascii="Arial" w:hAnsi="Arial" w:cs="Arial"/>
        </w:rPr>
        <w:t xml:space="preserve"> hemoglobin dynamics.</w:t>
      </w:r>
      <w:r w:rsidRPr="002E28ED">
        <w:rPr>
          <w:rFonts w:ascii="Arial" w:hAnsi="Arial" w:cs="Arial"/>
          <w:spacing w:val="30"/>
        </w:rPr>
        <w:t xml:space="preserve"> </w:t>
      </w:r>
      <w:proofErr w:type="spellStart"/>
      <w:r w:rsidRPr="002E28ED">
        <w:rPr>
          <w:rFonts w:ascii="Arial" w:hAnsi="Arial" w:cs="Arial"/>
          <w:i/>
        </w:rPr>
        <w:t>NeuroImage</w:t>
      </w:r>
      <w:proofErr w:type="spellEnd"/>
      <w:r w:rsidRPr="002E28ED">
        <w:rPr>
          <w:rFonts w:ascii="Arial" w:hAnsi="Arial" w:cs="Arial"/>
        </w:rPr>
        <w:t>, 49(4):3039–3046.</w:t>
      </w:r>
    </w:p>
    <w:p w14:paraId="49BBF94B" w14:textId="77777777" w:rsidR="002A482E" w:rsidRPr="002E28ED" w:rsidRDefault="002A482E" w:rsidP="00841C0A">
      <w:pPr>
        <w:pStyle w:val="BodyText"/>
        <w:rPr>
          <w:rFonts w:ascii="Arial" w:hAnsi="Arial" w:cs="Arial"/>
        </w:rPr>
      </w:pPr>
    </w:p>
    <w:p w14:paraId="49BBF94C" w14:textId="77777777" w:rsidR="002A482E" w:rsidRPr="002E28ED" w:rsidRDefault="002A482E" w:rsidP="00841C0A">
      <w:pPr>
        <w:pStyle w:val="BodyText"/>
        <w:spacing w:before="100"/>
        <w:rPr>
          <w:rFonts w:ascii="Arial" w:hAnsi="Arial" w:cs="Arial"/>
        </w:rPr>
      </w:pPr>
    </w:p>
    <w:p w14:paraId="49BBF94D" w14:textId="77777777" w:rsidR="002A482E" w:rsidRPr="002E28ED" w:rsidRDefault="00100570" w:rsidP="00841C0A">
      <w:pPr>
        <w:pStyle w:val="BodyText"/>
        <w:ind w:right="177"/>
        <w:rPr>
          <w:rFonts w:ascii="Arial" w:hAnsi="Arial" w:cs="Arial"/>
        </w:rPr>
        <w:pPrChange w:id="251" w:author="Bobby Stojanoski" w:date="2025-05-20T11:03:00Z" w16du:dateUtc="2025-05-20T15:03:00Z">
          <w:pPr>
            <w:pStyle w:val="BodyText"/>
            <w:ind w:right="177"/>
            <w:jc w:val="center"/>
          </w:pPr>
        </w:pPrChange>
      </w:pPr>
      <w:r w:rsidRPr="002E28ED">
        <w:rPr>
          <w:rFonts w:ascii="Arial" w:hAnsi="Arial" w:cs="Arial"/>
          <w:spacing w:val="-5"/>
        </w:rPr>
        <w:t>22</w:t>
      </w:r>
    </w:p>
    <w:p w14:paraId="49BBF94E" w14:textId="77777777" w:rsidR="002A482E" w:rsidRPr="002E28ED" w:rsidRDefault="002A482E" w:rsidP="00841C0A">
      <w:pPr>
        <w:rPr>
          <w:rFonts w:ascii="Arial" w:hAnsi="Arial" w:cs="Arial"/>
        </w:rPr>
        <w:sectPr w:rsidR="002A482E" w:rsidRPr="002E28ED">
          <w:headerReference w:type="default" r:id="rId20"/>
          <w:pgSz w:w="12240" w:h="15840"/>
          <w:pgMar w:top="3800" w:right="1140" w:bottom="280" w:left="1680" w:header="3104" w:footer="0" w:gutter="0"/>
          <w:cols w:space="720"/>
        </w:sectPr>
        <w:pPrChange w:id="252" w:author="Bobby Stojanoski" w:date="2025-05-20T11:03:00Z" w16du:dateUtc="2025-05-20T15:03:00Z">
          <w:pPr>
            <w:jc w:val="center"/>
          </w:pPr>
        </w:pPrChange>
      </w:pPr>
    </w:p>
    <w:p w14:paraId="49BBF94F" w14:textId="77777777" w:rsidR="002A482E" w:rsidRPr="002E28ED" w:rsidRDefault="002A482E" w:rsidP="00841C0A">
      <w:pPr>
        <w:pStyle w:val="BodyText"/>
        <w:spacing w:before="77"/>
        <w:rPr>
          <w:rFonts w:ascii="Arial" w:hAnsi="Arial" w:cs="Arial"/>
        </w:rPr>
      </w:pPr>
    </w:p>
    <w:p w14:paraId="49BBF950" w14:textId="77777777" w:rsidR="002A482E" w:rsidRPr="002E28ED" w:rsidRDefault="00100570" w:rsidP="00841C0A">
      <w:pPr>
        <w:pStyle w:val="BodyText"/>
        <w:spacing w:line="355" w:lineRule="auto"/>
        <w:ind w:left="354" w:right="298" w:hanging="235"/>
        <w:rPr>
          <w:rFonts w:ascii="Arial" w:hAnsi="Arial" w:cs="Arial"/>
        </w:rPr>
        <w:pPrChange w:id="253" w:author="Bobby Stojanoski" w:date="2025-05-20T11:03:00Z" w16du:dateUtc="2025-05-20T15:03:00Z">
          <w:pPr>
            <w:pStyle w:val="BodyText"/>
            <w:spacing w:line="355" w:lineRule="auto"/>
            <w:ind w:left="354" w:right="298" w:hanging="235"/>
            <w:jc w:val="both"/>
          </w:pPr>
        </w:pPrChange>
      </w:pPr>
      <w:bookmarkStart w:id="254" w:name="_bookmark32"/>
      <w:bookmarkEnd w:id="254"/>
      <w:r w:rsidRPr="002E28ED">
        <w:rPr>
          <w:rFonts w:ascii="Arial" w:hAnsi="Arial" w:cs="Arial"/>
        </w:rPr>
        <w:t>Ekman,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P.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(1992).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</w:rPr>
        <w:t>Are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there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basic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emotions?</w:t>
      </w:r>
      <w:r w:rsidRPr="002E28ED">
        <w:rPr>
          <w:rFonts w:ascii="Arial" w:hAnsi="Arial" w:cs="Arial"/>
          <w:spacing w:val="24"/>
        </w:rPr>
        <w:t xml:space="preserve"> </w:t>
      </w:r>
      <w:r w:rsidRPr="002E28ED">
        <w:rPr>
          <w:rFonts w:ascii="Arial" w:hAnsi="Arial" w:cs="Arial"/>
          <w:i/>
        </w:rPr>
        <w:t>Psychological</w:t>
      </w:r>
      <w:r w:rsidRPr="002E28ED">
        <w:rPr>
          <w:rFonts w:ascii="Arial" w:hAnsi="Arial" w:cs="Arial"/>
          <w:i/>
          <w:spacing w:val="-10"/>
        </w:rPr>
        <w:t xml:space="preserve"> </w:t>
      </w:r>
      <w:r w:rsidRPr="002E28ED">
        <w:rPr>
          <w:rFonts w:ascii="Arial" w:hAnsi="Arial" w:cs="Arial"/>
          <w:i/>
        </w:rPr>
        <w:t>Review</w:t>
      </w:r>
      <w:r w:rsidRPr="002E28ED">
        <w:rPr>
          <w:rFonts w:ascii="Arial" w:hAnsi="Arial" w:cs="Arial"/>
        </w:rPr>
        <w:t>,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99(3):550–553.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Place: US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Publisher:</w:t>
      </w:r>
      <w:r w:rsidRPr="002E28ED">
        <w:rPr>
          <w:rFonts w:ascii="Arial" w:hAnsi="Arial" w:cs="Arial"/>
          <w:spacing w:val="12"/>
        </w:rPr>
        <w:t xml:space="preserve"> </w:t>
      </w:r>
      <w:r w:rsidRPr="002E28ED">
        <w:rPr>
          <w:rFonts w:ascii="Arial" w:hAnsi="Arial" w:cs="Arial"/>
        </w:rPr>
        <w:t>American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Psychological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Association.</w:t>
      </w:r>
    </w:p>
    <w:p w14:paraId="49BBF951" w14:textId="77777777" w:rsidR="002A482E" w:rsidRPr="002E28ED" w:rsidRDefault="00100570" w:rsidP="00841C0A">
      <w:pPr>
        <w:spacing w:before="174" w:line="355" w:lineRule="auto"/>
        <w:ind w:left="354" w:right="298" w:hanging="235"/>
        <w:rPr>
          <w:rFonts w:ascii="Arial" w:hAnsi="Arial" w:cs="Arial"/>
          <w:sz w:val="24"/>
        </w:rPr>
        <w:pPrChange w:id="255" w:author="Bobby Stojanoski" w:date="2025-05-20T11:03:00Z" w16du:dateUtc="2025-05-20T15:03:00Z">
          <w:pPr>
            <w:spacing w:before="174" w:line="355" w:lineRule="auto"/>
            <w:ind w:left="354" w:right="298" w:hanging="235"/>
            <w:jc w:val="both"/>
          </w:pPr>
        </w:pPrChange>
      </w:pPr>
      <w:bookmarkStart w:id="256" w:name="_bookmark33"/>
      <w:bookmarkEnd w:id="256"/>
      <w:r w:rsidRPr="002E28ED">
        <w:rPr>
          <w:rFonts w:ascii="Arial" w:hAnsi="Arial" w:cs="Arial"/>
          <w:sz w:val="24"/>
        </w:rPr>
        <w:t>Ekman, P. and Friesen, W. V. (1978).</w:t>
      </w:r>
      <w:r w:rsidRPr="002E28ED">
        <w:rPr>
          <w:rFonts w:ascii="Arial" w:hAnsi="Arial" w:cs="Arial"/>
          <w:spacing w:val="40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Facial action coding system.</w:t>
      </w:r>
      <w:r w:rsidRPr="002E28ED">
        <w:rPr>
          <w:rFonts w:ascii="Arial" w:hAnsi="Arial" w:cs="Arial"/>
          <w:spacing w:val="40"/>
          <w:sz w:val="24"/>
        </w:rPr>
        <w:t xml:space="preserve"> </w:t>
      </w:r>
      <w:r w:rsidRPr="002E28ED">
        <w:rPr>
          <w:rFonts w:ascii="Arial" w:hAnsi="Arial" w:cs="Arial"/>
          <w:i/>
          <w:sz w:val="24"/>
        </w:rPr>
        <w:t>Environmental Psychology &amp; Nonverbal Behavior</w:t>
      </w:r>
      <w:r w:rsidRPr="002E28ED">
        <w:rPr>
          <w:rFonts w:ascii="Arial" w:hAnsi="Arial" w:cs="Arial"/>
          <w:sz w:val="24"/>
        </w:rPr>
        <w:t>.</w:t>
      </w:r>
    </w:p>
    <w:p w14:paraId="49BBF952" w14:textId="77777777" w:rsidR="002A482E" w:rsidRPr="002E28ED" w:rsidRDefault="00100570" w:rsidP="00841C0A">
      <w:pPr>
        <w:pStyle w:val="BodyText"/>
        <w:spacing w:before="173" w:line="355" w:lineRule="auto"/>
        <w:ind w:left="354" w:right="297" w:hanging="235"/>
        <w:rPr>
          <w:rFonts w:ascii="Arial" w:hAnsi="Arial" w:cs="Arial"/>
        </w:rPr>
        <w:pPrChange w:id="257" w:author="Bobby Stojanoski" w:date="2025-05-20T11:03:00Z" w16du:dateUtc="2025-05-20T15:03:00Z">
          <w:pPr>
            <w:pStyle w:val="BodyText"/>
            <w:spacing w:before="173" w:line="355" w:lineRule="auto"/>
            <w:ind w:left="354" w:right="297" w:hanging="235"/>
            <w:jc w:val="both"/>
          </w:pPr>
        </w:pPrChange>
      </w:pPr>
      <w:bookmarkStart w:id="258" w:name="_bookmark34"/>
      <w:bookmarkEnd w:id="258"/>
      <w:r w:rsidRPr="002E28ED">
        <w:rPr>
          <w:rFonts w:ascii="Arial" w:hAnsi="Arial" w:cs="Arial"/>
        </w:rPr>
        <w:t>Fishburn, F. A., Ludlum, R. S., Vaidya, C. J., and Medvedev, A. V. (2019).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>Tempo-</w:t>
      </w:r>
      <w:r w:rsidRPr="002E28ED">
        <w:rPr>
          <w:rFonts w:ascii="Arial" w:hAnsi="Arial" w:cs="Arial"/>
          <w:spacing w:val="80"/>
        </w:rPr>
        <w:t xml:space="preserve"> </w:t>
      </w:r>
      <w:proofErr w:type="spellStart"/>
      <w:r w:rsidRPr="002E28ED">
        <w:rPr>
          <w:rFonts w:ascii="Arial" w:hAnsi="Arial" w:cs="Arial"/>
        </w:rPr>
        <w:t>ral</w:t>
      </w:r>
      <w:proofErr w:type="spellEnd"/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Derivative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Distribution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Repair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(TDDR):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A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motion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correction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method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for</w:t>
      </w:r>
      <w:r w:rsidRPr="002E28ED">
        <w:rPr>
          <w:rFonts w:ascii="Arial" w:hAnsi="Arial" w:cs="Arial"/>
          <w:spacing w:val="-3"/>
        </w:rPr>
        <w:t xml:space="preserve"> </w:t>
      </w:r>
      <w:proofErr w:type="spellStart"/>
      <w:r w:rsidRPr="002E28ED">
        <w:rPr>
          <w:rFonts w:ascii="Arial" w:hAnsi="Arial" w:cs="Arial"/>
        </w:rPr>
        <w:t>fNIRS</w:t>
      </w:r>
      <w:proofErr w:type="spellEnd"/>
      <w:r w:rsidRPr="002E28ED">
        <w:rPr>
          <w:rFonts w:ascii="Arial" w:hAnsi="Arial" w:cs="Arial"/>
        </w:rPr>
        <w:t xml:space="preserve">. </w:t>
      </w:r>
      <w:proofErr w:type="spellStart"/>
      <w:r w:rsidRPr="002E28ED">
        <w:rPr>
          <w:rFonts w:ascii="Arial" w:hAnsi="Arial" w:cs="Arial"/>
          <w:i/>
        </w:rPr>
        <w:t>NeuroImage</w:t>
      </w:r>
      <w:proofErr w:type="spellEnd"/>
      <w:r w:rsidRPr="002E28ED">
        <w:rPr>
          <w:rFonts w:ascii="Arial" w:hAnsi="Arial" w:cs="Arial"/>
        </w:rPr>
        <w:t>, 184:171–179.</w:t>
      </w:r>
    </w:p>
    <w:p w14:paraId="49BBF953" w14:textId="77777777" w:rsidR="002A482E" w:rsidRPr="002E28ED" w:rsidRDefault="00100570" w:rsidP="00841C0A">
      <w:pPr>
        <w:spacing w:before="175" w:line="355" w:lineRule="auto"/>
        <w:ind w:left="354" w:right="298" w:hanging="235"/>
        <w:rPr>
          <w:rFonts w:ascii="Arial" w:hAnsi="Arial" w:cs="Arial"/>
          <w:sz w:val="24"/>
        </w:rPr>
        <w:pPrChange w:id="259" w:author="Bobby Stojanoski" w:date="2025-05-20T11:03:00Z" w16du:dateUtc="2025-05-20T15:03:00Z">
          <w:pPr>
            <w:spacing w:before="175" w:line="355" w:lineRule="auto"/>
            <w:ind w:left="354" w:right="298" w:hanging="235"/>
            <w:jc w:val="both"/>
          </w:pPr>
        </w:pPrChange>
      </w:pPr>
      <w:bookmarkStart w:id="260" w:name="_bookmark35"/>
      <w:bookmarkEnd w:id="260"/>
      <w:r w:rsidRPr="002E28ED">
        <w:rPr>
          <w:rFonts w:ascii="Arial" w:hAnsi="Arial" w:cs="Arial"/>
          <w:w w:val="105"/>
          <w:sz w:val="24"/>
        </w:rPr>
        <w:t xml:space="preserve">Friston, K. </w:t>
      </w:r>
      <w:r w:rsidRPr="002E28ED">
        <w:rPr>
          <w:rFonts w:ascii="Arial" w:hAnsi="Arial" w:cs="Arial"/>
          <w:w w:val="125"/>
          <w:sz w:val="24"/>
        </w:rPr>
        <w:t xml:space="preserve">J. </w:t>
      </w:r>
      <w:r w:rsidRPr="002E28ED">
        <w:rPr>
          <w:rFonts w:ascii="Arial" w:hAnsi="Arial" w:cs="Arial"/>
          <w:w w:val="105"/>
          <w:sz w:val="24"/>
        </w:rPr>
        <w:t>(2007).</w:t>
      </w:r>
      <w:r w:rsidRPr="002E28ED">
        <w:rPr>
          <w:rFonts w:ascii="Arial" w:hAnsi="Arial" w:cs="Arial"/>
          <w:spacing w:val="40"/>
          <w:w w:val="105"/>
          <w:sz w:val="24"/>
        </w:rPr>
        <w:t xml:space="preserve"> </w:t>
      </w:r>
      <w:r w:rsidRPr="002E28ED">
        <w:rPr>
          <w:rFonts w:ascii="Arial" w:hAnsi="Arial" w:cs="Arial"/>
          <w:i/>
          <w:w w:val="105"/>
          <w:sz w:val="24"/>
        </w:rPr>
        <w:t xml:space="preserve">Statistical parametric mapping: the analysis of functional brain </w:t>
      </w:r>
      <w:r w:rsidRPr="002E28ED">
        <w:rPr>
          <w:rFonts w:ascii="Arial" w:hAnsi="Arial" w:cs="Arial"/>
          <w:i/>
          <w:sz w:val="24"/>
        </w:rPr>
        <w:t>images</w:t>
      </w:r>
      <w:r w:rsidRPr="002E28ED">
        <w:rPr>
          <w:rFonts w:ascii="Arial" w:hAnsi="Arial" w:cs="Arial"/>
          <w:sz w:val="24"/>
        </w:rPr>
        <w:t>.</w:t>
      </w:r>
      <w:r w:rsidRPr="002E28ED">
        <w:rPr>
          <w:rFonts w:ascii="Arial" w:hAnsi="Arial" w:cs="Arial"/>
          <w:spacing w:val="3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Elsevier / Academic Press, Amsterdam Boston, 1st ed edition.</w:t>
      </w:r>
    </w:p>
    <w:p w14:paraId="49BBF954" w14:textId="77777777" w:rsidR="002A482E" w:rsidRPr="002E28ED" w:rsidRDefault="00100570" w:rsidP="00841C0A">
      <w:pPr>
        <w:pStyle w:val="BodyText"/>
        <w:spacing w:before="173" w:line="355" w:lineRule="auto"/>
        <w:ind w:left="354" w:right="297" w:hanging="235"/>
        <w:rPr>
          <w:rFonts w:ascii="Arial" w:hAnsi="Arial" w:cs="Arial"/>
        </w:rPr>
        <w:pPrChange w:id="261" w:author="Bobby Stojanoski" w:date="2025-05-20T11:03:00Z" w16du:dateUtc="2025-05-20T15:03:00Z">
          <w:pPr>
            <w:pStyle w:val="BodyText"/>
            <w:spacing w:before="173" w:line="355" w:lineRule="auto"/>
            <w:ind w:left="354" w:right="297" w:hanging="235"/>
            <w:jc w:val="both"/>
          </w:pPr>
        </w:pPrChange>
      </w:pPr>
      <w:bookmarkStart w:id="262" w:name="_bookmark36"/>
      <w:bookmarkEnd w:id="262"/>
      <w:proofErr w:type="spellStart"/>
      <w:r w:rsidRPr="002E28ED">
        <w:rPr>
          <w:rFonts w:ascii="Arial" w:hAnsi="Arial" w:cs="Arial"/>
        </w:rPr>
        <w:t>Gramfort</w:t>
      </w:r>
      <w:proofErr w:type="spellEnd"/>
      <w:r w:rsidRPr="002E28ED">
        <w:rPr>
          <w:rFonts w:ascii="Arial" w:hAnsi="Arial" w:cs="Arial"/>
        </w:rPr>
        <w:t>,</w:t>
      </w:r>
      <w:r w:rsidRPr="002E28ED">
        <w:rPr>
          <w:rFonts w:ascii="Arial" w:hAnsi="Arial" w:cs="Arial"/>
          <w:spacing w:val="39"/>
        </w:rPr>
        <w:t xml:space="preserve"> </w:t>
      </w:r>
      <w:r w:rsidRPr="002E28ED">
        <w:rPr>
          <w:rFonts w:ascii="Arial" w:hAnsi="Arial" w:cs="Arial"/>
        </w:rPr>
        <w:t>A.,</w:t>
      </w:r>
      <w:r w:rsidRPr="002E28ED">
        <w:rPr>
          <w:rFonts w:ascii="Arial" w:hAnsi="Arial" w:cs="Arial"/>
          <w:spacing w:val="39"/>
        </w:rPr>
        <w:t xml:space="preserve"> </w:t>
      </w:r>
      <w:proofErr w:type="spellStart"/>
      <w:r w:rsidRPr="002E28ED">
        <w:rPr>
          <w:rFonts w:ascii="Arial" w:hAnsi="Arial" w:cs="Arial"/>
        </w:rPr>
        <w:t>Luessi</w:t>
      </w:r>
      <w:proofErr w:type="spellEnd"/>
      <w:r w:rsidRPr="002E28ED">
        <w:rPr>
          <w:rFonts w:ascii="Arial" w:hAnsi="Arial" w:cs="Arial"/>
        </w:rPr>
        <w:t>,</w:t>
      </w:r>
      <w:r w:rsidRPr="002E28ED">
        <w:rPr>
          <w:rFonts w:ascii="Arial" w:hAnsi="Arial" w:cs="Arial"/>
          <w:spacing w:val="39"/>
        </w:rPr>
        <w:t xml:space="preserve"> </w:t>
      </w:r>
      <w:r w:rsidRPr="002E28ED">
        <w:rPr>
          <w:rFonts w:ascii="Arial" w:hAnsi="Arial" w:cs="Arial"/>
        </w:rPr>
        <w:t>M.,</w:t>
      </w:r>
      <w:r w:rsidRPr="002E28ED">
        <w:rPr>
          <w:rFonts w:ascii="Arial" w:hAnsi="Arial" w:cs="Arial"/>
          <w:spacing w:val="39"/>
        </w:rPr>
        <w:t xml:space="preserve"> </w:t>
      </w:r>
      <w:r w:rsidRPr="002E28ED">
        <w:rPr>
          <w:rFonts w:ascii="Arial" w:hAnsi="Arial" w:cs="Arial"/>
        </w:rPr>
        <w:t>Larson,</w:t>
      </w:r>
      <w:r w:rsidRPr="002E28ED">
        <w:rPr>
          <w:rFonts w:ascii="Arial" w:hAnsi="Arial" w:cs="Arial"/>
          <w:spacing w:val="39"/>
        </w:rPr>
        <w:t xml:space="preserve"> </w:t>
      </w:r>
      <w:r w:rsidRPr="002E28ED">
        <w:rPr>
          <w:rFonts w:ascii="Arial" w:hAnsi="Arial" w:cs="Arial"/>
        </w:rPr>
        <w:t>E.,</w:t>
      </w:r>
      <w:r w:rsidRPr="002E28ED">
        <w:rPr>
          <w:rFonts w:ascii="Arial" w:hAnsi="Arial" w:cs="Arial"/>
          <w:spacing w:val="39"/>
        </w:rPr>
        <w:t xml:space="preserve"> </w:t>
      </w:r>
      <w:r w:rsidRPr="002E28ED">
        <w:rPr>
          <w:rFonts w:ascii="Arial" w:hAnsi="Arial" w:cs="Arial"/>
        </w:rPr>
        <w:t>Engemann,</w:t>
      </w:r>
      <w:r w:rsidRPr="002E28ED">
        <w:rPr>
          <w:rFonts w:ascii="Arial" w:hAnsi="Arial" w:cs="Arial"/>
          <w:spacing w:val="39"/>
        </w:rPr>
        <w:t xml:space="preserve"> </w:t>
      </w:r>
      <w:r w:rsidRPr="002E28ED">
        <w:rPr>
          <w:rFonts w:ascii="Arial" w:hAnsi="Arial" w:cs="Arial"/>
        </w:rPr>
        <w:t>D.</w:t>
      </w:r>
      <w:r w:rsidRPr="002E28ED">
        <w:rPr>
          <w:rFonts w:ascii="Arial" w:hAnsi="Arial" w:cs="Arial"/>
          <w:spacing w:val="32"/>
        </w:rPr>
        <w:t xml:space="preserve"> </w:t>
      </w:r>
      <w:r w:rsidRPr="002E28ED">
        <w:rPr>
          <w:rFonts w:ascii="Arial" w:hAnsi="Arial" w:cs="Arial"/>
        </w:rPr>
        <w:t>A.,</w:t>
      </w:r>
      <w:r w:rsidRPr="002E28ED">
        <w:rPr>
          <w:rFonts w:ascii="Arial" w:hAnsi="Arial" w:cs="Arial"/>
          <w:spacing w:val="39"/>
        </w:rPr>
        <w:t xml:space="preserve"> </w:t>
      </w:r>
      <w:r w:rsidRPr="002E28ED">
        <w:rPr>
          <w:rFonts w:ascii="Arial" w:hAnsi="Arial" w:cs="Arial"/>
        </w:rPr>
        <w:t>Strohmeier,</w:t>
      </w:r>
      <w:r w:rsidRPr="002E28ED">
        <w:rPr>
          <w:rFonts w:ascii="Arial" w:hAnsi="Arial" w:cs="Arial"/>
          <w:spacing w:val="39"/>
        </w:rPr>
        <w:t xml:space="preserve"> </w:t>
      </w:r>
      <w:r w:rsidRPr="002E28ED">
        <w:rPr>
          <w:rFonts w:ascii="Arial" w:hAnsi="Arial" w:cs="Arial"/>
        </w:rPr>
        <w:t>D.,</w:t>
      </w:r>
      <w:r w:rsidRPr="002E28ED">
        <w:rPr>
          <w:rFonts w:ascii="Arial" w:hAnsi="Arial" w:cs="Arial"/>
          <w:spacing w:val="39"/>
        </w:rPr>
        <w:t xml:space="preserve"> </w:t>
      </w:r>
      <w:r w:rsidRPr="002E28ED">
        <w:rPr>
          <w:rFonts w:ascii="Arial" w:hAnsi="Arial" w:cs="Arial"/>
        </w:rPr>
        <w:t xml:space="preserve">Brodbeck, C., </w:t>
      </w:r>
      <w:proofErr w:type="spellStart"/>
      <w:r w:rsidRPr="002E28ED">
        <w:rPr>
          <w:rFonts w:ascii="Arial" w:hAnsi="Arial" w:cs="Arial"/>
        </w:rPr>
        <w:t>Goj</w:t>
      </w:r>
      <w:proofErr w:type="spellEnd"/>
      <w:r w:rsidRPr="002E28ED">
        <w:rPr>
          <w:rFonts w:ascii="Arial" w:hAnsi="Arial" w:cs="Arial"/>
        </w:rPr>
        <w:t xml:space="preserve">, R., Jas, M., Brooks, T., Parkkonen, L., and </w:t>
      </w:r>
      <w:proofErr w:type="spellStart"/>
      <w:r w:rsidRPr="002E28ED">
        <w:rPr>
          <w:rFonts w:ascii="Arial" w:hAnsi="Arial" w:cs="Arial"/>
          <w:spacing w:val="24"/>
          <w:w w:val="82"/>
        </w:rPr>
        <w:t>H</w:t>
      </w:r>
      <w:r w:rsidRPr="002E28ED">
        <w:rPr>
          <w:rFonts w:ascii="Arial" w:hAnsi="Arial" w:cs="Arial"/>
          <w:spacing w:val="-93"/>
          <w:w w:val="141"/>
        </w:rPr>
        <w:t>¨</w:t>
      </w:r>
      <w:r w:rsidRPr="002E28ED">
        <w:rPr>
          <w:rFonts w:ascii="Arial" w:hAnsi="Arial" w:cs="Arial"/>
          <w:spacing w:val="24"/>
          <w:w w:val="89"/>
        </w:rPr>
        <w:t>am</w:t>
      </w:r>
      <w:r w:rsidRPr="002E28ED">
        <w:rPr>
          <w:rFonts w:ascii="Arial" w:hAnsi="Arial" w:cs="Arial"/>
          <w:spacing w:val="-93"/>
          <w:w w:val="141"/>
        </w:rPr>
        <w:t>¨</w:t>
      </w:r>
      <w:r w:rsidRPr="002E28ED">
        <w:rPr>
          <w:rFonts w:ascii="Arial" w:hAnsi="Arial" w:cs="Arial"/>
          <w:spacing w:val="24"/>
          <w:w w:val="90"/>
        </w:rPr>
        <w:t>al</w:t>
      </w:r>
      <w:r w:rsidRPr="002E28ED">
        <w:rPr>
          <w:rFonts w:ascii="Arial" w:hAnsi="Arial" w:cs="Arial"/>
          <w:spacing w:val="-93"/>
          <w:w w:val="141"/>
        </w:rPr>
        <w:t>¨</w:t>
      </w:r>
      <w:r w:rsidRPr="002E28ED">
        <w:rPr>
          <w:rFonts w:ascii="Arial" w:hAnsi="Arial" w:cs="Arial"/>
          <w:spacing w:val="25"/>
          <w:w w:val="89"/>
        </w:rPr>
        <w:t>ainen</w:t>
      </w:r>
      <w:proofErr w:type="spellEnd"/>
      <w:r w:rsidRPr="002E28ED">
        <w:rPr>
          <w:rFonts w:ascii="Arial" w:hAnsi="Arial" w:cs="Arial"/>
          <w:spacing w:val="25"/>
          <w:w w:val="89"/>
        </w:rPr>
        <w:t>,</w:t>
      </w:r>
      <w:r w:rsidRPr="002E28ED">
        <w:rPr>
          <w:rFonts w:ascii="Arial" w:hAnsi="Arial" w:cs="Arial"/>
          <w:spacing w:val="-1"/>
          <w:w w:val="99"/>
        </w:rPr>
        <w:t xml:space="preserve"> </w:t>
      </w:r>
      <w:r w:rsidRPr="002E28ED">
        <w:rPr>
          <w:rFonts w:ascii="Arial" w:hAnsi="Arial" w:cs="Arial"/>
        </w:rPr>
        <w:t>M. (2013).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>MEG and EEG data analysis with MNE-Python.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  <w:i/>
        </w:rPr>
        <w:t>Frontiers in Neuroscience</w:t>
      </w:r>
      <w:r w:rsidRPr="002E28ED">
        <w:rPr>
          <w:rFonts w:ascii="Arial" w:hAnsi="Arial" w:cs="Arial"/>
        </w:rPr>
        <w:t>, 7.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 xml:space="preserve">Publisher: </w:t>
      </w:r>
      <w:r w:rsidRPr="002E28ED">
        <w:rPr>
          <w:rFonts w:ascii="Arial" w:hAnsi="Arial" w:cs="Arial"/>
          <w:spacing w:val="-2"/>
        </w:rPr>
        <w:t>Frontiers.</w:t>
      </w:r>
    </w:p>
    <w:p w14:paraId="49BBF955" w14:textId="77777777" w:rsidR="002A482E" w:rsidRPr="002E28ED" w:rsidRDefault="00100570" w:rsidP="00841C0A">
      <w:pPr>
        <w:pStyle w:val="BodyText"/>
        <w:spacing w:before="175" w:line="355" w:lineRule="auto"/>
        <w:ind w:left="354" w:right="296" w:hanging="235"/>
        <w:rPr>
          <w:rFonts w:ascii="Arial" w:hAnsi="Arial" w:cs="Arial"/>
        </w:rPr>
        <w:pPrChange w:id="263" w:author="Bobby Stojanoski" w:date="2025-05-20T11:03:00Z" w16du:dateUtc="2025-05-20T15:03:00Z">
          <w:pPr>
            <w:pStyle w:val="BodyText"/>
            <w:spacing w:before="175" w:line="355" w:lineRule="auto"/>
            <w:ind w:left="354" w:right="296" w:hanging="235"/>
            <w:jc w:val="both"/>
          </w:pPr>
        </w:pPrChange>
      </w:pPr>
      <w:bookmarkStart w:id="264" w:name="_bookmark37"/>
      <w:bookmarkEnd w:id="264"/>
      <w:r w:rsidRPr="002E28ED">
        <w:rPr>
          <w:rFonts w:ascii="Arial" w:hAnsi="Arial" w:cs="Arial"/>
        </w:rPr>
        <w:t>Hakim,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U.,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De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Felice,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S.,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Pinti,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P.,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Zhang,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X.,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Noah,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J.,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Ono,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Y.,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Burgess,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P.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W.,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Hamil- ton,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A.,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Hirsch,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J.,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5"/>
        </w:rPr>
        <w:t xml:space="preserve"> </w:t>
      </w:r>
      <w:proofErr w:type="spellStart"/>
      <w:r w:rsidRPr="002E28ED">
        <w:rPr>
          <w:rFonts w:ascii="Arial" w:hAnsi="Arial" w:cs="Arial"/>
        </w:rPr>
        <w:t>Tachtsidis</w:t>
      </w:r>
      <w:proofErr w:type="spellEnd"/>
      <w:r w:rsidRPr="002E28ED">
        <w:rPr>
          <w:rFonts w:ascii="Arial" w:hAnsi="Arial" w:cs="Arial"/>
        </w:rPr>
        <w:t>,</w:t>
      </w:r>
      <w:r w:rsidRPr="002E28ED">
        <w:rPr>
          <w:rFonts w:ascii="Arial" w:hAnsi="Arial" w:cs="Arial"/>
          <w:spacing w:val="-14"/>
        </w:rPr>
        <w:t xml:space="preserve"> </w:t>
      </w:r>
      <w:r w:rsidRPr="002E28ED">
        <w:rPr>
          <w:rFonts w:ascii="Arial" w:hAnsi="Arial" w:cs="Arial"/>
        </w:rPr>
        <w:t>I.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(2023).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Quantification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inter-brain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 xml:space="preserve">coupling: A </w:t>
      </w:r>
      <w:r w:rsidRPr="002E28ED">
        <w:rPr>
          <w:rFonts w:ascii="Arial" w:hAnsi="Arial" w:cs="Arial"/>
          <w:spacing w:val="-6"/>
        </w:rPr>
        <w:t>review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of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current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methods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used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in</w:t>
      </w:r>
      <w:r w:rsidRPr="002E28ED">
        <w:rPr>
          <w:rFonts w:ascii="Arial" w:hAnsi="Arial" w:cs="Arial"/>
          <w:spacing w:val="-9"/>
        </w:rPr>
        <w:t xml:space="preserve"> </w:t>
      </w:r>
      <w:proofErr w:type="spellStart"/>
      <w:r w:rsidRPr="002E28ED">
        <w:rPr>
          <w:rFonts w:ascii="Arial" w:hAnsi="Arial" w:cs="Arial"/>
          <w:spacing w:val="-6"/>
        </w:rPr>
        <w:t>haemodynamic</w:t>
      </w:r>
      <w:proofErr w:type="spellEnd"/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and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electrophysiological</w:t>
      </w:r>
      <w:r w:rsidRPr="002E28ED">
        <w:rPr>
          <w:rFonts w:ascii="Arial" w:hAnsi="Arial" w:cs="Arial"/>
          <w:spacing w:val="-9"/>
        </w:rPr>
        <w:t xml:space="preserve"> </w:t>
      </w:r>
      <w:proofErr w:type="spellStart"/>
      <w:r w:rsidRPr="002E28ED">
        <w:rPr>
          <w:rFonts w:ascii="Arial" w:hAnsi="Arial" w:cs="Arial"/>
          <w:spacing w:val="-6"/>
        </w:rPr>
        <w:t>hyperscan</w:t>
      </w:r>
      <w:proofErr w:type="spellEnd"/>
      <w:r w:rsidRPr="002E28ED">
        <w:rPr>
          <w:rFonts w:ascii="Arial" w:hAnsi="Arial" w:cs="Arial"/>
          <w:spacing w:val="-6"/>
        </w:rPr>
        <w:t xml:space="preserve">- </w:t>
      </w:r>
      <w:proofErr w:type="spellStart"/>
      <w:r w:rsidRPr="002E28ED">
        <w:rPr>
          <w:rFonts w:ascii="Arial" w:hAnsi="Arial" w:cs="Arial"/>
        </w:rPr>
        <w:t>ning</w:t>
      </w:r>
      <w:proofErr w:type="spellEnd"/>
      <w:r w:rsidRPr="002E28ED">
        <w:rPr>
          <w:rFonts w:ascii="Arial" w:hAnsi="Arial" w:cs="Arial"/>
        </w:rPr>
        <w:t xml:space="preserve"> studies.</w:t>
      </w:r>
      <w:r w:rsidRPr="002E28ED">
        <w:rPr>
          <w:rFonts w:ascii="Arial" w:hAnsi="Arial" w:cs="Arial"/>
          <w:spacing w:val="40"/>
        </w:rPr>
        <w:t xml:space="preserve"> </w:t>
      </w:r>
      <w:proofErr w:type="spellStart"/>
      <w:r w:rsidRPr="002E28ED">
        <w:rPr>
          <w:rFonts w:ascii="Arial" w:hAnsi="Arial" w:cs="Arial"/>
          <w:i/>
        </w:rPr>
        <w:t>NeuroImage</w:t>
      </w:r>
      <w:proofErr w:type="spellEnd"/>
      <w:r w:rsidRPr="002E28ED">
        <w:rPr>
          <w:rFonts w:ascii="Arial" w:hAnsi="Arial" w:cs="Arial"/>
        </w:rPr>
        <w:t>, 280:120354.</w:t>
      </w:r>
    </w:p>
    <w:p w14:paraId="49BBF956" w14:textId="77777777" w:rsidR="002A482E" w:rsidRPr="002E28ED" w:rsidRDefault="00100570" w:rsidP="00841C0A">
      <w:pPr>
        <w:spacing w:before="174" w:line="355" w:lineRule="auto"/>
        <w:ind w:left="354" w:right="297" w:hanging="235"/>
        <w:rPr>
          <w:rFonts w:ascii="Arial" w:hAnsi="Arial" w:cs="Arial"/>
          <w:sz w:val="24"/>
        </w:rPr>
        <w:pPrChange w:id="265" w:author="Bobby Stojanoski" w:date="2025-05-20T11:03:00Z" w16du:dateUtc="2025-05-20T15:03:00Z">
          <w:pPr>
            <w:spacing w:before="174" w:line="355" w:lineRule="auto"/>
            <w:ind w:left="354" w:right="297" w:hanging="235"/>
            <w:jc w:val="both"/>
          </w:pPr>
        </w:pPrChange>
      </w:pPr>
      <w:bookmarkStart w:id="266" w:name="_bookmark38"/>
      <w:bookmarkEnd w:id="266"/>
      <w:r w:rsidRPr="002E28ED">
        <w:rPr>
          <w:rFonts w:ascii="Arial" w:hAnsi="Arial" w:cs="Arial"/>
          <w:sz w:val="24"/>
        </w:rPr>
        <w:t xml:space="preserve">Hernandez, S. M. and </w:t>
      </w:r>
      <w:proofErr w:type="spellStart"/>
      <w:r w:rsidRPr="002E28ED">
        <w:rPr>
          <w:rFonts w:ascii="Arial" w:hAnsi="Arial" w:cs="Arial"/>
          <w:sz w:val="24"/>
        </w:rPr>
        <w:t>Pollonini</w:t>
      </w:r>
      <w:proofErr w:type="spellEnd"/>
      <w:r w:rsidRPr="002E28ED">
        <w:rPr>
          <w:rFonts w:ascii="Arial" w:hAnsi="Arial" w:cs="Arial"/>
          <w:sz w:val="24"/>
        </w:rPr>
        <w:t>, L. (2020).</w:t>
      </w:r>
      <w:r w:rsidRPr="002E28ED">
        <w:rPr>
          <w:rFonts w:ascii="Arial" w:hAnsi="Arial" w:cs="Arial"/>
          <w:spacing w:val="40"/>
          <w:sz w:val="24"/>
        </w:rPr>
        <w:t xml:space="preserve"> </w:t>
      </w:r>
      <w:proofErr w:type="spellStart"/>
      <w:r w:rsidRPr="002E28ED">
        <w:rPr>
          <w:rFonts w:ascii="Arial" w:hAnsi="Arial" w:cs="Arial"/>
          <w:sz w:val="24"/>
        </w:rPr>
        <w:t>NIRSplot</w:t>
      </w:r>
      <w:proofErr w:type="spellEnd"/>
      <w:r w:rsidRPr="002E28ED">
        <w:rPr>
          <w:rFonts w:ascii="Arial" w:hAnsi="Arial" w:cs="Arial"/>
          <w:sz w:val="24"/>
        </w:rPr>
        <w:t xml:space="preserve">: A Tool for Quality Assessment of </w:t>
      </w:r>
      <w:proofErr w:type="spellStart"/>
      <w:r w:rsidRPr="002E28ED">
        <w:rPr>
          <w:rFonts w:ascii="Arial" w:hAnsi="Arial" w:cs="Arial"/>
          <w:sz w:val="24"/>
        </w:rPr>
        <w:t>fNIRS</w:t>
      </w:r>
      <w:proofErr w:type="spellEnd"/>
      <w:r w:rsidRPr="002E28ED">
        <w:rPr>
          <w:rFonts w:ascii="Arial" w:hAnsi="Arial" w:cs="Arial"/>
          <w:sz w:val="24"/>
        </w:rPr>
        <w:t xml:space="preserve"> Scans.</w:t>
      </w:r>
      <w:r w:rsidRPr="002E28ED">
        <w:rPr>
          <w:rFonts w:ascii="Arial" w:hAnsi="Arial" w:cs="Arial"/>
          <w:spacing w:val="40"/>
          <w:sz w:val="24"/>
        </w:rPr>
        <w:t xml:space="preserve"> </w:t>
      </w:r>
      <w:r w:rsidRPr="002E28ED">
        <w:rPr>
          <w:rFonts w:ascii="Arial" w:hAnsi="Arial" w:cs="Arial"/>
          <w:sz w:val="24"/>
        </w:rPr>
        <w:t xml:space="preserve">In </w:t>
      </w:r>
      <w:proofErr w:type="spellStart"/>
      <w:r w:rsidRPr="002E28ED">
        <w:rPr>
          <w:rFonts w:ascii="Arial" w:hAnsi="Arial" w:cs="Arial"/>
          <w:i/>
          <w:sz w:val="24"/>
        </w:rPr>
        <w:t>Biophotonics</w:t>
      </w:r>
      <w:proofErr w:type="spellEnd"/>
      <w:r w:rsidRPr="002E28ED">
        <w:rPr>
          <w:rFonts w:ascii="Arial" w:hAnsi="Arial" w:cs="Arial"/>
          <w:i/>
          <w:sz w:val="24"/>
        </w:rPr>
        <w:t xml:space="preserve"> Congress: Biomedical Optics 2020 (Translational, Microscopy, OCT, OTS, BRAIN)</w:t>
      </w:r>
      <w:r w:rsidRPr="002E28ED">
        <w:rPr>
          <w:rFonts w:ascii="Arial" w:hAnsi="Arial" w:cs="Arial"/>
          <w:sz w:val="24"/>
        </w:rPr>
        <w:t>,</w:t>
      </w:r>
      <w:r w:rsidRPr="002E28ED">
        <w:rPr>
          <w:rFonts w:ascii="Arial" w:hAnsi="Arial" w:cs="Arial"/>
          <w:spacing w:val="-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page</w:t>
      </w:r>
      <w:r w:rsidRPr="002E28ED">
        <w:rPr>
          <w:rFonts w:ascii="Arial" w:hAnsi="Arial" w:cs="Arial"/>
          <w:spacing w:val="-4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BM2C.5,</w:t>
      </w:r>
      <w:r w:rsidRPr="002E28ED">
        <w:rPr>
          <w:rFonts w:ascii="Arial" w:hAnsi="Arial" w:cs="Arial"/>
          <w:spacing w:val="-2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Washington,</w:t>
      </w:r>
      <w:r w:rsidRPr="002E28ED">
        <w:rPr>
          <w:rFonts w:ascii="Arial" w:hAnsi="Arial" w:cs="Arial"/>
          <w:spacing w:val="-2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DC.</w:t>
      </w:r>
      <w:r w:rsidRPr="002E28ED">
        <w:rPr>
          <w:rFonts w:ascii="Arial" w:hAnsi="Arial" w:cs="Arial"/>
          <w:spacing w:val="-3"/>
          <w:sz w:val="24"/>
        </w:rPr>
        <w:t xml:space="preserve"> </w:t>
      </w:r>
      <w:r w:rsidRPr="002E28ED">
        <w:rPr>
          <w:rFonts w:ascii="Arial" w:hAnsi="Arial" w:cs="Arial"/>
          <w:sz w:val="24"/>
        </w:rPr>
        <w:t>Optica</w:t>
      </w:r>
      <w:r w:rsidRPr="002E28ED">
        <w:rPr>
          <w:rFonts w:ascii="Arial" w:hAnsi="Arial" w:cs="Arial"/>
          <w:spacing w:val="-4"/>
          <w:sz w:val="24"/>
        </w:rPr>
        <w:t xml:space="preserve"> </w:t>
      </w:r>
      <w:r w:rsidRPr="002E28ED">
        <w:rPr>
          <w:rFonts w:ascii="Arial" w:hAnsi="Arial" w:cs="Arial"/>
          <w:sz w:val="24"/>
        </w:rPr>
        <w:t xml:space="preserve">Publishing </w:t>
      </w:r>
      <w:r w:rsidRPr="002E28ED">
        <w:rPr>
          <w:rFonts w:ascii="Arial" w:hAnsi="Arial" w:cs="Arial"/>
          <w:spacing w:val="-2"/>
          <w:sz w:val="24"/>
        </w:rPr>
        <w:t>Group.</w:t>
      </w:r>
    </w:p>
    <w:p w14:paraId="49BBF957" w14:textId="77777777" w:rsidR="002A482E" w:rsidRPr="002E28ED" w:rsidRDefault="00100570" w:rsidP="00841C0A">
      <w:pPr>
        <w:pStyle w:val="BodyText"/>
        <w:spacing w:before="175"/>
        <w:ind w:left="120"/>
        <w:rPr>
          <w:rFonts w:ascii="Arial" w:hAnsi="Arial" w:cs="Arial"/>
        </w:rPr>
        <w:pPrChange w:id="267" w:author="Bobby Stojanoski" w:date="2025-05-20T11:03:00Z" w16du:dateUtc="2025-05-20T15:03:00Z">
          <w:pPr>
            <w:pStyle w:val="BodyText"/>
            <w:spacing w:before="175"/>
            <w:ind w:left="120"/>
            <w:jc w:val="both"/>
          </w:pPr>
        </w:pPrChange>
      </w:pPr>
      <w:bookmarkStart w:id="268" w:name="_bookmark39"/>
      <w:bookmarkEnd w:id="268"/>
      <w:r w:rsidRPr="002E28ED">
        <w:rPr>
          <w:rFonts w:ascii="Arial" w:hAnsi="Arial" w:cs="Arial"/>
        </w:rPr>
        <w:t>Hocke,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L.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M.,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Oni,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I.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K.,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Duszynski,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C.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C.,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Corrigan,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A.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V.,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Frederick,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B.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D.,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2"/>
        </w:rPr>
        <w:t>Dunn,</w:t>
      </w:r>
    </w:p>
    <w:p w14:paraId="49BBF958" w14:textId="77777777" w:rsidR="002A482E" w:rsidRPr="002E28ED" w:rsidRDefault="00100570" w:rsidP="00841C0A">
      <w:pPr>
        <w:pStyle w:val="BodyText"/>
        <w:spacing w:before="156" w:line="355" w:lineRule="auto"/>
        <w:ind w:left="354" w:right="297"/>
        <w:rPr>
          <w:rFonts w:ascii="Arial" w:hAnsi="Arial" w:cs="Arial"/>
        </w:rPr>
        <w:pPrChange w:id="269" w:author="Bobby Stojanoski" w:date="2025-05-20T11:03:00Z" w16du:dateUtc="2025-05-20T15:03:00Z">
          <w:pPr>
            <w:pStyle w:val="BodyText"/>
            <w:spacing w:before="156" w:line="355" w:lineRule="auto"/>
            <w:ind w:left="354" w:right="297"/>
            <w:jc w:val="both"/>
          </w:pPr>
        </w:pPrChange>
      </w:pPr>
      <w:r w:rsidRPr="002E28ED">
        <w:rPr>
          <w:rFonts w:ascii="Arial" w:hAnsi="Arial" w:cs="Arial"/>
          <w:spacing w:val="-2"/>
        </w:rPr>
        <w:t>J.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F.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(2018). Automated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Processing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of</w:t>
      </w:r>
      <w:r w:rsidRPr="002E28ED">
        <w:rPr>
          <w:rFonts w:ascii="Arial" w:hAnsi="Arial" w:cs="Arial"/>
          <w:spacing w:val="-9"/>
        </w:rPr>
        <w:t xml:space="preserve"> </w:t>
      </w:r>
      <w:proofErr w:type="spellStart"/>
      <w:r w:rsidRPr="002E28ED">
        <w:rPr>
          <w:rFonts w:ascii="Arial" w:hAnsi="Arial" w:cs="Arial"/>
          <w:spacing w:val="-2"/>
        </w:rPr>
        <w:t>fNIRS</w:t>
      </w:r>
      <w:proofErr w:type="spellEnd"/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Data—A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Visual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Guide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to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2"/>
        </w:rPr>
        <w:t>Pitfalls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 xml:space="preserve">and </w:t>
      </w:r>
      <w:r w:rsidRPr="002E28ED">
        <w:rPr>
          <w:rFonts w:ascii="Arial" w:hAnsi="Arial" w:cs="Arial"/>
        </w:rPr>
        <w:t>Consequences.</w:t>
      </w:r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  <w:i/>
        </w:rPr>
        <w:t>Algorithms</w:t>
      </w:r>
      <w:r w:rsidRPr="002E28ED">
        <w:rPr>
          <w:rFonts w:ascii="Arial" w:hAnsi="Arial" w:cs="Arial"/>
        </w:rPr>
        <w:t>,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11(5):67. Number: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5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Publisher: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Multidisciplinary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Digital Publishing Institute.</w:t>
      </w:r>
    </w:p>
    <w:p w14:paraId="49BBF959" w14:textId="77777777" w:rsidR="002A482E" w:rsidRPr="002E28ED" w:rsidRDefault="002A482E" w:rsidP="00841C0A">
      <w:pPr>
        <w:spacing w:line="355" w:lineRule="auto"/>
        <w:rPr>
          <w:rFonts w:ascii="Arial" w:hAnsi="Arial" w:cs="Arial"/>
        </w:rPr>
        <w:sectPr w:rsidR="002A482E" w:rsidRPr="002E28ED">
          <w:headerReference w:type="default" r:id="rId21"/>
          <w:pgSz w:w="12240" w:h="15840"/>
          <w:pgMar w:top="1020" w:right="1140" w:bottom="280" w:left="1680" w:header="690" w:footer="0" w:gutter="0"/>
          <w:pgNumType w:start="23"/>
          <w:cols w:space="720"/>
        </w:sectPr>
        <w:pPrChange w:id="270" w:author="Bobby Stojanoski" w:date="2025-05-20T11:03:00Z" w16du:dateUtc="2025-05-20T15:03:00Z">
          <w:pPr>
            <w:spacing w:line="355" w:lineRule="auto"/>
            <w:jc w:val="both"/>
          </w:pPr>
        </w:pPrChange>
      </w:pPr>
    </w:p>
    <w:p w14:paraId="49BBF95A" w14:textId="77777777" w:rsidR="002A482E" w:rsidRPr="002E28ED" w:rsidRDefault="002A482E" w:rsidP="00841C0A">
      <w:pPr>
        <w:pStyle w:val="BodyText"/>
        <w:spacing w:before="77"/>
        <w:rPr>
          <w:rFonts w:ascii="Arial" w:hAnsi="Arial" w:cs="Arial"/>
        </w:rPr>
      </w:pPr>
    </w:p>
    <w:p w14:paraId="49BBF95B" w14:textId="77777777" w:rsidR="002A482E" w:rsidRPr="002E28ED" w:rsidRDefault="00100570" w:rsidP="00841C0A">
      <w:pPr>
        <w:pStyle w:val="BodyText"/>
        <w:spacing w:line="355" w:lineRule="auto"/>
        <w:ind w:left="354" w:right="296" w:hanging="235"/>
        <w:rPr>
          <w:rFonts w:ascii="Arial" w:hAnsi="Arial" w:cs="Arial"/>
        </w:rPr>
        <w:pPrChange w:id="271" w:author="Bobby Stojanoski" w:date="2025-05-20T11:03:00Z" w16du:dateUtc="2025-05-20T15:03:00Z">
          <w:pPr>
            <w:pStyle w:val="BodyText"/>
            <w:spacing w:line="355" w:lineRule="auto"/>
            <w:ind w:left="354" w:right="296" w:hanging="235"/>
            <w:jc w:val="both"/>
          </w:pPr>
        </w:pPrChange>
      </w:pPr>
      <w:bookmarkStart w:id="272" w:name="_bookmark40"/>
      <w:bookmarkEnd w:id="272"/>
      <w:r w:rsidRPr="002E28ED">
        <w:rPr>
          <w:rFonts w:ascii="Arial" w:hAnsi="Arial" w:cs="Arial"/>
        </w:rPr>
        <w:t>Holmes,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M.,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Aalto,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D.,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6"/>
        </w:rPr>
        <w:t xml:space="preserve"> </w:t>
      </w:r>
      <w:proofErr w:type="spellStart"/>
      <w:r w:rsidRPr="002E28ED">
        <w:rPr>
          <w:rFonts w:ascii="Arial" w:hAnsi="Arial" w:cs="Arial"/>
        </w:rPr>
        <w:t>Cummine</w:t>
      </w:r>
      <w:proofErr w:type="spellEnd"/>
      <w:r w:rsidRPr="002E28ED">
        <w:rPr>
          <w:rFonts w:ascii="Arial" w:hAnsi="Arial" w:cs="Arial"/>
        </w:rPr>
        <w:t>,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</w:rPr>
        <w:t>J.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(2024).</w:t>
      </w:r>
      <w:r w:rsidRPr="002E28ED">
        <w:rPr>
          <w:rFonts w:ascii="Arial" w:hAnsi="Arial" w:cs="Arial"/>
          <w:spacing w:val="20"/>
        </w:rPr>
        <w:t xml:space="preserve"> </w:t>
      </w:r>
      <w:r w:rsidRPr="002E28ED">
        <w:rPr>
          <w:rFonts w:ascii="Arial" w:hAnsi="Arial" w:cs="Arial"/>
        </w:rPr>
        <w:t>Opening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dialogue: A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</w:rPr>
        <w:t>preliminary exploration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hair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color, hair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cleanliness, light, and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motion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effects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on</w:t>
      </w:r>
      <w:r w:rsidRPr="002E28ED">
        <w:rPr>
          <w:rFonts w:ascii="Arial" w:hAnsi="Arial" w:cs="Arial"/>
          <w:spacing w:val="-3"/>
        </w:rPr>
        <w:t xml:space="preserve"> </w:t>
      </w:r>
      <w:proofErr w:type="spellStart"/>
      <w:r w:rsidRPr="002E28ED">
        <w:rPr>
          <w:rFonts w:ascii="Arial" w:hAnsi="Arial" w:cs="Arial"/>
        </w:rPr>
        <w:t>fNIRS</w:t>
      </w:r>
      <w:proofErr w:type="spellEnd"/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signal quality.</w:t>
      </w:r>
      <w:r w:rsidRPr="002E28ED">
        <w:rPr>
          <w:rFonts w:ascii="Arial" w:hAnsi="Arial" w:cs="Arial"/>
          <w:spacing w:val="36"/>
        </w:rPr>
        <w:t xml:space="preserve"> </w:t>
      </w:r>
      <w:r w:rsidRPr="002E28ED">
        <w:rPr>
          <w:rFonts w:ascii="Arial" w:hAnsi="Arial" w:cs="Arial"/>
          <w:i/>
        </w:rPr>
        <w:t>PLOS ONE</w:t>
      </w:r>
      <w:r w:rsidRPr="002E28ED">
        <w:rPr>
          <w:rFonts w:ascii="Arial" w:hAnsi="Arial" w:cs="Arial"/>
        </w:rPr>
        <w:t>, 19(5</w:t>
      </w:r>
      <w:proofErr w:type="gramStart"/>
      <w:r w:rsidRPr="002E28ED">
        <w:rPr>
          <w:rFonts w:ascii="Arial" w:hAnsi="Arial" w:cs="Arial"/>
        </w:rPr>
        <w:t>):e</w:t>
      </w:r>
      <w:proofErr w:type="gramEnd"/>
      <w:r w:rsidRPr="002E28ED">
        <w:rPr>
          <w:rFonts w:ascii="Arial" w:hAnsi="Arial" w:cs="Arial"/>
        </w:rPr>
        <w:t>0304356.</w:t>
      </w:r>
      <w:r w:rsidRPr="002E28ED">
        <w:rPr>
          <w:rFonts w:ascii="Arial" w:hAnsi="Arial" w:cs="Arial"/>
          <w:spacing w:val="36"/>
        </w:rPr>
        <w:t xml:space="preserve"> </w:t>
      </w:r>
      <w:r w:rsidRPr="002E28ED">
        <w:rPr>
          <w:rFonts w:ascii="Arial" w:hAnsi="Arial" w:cs="Arial"/>
        </w:rPr>
        <w:t>Publisher:</w:t>
      </w:r>
      <w:r w:rsidRPr="002E28ED">
        <w:rPr>
          <w:rFonts w:ascii="Arial" w:hAnsi="Arial" w:cs="Arial"/>
          <w:spacing w:val="37"/>
        </w:rPr>
        <w:t xml:space="preserve"> </w:t>
      </w:r>
      <w:r w:rsidRPr="002E28ED">
        <w:rPr>
          <w:rFonts w:ascii="Arial" w:hAnsi="Arial" w:cs="Arial"/>
        </w:rPr>
        <w:t>Public Library of Science.</w:t>
      </w:r>
    </w:p>
    <w:p w14:paraId="49BBF95C" w14:textId="77777777" w:rsidR="002A482E" w:rsidRPr="002E28ED" w:rsidRDefault="00100570" w:rsidP="00841C0A">
      <w:pPr>
        <w:pStyle w:val="BodyText"/>
        <w:spacing w:before="200" w:line="355" w:lineRule="auto"/>
        <w:ind w:left="354" w:right="297" w:hanging="235"/>
        <w:rPr>
          <w:rFonts w:ascii="Arial" w:hAnsi="Arial" w:cs="Arial"/>
        </w:rPr>
        <w:pPrChange w:id="273" w:author="Bobby Stojanoski" w:date="2025-05-20T11:03:00Z" w16du:dateUtc="2025-05-20T15:03:00Z">
          <w:pPr>
            <w:pStyle w:val="BodyText"/>
            <w:spacing w:before="200" w:line="355" w:lineRule="auto"/>
            <w:ind w:left="354" w:right="297" w:hanging="235"/>
            <w:jc w:val="both"/>
          </w:pPr>
        </w:pPrChange>
      </w:pPr>
      <w:bookmarkStart w:id="274" w:name="_bookmark41"/>
      <w:bookmarkEnd w:id="274"/>
      <w:r w:rsidRPr="002E28ED">
        <w:rPr>
          <w:rFonts w:ascii="Arial" w:hAnsi="Arial" w:cs="Arial"/>
        </w:rPr>
        <w:t>Hu, P., Wang, P., Zhao, R., Yang, H., and Biswal, B. B. (2023).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>Characterizing the spatiotemporal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features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functional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connectivity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across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white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matter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</w:rPr>
        <w:t>gray matter during the naturalistic condition.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  <w:i/>
        </w:rPr>
        <w:t>Frontiers in Neuroscience</w:t>
      </w:r>
      <w:r w:rsidRPr="002E28ED">
        <w:rPr>
          <w:rFonts w:ascii="Arial" w:hAnsi="Arial" w:cs="Arial"/>
        </w:rPr>
        <w:t>, 17.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 xml:space="preserve">Publisher: </w:t>
      </w:r>
      <w:r w:rsidRPr="002E28ED">
        <w:rPr>
          <w:rFonts w:ascii="Arial" w:hAnsi="Arial" w:cs="Arial"/>
          <w:spacing w:val="-2"/>
        </w:rPr>
        <w:t>Frontiers.</w:t>
      </w:r>
    </w:p>
    <w:p w14:paraId="49BBF95D" w14:textId="77777777" w:rsidR="002A482E" w:rsidRPr="002E28ED" w:rsidRDefault="00100570" w:rsidP="00841C0A">
      <w:pPr>
        <w:pStyle w:val="BodyText"/>
        <w:spacing w:before="201" w:line="355" w:lineRule="auto"/>
        <w:ind w:left="354" w:right="296" w:hanging="235"/>
        <w:rPr>
          <w:rFonts w:ascii="Arial" w:hAnsi="Arial" w:cs="Arial"/>
        </w:rPr>
        <w:pPrChange w:id="275" w:author="Bobby Stojanoski" w:date="2025-05-20T11:03:00Z" w16du:dateUtc="2025-05-20T15:03:00Z">
          <w:pPr>
            <w:pStyle w:val="BodyText"/>
            <w:spacing w:before="201" w:line="355" w:lineRule="auto"/>
            <w:ind w:left="354" w:right="296" w:hanging="235"/>
            <w:jc w:val="both"/>
          </w:pPr>
        </w:pPrChange>
      </w:pPr>
      <w:bookmarkStart w:id="276" w:name="_bookmark42"/>
      <w:bookmarkEnd w:id="276"/>
      <w:r w:rsidRPr="002E28ED">
        <w:rPr>
          <w:rFonts w:ascii="Arial" w:hAnsi="Arial" w:cs="Arial"/>
        </w:rPr>
        <w:t>Kinder, K. T., Heim, H. L. R., Parker, J., Lowery, K., McCraw, A., Eddings, R. N., Defenderfer, J., Sullivan, J., and Buss, A. T. (2022).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 xml:space="preserve">Systematic review of </w:t>
      </w:r>
      <w:proofErr w:type="spellStart"/>
      <w:r w:rsidRPr="002E28ED">
        <w:rPr>
          <w:rFonts w:ascii="Arial" w:hAnsi="Arial" w:cs="Arial"/>
        </w:rPr>
        <w:t>fNIRS</w:t>
      </w:r>
      <w:proofErr w:type="spellEnd"/>
      <w:r w:rsidRPr="002E28ED">
        <w:rPr>
          <w:rFonts w:ascii="Arial" w:hAnsi="Arial" w:cs="Arial"/>
        </w:rPr>
        <w:t xml:space="preserve"> studies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reveals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inconsistent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chromophore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data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reporting</w:t>
      </w:r>
      <w:r w:rsidRPr="002E28ED">
        <w:rPr>
          <w:rFonts w:ascii="Arial" w:hAnsi="Arial" w:cs="Arial"/>
          <w:spacing w:val="-3"/>
        </w:rPr>
        <w:t xml:space="preserve"> </w:t>
      </w:r>
      <w:r w:rsidRPr="002E28ED">
        <w:rPr>
          <w:rFonts w:ascii="Arial" w:hAnsi="Arial" w:cs="Arial"/>
        </w:rPr>
        <w:t>practices.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  <w:i/>
        </w:rPr>
        <w:t>Neurophotonics</w:t>
      </w:r>
      <w:r w:rsidRPr="002E28ED">
        <w:rPr>
          <w:rFonts w:ascii="Arial" w:hAnsi="Arial" w:cs="Arial"/>
        </w:rPr>
        <w:t xml:space="preserve">, </w:t>
      </w:r>
      <w:r w:rsidRPr="002E28ED">
        <w:rPr>
          <w:rFonts w:ascii="Arial" w:hAnsi="Arial" w:cs="Arial"/>
          <w:spacing w:val="-2"/>
        </w:rPr>
        <w:t>9(4):040601.</w:t>
      </w:r>
    </w:p>
    <w:p w14:paraId="49BBF95E" w14:textId="77777777" w:rsidR="002A482E" w:rsidRPr="002E28ED" w:rsidRDefault="00100570" w:rsidP="00841C0A">
      <w:pPr>
        <w:pStyle w:val="BodyText"/>
        <w:spacing w:before="201"/>
        <w:ind w:left="120"/>
        <w:rPr>
          <w:rFonts w:ascii="Arial" w:hAnsi="Arial" w:cs="Arial"/>
        </w:rPr>
        <w:pPrChange w:id="277" w:author="Bobby Stojanoski" w:date="2025-05-20T11:03:00Z" w16du:dateUtc="2025-05-20T15:03:00Z">
          <w:pPr>
            <w:pStyle w:val="BodyText"/>
            <w:spacing w:before="201"/>
            <w:ind w:left="120"/>
            <w:jc w:val="both"/>
          </w:pPr>
        </w:pPrChange>
      </w:pPr>
      <w:bookmarkStart w:id="278" w:name="_bookmark43"/>
      <w:bookmarkEnd w:id="278"/>
      <w:r w:rsidRPr="002E28ED">
        <w:rPr>
          <w:rFonts w:ascii="Arial" w:hAnsi="Arial" w:cs="Arial"/>
        </w:rPr>
        <w:t>Kocsis, L.,</w:t>
      </w:r>
      <w:r w:rsidRPr="002E28ED">
        <w:rPr>
          <w:rFonts w:ascii="Arial" w:hAnsi="Arial" w:cs="Arial"/>
          <w:spacing w:val="1"/>
        </w:rPr>
        <w:t xml:space="preserve"> </w:t>
      </w:r>
      <w:r w:rsidRPr="002E28ED">
        <w:rPr>
          <w:rFonts w:ascii="Arial" w:hAnsi="Arial" w:cs="Arial"/>
        </w:rPr>
        <w:t>Herman, P.,</w:t>
      </w:r>
      <w:r w:rsidRPr="002E28ED">
        <w:rPr>
          <w:rFonts w:ascii="Arial" w:hAnsi="Arial" w:cs="Arial"/>
          <w:spacing w:val="1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Eke, A. (2006).</w:t>
      </w:r>
      <w:r w:rsidRPr="002E28ED">
        <w:rPr>
          <w:rFonts w:ascii="Arial" w:hAnsi="Arial" w:cs="Arial"/>
          <w:spacing w:val="27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modified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Beer–Lambert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 xml:space="preserve">law </w:t>
      </w:r>
      <w:r w:rsidRPr="002E28ED">
        <w:rPr>
          <w:rFonts w:ascii="Arial" w:hAnsi="Arial" w:cs="Arial"/>
          <w:spacing w:val="-2"/>
        </w:rPr>
        <w:t>revisited.</w:t>
      </w:r>
    </w:p>
    <w:p w14:paraId="49BBF95F" w14:textId="77777777" w:rsidR="002A482E" w:rsidRPr="002E28ED" w:rsidRDefault="00100570" w:rsidP="00841C0A">
      <w:pPr>
        <w:spacing w:before="156"/>
        <w:ind w:left="354"/>
        <w:rPr>
          <w:rFonts w:ascii="Arial" w:hAnsi="Arial" w:cs="Arial"/>
          <w:sz w:val="24"/>
        </w:rPr>
        <w:pPrChange w:id="279" w:author="Bobby Stojanoski" w:date="2025-05-20T11:03:00Z" w16du:dateUtc="2025-05-20T15:03:00Z">
          <w:pPr>
            <w:spacing w:before="156"/>
            <w:ind w:left="354"/>
            <w:jc w:val="both"/>
          </w:pPr>
        </w:pPrChange>
      </w:pPr>
      <w:r w:rsidRPr="002E28ED">
        <w:rPr>
          <w:rFonts w:ascii="Arial" w:hAnsi="Arial" w:cs="Arial"/>
          <w:i/>
          <w:sz w:val="24"/>
        </w:rPr>
        <w:t>Physics</w:t>
      </w:r>
      <w:r w:rsidRPr="002E28ED">
        <w:rPr>
          <w:rFonts w:ascii="Arial" w:hAnsi="Arial" w:cs="Arial"/>
          <w:i/>
          <w:spacing w:val="31"/>
          <w:sz w:val="24"/>
        </w:rPr>
        <w:t xml:space="preserve"> </w:t>
      </w:r>
      <w:r w:rsidRPr="002E28ED">
        <w:rPr>
          <w:rFonts w:ascii="Arial" w:hAnsi="Arial" w:cs="Arial"/>
          <w:i/>
          <w:sz w:val="24"/>
        </w:rPr>
        <w:t>in</w:t>
      </w:r>
      <w:r w:rsidRPr="002E28ED">
        <w:rPr>
          <w:rFonts w:ascii="Arial" w:hAnsi="Arial" w:cs="Arial"/>
          <w:i/>
          <w:spacing w:val="32"/>
          <w:sz w:val="24"/>
        </w:rPr>
        <w:t xml:space="preserve"> </w:t>
      </w:r>
      <w:r w:rsidRPr="002E28ED">
        <w:rPr>
          <w:rFonts w:ascii="Arial" w:hAnsi="Arial" w:cs="Arial"/>
          <w:i/>
          <w:sz w:val="24"/>
        </w:rPr>
        <w:t>Medicine</w:t>
      </w:r>
      <w:r w:rsidRPr="002E28ED">
        <w:rPr>
          <w:rFonts w:ascii="Arial" w:hAnsi="Arial" w:cs="Arial"/>
          <w:i/>
          <w:spacing w:val="32"/>
          <w:sz w:val="24"/>
        </w:rPr>
        <w:t xml:space="preserve"> </w:t>
      </w:r>
      <w:r w:rsidRPr="002E28ED">
        <w:rPr>
          <w:rFonts w:ascii="Arial" w:hAnsi="Arial" w:cs="Arial"/>
          <w:i/>
          <w:sz w:val="24"/>
        </w:rPr>
        <w:t>&amp;</w:t>
      </w:r>
      <w:r w:rsidRPr="002E28ED">
        <w:rPr>
          <w:rFonts w:ascii="Arial" w:hAnsi="Arial" w:cs="Arial"/>
          <w:i/>
          <w:spacing w:val="32"/>
          <w:sz w:val="24"/>
        </w:rPr>
        <w:t xml:space="preserve"> </w:t>
      </w:r>
      <w:r w:rsidRPr="002E28ED">
        <w:rPr>
          <w:rFonts w:ascii="Arial" w:hAnsi="Arial" w:cs="Arial"/>
          <w:i/>
          <w:sz w:val="24"/>
        </w:rPr>
        <w:t>Biology</w:t>
      </w:r>
      <w:r w:rsidRPr="002E28ED">
        <w:rPr>
          <w:rFonts w:ascii="Arial" w:hAnsi="Arial" w:cs="Arial"/>
          <w:sz w:val="24"/>
        </w:rPr>
        <w:t>,</w:t>
      </w:r>
      <w:r w:rsidRPr="002E28ED">
        <w:rPr>
          <w:rFonts w:ascii="Arial" w:hAnsi="Arial" w:cs="Arial"/>
          <w:spacing w:val="25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51(5</w:t>
      </w:r>
      <w:proofErr w:type="gramStart"/>
      <w:r w:rsidRPr="002E28ED">
        <w:rPr>
          <w:rFonts w:ascii="Arial" w:hAnsi="Arial" w:cs="Arial"/>
          <w:spacing w:val="-2"/>
          <w:sz w:val="24"/>
        </w:rPr>
        <w:t>):N</w:t>
      </w:r>
      <w:proofErr w:type="gramEnd"/>
      <w:r w:rsidRPr="002E28ED">
        <w:rPr>
          <w:rFonts w:ascii="Arial" w:hAnsi="Arial" w:cs="Arial"/>
          <w:spacing w:val="-2"/>
          <w:sz w:val="24"/>
        </w:rPr>
        <w:t>91.</w:t>
      </w:r>
    </w:p>
    <w:p w14:paraId="49BBF960" w14:textId="77777777" w:rsidR="002A482E" w:rsidRPr="002E28ED" w:rsidRDefault="002A482E" w:rsidP="00841C0A">
      <w:pPr>
        <w:pStyle w:val="BodyText"/>
        <w:spacing w:before="31"/>
        <w:rPr>
          <w:rFonts w:ascii="Arial" w:hAnsi="Arial" w:cs="Arial"/>
        </w:rPr>
      </w:pPr>
    </w:p>
    <w:p w14:paraId="49BBF961" w14:textId="77777777" w:rsidR="002A482E" w:rsidRPr="002E28ED" w:rsidRDefault="00100570" w:rsidP="00841C0A">
      <w:pPr>
        <w:pStyle w:val="BodyText"/>
        <w:spacing w:line="355" w:lineRule="auto"/>
        <w:ind w:left="354" w:right="297" w:hanging="235"/>
        <w:rPr>
          <w:rFonts w:ascii="Arial" w:hAnsi="Arial" w:cs="Arial"/>
        </w:rPr>
        <w:pPrChange w:id="280" w:author="Bobby Stojanoski" w:date="2025-05-20T11:03:00Z" w16du:dateUtc="2025-05-20T15:03:00Z">
          <w:pPr>
            <w:pStyle w:val="BodyText"/>
            <w:spacing w:line="355" w:lineRule="auto"/>
            <w:ind w:left="354" w:right="297" w:hanging="235"/>
            <w:jc w:val="both"/>
          </w:pPr>
        </w:pPrChange>
      </w:pPr>
      <w:bookmarkStart w:id="281" w:name="_bookmark44"/>
      <w:bookmarkEnd w:id="281"/>
      <w:r w:rsidRPr="002E28ED">
        <w:rPr>
          <w:rFonts w:ascii="Arial" w:hAnsi="Arial" w:cs="Arial"/>
        </w:rPr>
        <w:t>Lindquist, K. A., Wager, T. D., Kober, H., Bliss-Moreau, E., and Barrett, L. F. (2012). The brain basis of emotion: A meta-analytic review.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  <w:i/>
        </w:rPr>
        <w:t>Behavioral and Brain Sciences</w:t>
      </w:r>
      <w:r w:rsidRPr="002E28ED">
        <w:rPr>
          <w:rFonts w:ascii="Arial" w:hAnsi="Arial" w:cs="Arial"/>
        </w:rPr>
        <w:t xml:space="preserve">, </w:t>
      </w:r>
      <w:r w:rsidRPr="002E28ED">
        <w:rPr>
          <w:rFonts w:ascii="Arial" w:hAnsi="Arial" w:cs="Arial"/>
          <w:spacing w:val="-2"/>
        </w:rPr>
        <w:t>35(3):121–143.</w:t>
      </w:r>
    </w:p>
    <w:p w14:paraId="49BBF962" w14:textId="77777777" w:rsidR="002A482E" w:rsidRPr="002E28ED" w:rsidRDefault="00100570" w:rsidP="00841C0A">
      <w:pPr>
        <w:pStyle w:val="BodyText"/>
        <w:spacing w:before="201" w:line="355" w:lineRule="auto"/>
        <w:ind w:left="354" w:right="298" w:hanging="235"/>
        <w:rPr>
          <w:rFonts w:ascii="Arial" w:hAnsi="Arial" w:cs="Arial"/>
        </w:rPr>
        <w:pPrChange w:id="282" w:author="Bobby Stojanoski" w:date="2025-05-20T11:03:00Z" w16du:dateUtc="2025-05-20T15:03:00Z">
          <w:pPr>
            <w:pStyle w:val="BodyText"/>
            <w:spacing w:before="201" w:line="355" w:lineRule="auto"/>
            <w:ind w:left="354" w:right="298" w:hanging="235"/>
            <w:jc w:val="both"/>
          </w:pPr>
        </w:pPrChange>
      </w:pPr>
      <w:bookmarkStart w:id="283" w:name="_bookmark45"/>
      <w:bookmarkEnd w:id="283"/>
      <w:r w:rsidRPr="002E28ED">
        <w:rPr>
          <w:rFonts w:ascii="Arial" w:hAnsi="Arial" w:cs="Arial"/>
        </w:rPr>
        <w:t xml:space="preserve">Luke, R., Larson, E. D., Shader, M. J., Innes-Brown, H., </w:t>
      </w:r>
      <w:proofErr w:type="spellStart"/>
      <w:r w:rsidRPr="002E28ED">
        <w:rPr>
          <w:rFonts w:ascii="Arial" w:hAnsi="Arial" w:cs="Arial"/>
        </w:rPr>
        <w:t>Yper</w:t>
      </w:r>
      <w:proofErr w:type="spellEnd"/>
      <w:r w:rsidRPr="002E28ED">
        <w:rPr>
          <w:rFonts w:ascii="Arial" w:hAnsi="Arial" w:cs="Arial"/>
        </w:rPr>
        <w:t xml:space="preserve">, L. V., Lee, A. K. C., </w:t>
      </w:r>
      <w:proofErr w:type="spellStart"/>
      <w:r w:rsidRPr="002E28ED">
        <w:rPr>
          <w:rFonts w:ascii="Arial" w:hAnsi="Arial" w:cs="Arial"/>
        </w:rPr>
        <w:t>Sowman</w:t>
      </w:r>
      <w:proofErr w:type="spellEnd"/>
      <w:r w:rsidRPr="002E28ED">
        <w:rPr>
          <w:rFonts w:ascii="Arial" w:hAnsi="Arial" w:cs="Arial"/>
        </w:rPr>
        <w:t>, P. F., and McAlpine, D. (2021).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 xml:space="preserve">Analysis methods for measuring passive auditory </w:t>
      </w:r>
      <w:proofErr w:type="spellStart"/>
      <w:r w:rsidRPr="002E28ED">
        <w:rPr>
          <w:rFonts w:ascii="Arial" w:hAnsi="Arial" w:cs="Arial"/>
        </w:rPr>
        <w:t>fNIRS</w:t>
      </w:r>
      <w:proofErr w:type="spellEnd"/>
      <w:r w:rsidRPr="002E28ED">
        <w:rPr>
          <w:rFonts w:ascii="Arial" w:hAnsi="Arial" w:cs="Arial"/>
        </w:rPr>
        <w:t xml:space="preserve"> responses generated by a block-design paradigm.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  <w:i/>
        </w:rPr>
        <w:t>Neurophotonics</w:t>
      </w:r>
      <w:r w:rsidRPr="002E28ED">
        <w:rPr>
          <w:rFonts w:ascii="Arial" w:hAnsi="Arial" w:cs="Arial"/>
        </w:rPr>
        <w:t>, 8(2):025008.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>Publisher: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>SPIE.</w:t>
      </w:r>
    </w:p>
    <w:p w14:paraId="49BBF963" w14:textId="77777777" w:rsidR="002A482E" w:rsidRPr="002E28ED" w:rsidRDefault="00100570" w:rsidP="00841C0A">
      <w:pPr>
        <w:pStyle w:val="BodyText"/>
        <w:spacing w:before="200" w:line="355" w:lineRule="auto"/>
        <w:ind w:left="354" w:right="296" w:hanging="235"/>
        <w:rPr>
          <w:rFonts w:ascii="Arial" w:hAnsi="Arial" w:cs="Arial"/>
        </w:rPr>
        <w:pPrChange w:id="284" w:author="Bobby Stojanoski" w:date="2025-05-20T11:03:00Z" w16du:dateUtc="2025-05-20T15:03:00Z">
          <w:pPr>
            <w:pStyle w:val="BodyText"/>
            <w:spacing w:before="200" w:line="355" w:lineRule="auto"/>
            <w:ind w:left="354" w:right="296" w:hanging="235"/>
            <w:jc w:val="both"/>
          </w:pPr>
        </w:pPrChange>
      </w:pPr>
      <w:bookmarkStart w:id="285" w:name="_bookmark46"/>
      <w:bookmarkEnd w:id="285"/>
      <w:r w:rsidRPr="002E28ED">
        <w:rPr>
          <w:rFonts w:ascii="Arial" w:hAnsi="Arial" w:cs="Arial"/>
        </w:rPr>
        <w:t xml:space="preserve">Miranda de </w:t>
      </w:r>
      <w:proofErr w:type="spellStart"/>
      <w:r w:rsidRPr="002E28ED">
        <w:rPr>
          <w:rFonts w:ascii="Arial" w:hAnsi="Arial" w:cs="Arial"/>
          <w:spacing w:val="28"/>
          <w:w w:val="90"/>
        </w:rPr>
        <w:t>S</w:t>
      </w:r>
      <w:r w:rsidRPr="002E28ED">
        <w:rPr>
          <w:rFonts w:ascii="Arial" w:hAnsi="Arial" w:cs="Arial"/>
          <w:spacing w:val="-89"/>
          <w:w w:val="133"/>
        </w:rPr>
        <w:t>´</w:t>
      </w:r>
      <w:r w:rsidRPr="002E28ED">
        <w:rPr>
          <w:rFonts w:ascii="Arial" w:hAnsi="Arial" w:cs="Arial"/>
          <w:spacing w:val="29"/>
          <w:w w:val="88"/>
        </w:rPr>
        <w:t>a</w:t>
      </w:r>
      <w:proofErr w:type="spellEnd"/>
      <w:r w:rsidRPr="002E28ED">
        <w:rPr>
          <w:rFonts w:ascii="Arial" w:hAnsi="Arial" w:cs="Arial"/>
          <w:spacing w:val="29"/>
          <w:w w:val="88"/>
        </w:rPr>
        <w:t>,</w:t>
      </w:r>
      <w:r w:rsidRPr="002E28ED">
        <w:rPr>
          <w:rFonts w:ascii="Arial" w:hAnsi="Arial" w:cs="Arial"/>
          <w:spacing w:val="-1"/>
          <w:w w:val="99"/>
        </w:rPr>
        <w:t xml:space="preserve"> </w:t>
      </w:r>
      <w:r w:rsidRPr="002E28ED">
        <w:rPr>
          <w:rFonts w:ascii="Arial" w:hAnsi="Arial" w:cs="Arial"/>
        </w:rPr>
        <w:t>A. M. F. L., Ferreira, D. D., Dias, E. W., Mendes, E. M. A. M., and Felix,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L.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B.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(2009).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Coherence</w:t>
      </w:r>
      <w:r w:rsidRPr="002E28ED">
        <w:rPr>
          <w:rFonts w:ascii="Arial" w:hAnsi="Arial" w:cs="Arial"/>
          <w:spacing w:val="-15"/>
        </w:rPr>
        <w:t xml:space="preserve"> </w:t>
      </w:r>
      <w:proofErr w:type="gramStart"/>
      <w:r w:rsidRPr="002E28ED">
        <w:rPr>
          <w:rFonts w:ascii="Arial" w:hAnsi="Arial" w:cs="Arial"/>
        </w:rPr>
        <w:t>estimate</w:t>
      </w:r>
      <w:proofErr w:type="gramEnd"/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between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a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random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a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periodic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>signal:</w:t>
      </w:r>
      <w:r w:rsidRPr="002E28ED">
        <w:rPr>
          <w:rFonts w:ascii="Arial" w:hAnsi="Arial" w:cs="Arial"/>
          <w:spacing w:val="-15"/>
        </w:rPr>
        <w:t xml:space="preserve"> </w:t>
      </w:r>
      <w:r w:rsidRPr="002E28ED">
        <w:rPr>
          <w:rFonts w:ascii="Arial" w:hAnsi="Arial" w:cs="Arial"/>
        </w:rPr>
        <w:t xml:space="preserve">Bias, </w:t>
      </w:r>
      <w:r w:rsidRPr="002E28ED">
        <w:rPr>
          <w:rFonts w:ascii="Arial" w:hAnsi="Arial" w:cs="Arial"/>
          <w:spacing w:val="-2"/>
        </w:rPr>
        <w:t>variance,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analytical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critical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values,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and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normalizing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transforms.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i/>
          <w:spacing w:val="-2"/>
        </w:rPr>
        <w:t>Journal</w:t>
      </w:r>
      <w:r w:rsidRPr="002E28ED">
        <w:rPr>
          <w:rFonts w:ascii="Arial" w:hAnsi="Arial" w:cs="Arial"/>
          <w:i/>
          <w:spacing w:val="-9"/>
        </w:rPr>
        <w:t xml:space="preserve"> </w:t>
      </w:r>
      <w:r w:rsidRPr="002E28ED">
        <w:rPr>
          <w:rFonts w:ascii="Arial" w:hAnsi="Arial" w:cs="Arial"/>
          <w:i/>
          <w:spacing w:val="-2"/>
        </w:rPr>
        <w:t>of</w:t>
      </w:r>
      <w:r w:rsidRPr="002E28ED">
        <w:rPr>
          <w:rFonts w:ascii="Arial" w:hAnsi="Arial" w:cs="Arial"/>
          <w:i/>
          <w:spacing w:val="-9"/>
        </w:rPr>
        <w:t xml:space="preserve"> </w:t>
      </w:r>
      <w:r w:rsidRPr="002E28ED">
        <w:rPr>
          <w:rFonts w:ascii="Arial" w:hAnsi="Arial" w:cs="Arial"/>
          <w:i/>
          <w:spacing w:val="-2"/>
        </w:rPr>
        <w:t>the</w:t>
      </w:r>
      <w:r w:rsidRPr="002E28ED">
        <w:rPr>
          <w:rFonts w:ascii="Arial" w:hAnsi="Arial" w:cs="Arial"/>
          <w:i/>
          <w:spacing w:val="-9"/>
        </w:rPr>
        <w:t xml:space="preserve"> </w:t>
      </w:r>
      <w:r w:rsidRPr="002E28ED">
        <w:rPr>
          <w:rFonts w:ascii="Arial" w:hAnsi="Arial" w:cs="Arial"/>
          <w:i/>
          <w:spacing w:val="-2"/>
        </w:rPr>
        <w:t xml:space="preserve">Franklin </w:t>
      </w:r>
      <w:r w:rsidRPr="002E28ED">
        <w:rPr>
          <w:rFonts w:ascii="Arial" w:hAnsi="Arial" w:cs="Arial"/>
          <w:i/>
        </w:rPr>
        <w:t>Institute</w:t>
      </w:r>
      <w:r w:rsidRPr="002E28ED">
        <w:rPr>
          <w:rFonts w:ascii="Arial" w:hAnsi="Arial" w:cs="Arial"/>
        </w:rPr>
        <w:t>, 346(9):841–853.</w:t>
      </w:r>
    </w:p>
    <w:p w14:paraId="49BBF964" w14:textId="77777777" w:rsidR="002A482E" w:rsidRPr="002E28ED" w:rsidRDefault="002A482E" w:rsidP="00841C0A">
      <w:pPr>
        <w:spacing w:line="355" w:lineRule="auto"/>
        <w:rPr>
          <w:rFonts w:ascii="Arial" w:hAnsi="Arial" w:cs="Arial"/>
        </w:rPr>
        <w:sectPr w:rsidR="002A482E" w:rsidRPr="002E28ED">
          <w:pgSz w:w="12240" w:h="15840"/>
          <w:pgMar w:top="1020" w:right="1140" w:bottom="280" w:left="1680" w:header="690" w:footer="0" w:gutter="0"/>
          <w:cols w:space="720"/>
        </w:sectPr>
        <w:pPrChange w:id="286" w:author="Bobby Stojanoski" w:date="2025-05-20T11:03:00Z" w16du:dateUtc="2025-05-20T15:03:00Z">
          <w:pPr>
            <w:spacing w:line="355" w:lineRule="auto"/>
            <w:jc w:val="both"/>
          </w:pPr>
        </w:pPrChange>
      </w:pPr>
    </w:p>
    <w:p w14:paraId="49BBF965" w14:textId="77777777" w:rsidR="002A482E" w:rsidRPr="002E28ED" w:rsidRDefault="002A482E" w:rsidP="00841C0A">
      <w:pPr>
        <w:pStyle w:val="BodyText"/>
        <w:spacing w:before="77"/>
        <w:rPr>
          <w:rFonts w:ascii="Arial" w:hAnsi="Arial" w:cs="Arial"/>
        </w:rPr>
      </w:pPr>
    </w:p>
    <w:p w14:paraId="49BBF966" w14:textId="77777777" w:rsidR="002A482E" w:rsidRPr="002E28ED" w:rsidRDefault="00100570" w:rsidP="00841C0A">
      <w:pPr>
        <w:pStyle w:val="BodyText"/>
        <w:spacing w:line="355" w:lineRule="auto"/>
        <w:ind w:left="354" w:right="298" w:hanging="235"/>
        <w:rPr>
          <w:rFonts w:ascii="Arial" w:hAnsi="Arial" w:cs="Arial"/>
        </w:rPr>
        <w:pPrChange w:id="287" w:author="Bobby Stojanoski" w:date="2025-05-20T11:03:00Z" w16du:dateUtc="2025-05-20T15:03:00Z">
          <w:pPr>
            <w:pStyle w:val="BodyText"/>
            <w:spacing w:line="355" w:lineRule="auto"/>
            <w:ind w:left="354" w:right="298" w:hanging="235"/>
            <w:jc w:val="both"/>
          </w:pPr>
        </w:pPrChange>
      </w:pPr>
      <w:bookmarkStart w:id="288" w:name="_bookmark47"/>
      <w:bookmarkEnd w:id="288"/>
      <w:r w:rsidRPr="002E28ED">
        <w:rPr>
          <w:rFonts w:ascii="Arial" w:hAnsi="Arial" w:cs="Arial"/>
        </w:rPr>
        <w:t>Oliver, M. M. and Amengual Alcover, E. (2020).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>UIBVFED: Virtual facial expression dataset.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  <w:i/>
        </w:rPr>
        <w:t>PLOS ONE</w:t>
      </w:r>
      <w:r w:rsidRPr="002E28ED">
        <w:rPr>
          <w:rFonts w:ascii="Arial" w:hAnsi="Arial" w:cs="Arial"/>
        </w:rPr>
        <w:t>, 15(4</w:t>
      </w:r>
      <w:proofErr w:type="gramStart"/>
      <w:r w:rsidRPr="002E28ED">
        <w:rPr>
          <w:rFonts w:ascii="Arial" w:hAnsi="Arial" w:cs="Arial"/>
        </w:rPr>
        <w:t>):e</w:t>
      </w:r>
      <w:proofErr w:type="gramEnd"/>
      <w:r w:rsidRPr="002E28ED">
        <w:rPr>
          <w:rFonts w:ascii="Arial" w:hAnsi="Arial" w:cs="Arial"/>
        </w:rPr>
        <w:t>0231266.</w:t>
      </w:r>
    </w:p>
    <w:p w14:paraId="49BBF967" w14:textId="77777777" w:rsidR="002A482E" w:rsidRPr="002E28ED" w:rsidRDefault="00100570" w:rsidP="00841C0A">
      <w:pPr>
        <w:pStyle w:val="BodyText"/>
        <w:spacing w:before="174" w:line="355" w:lineRule="auto"/>
        <w:ind w:left="354" w:right="297" w:hanging="235"/>
        <w:rPr>
          <w:rFonts w:ascii="Arial" w:hAnsi="Arial" w:cs="Arial"/>
        </w:rPr>
        <w:pPrChange w:id="289" w:author="Bobby Stojanoski" w:date="2025-05-20T11:03:00Z" w16du:dateUtc="2025-05-20T15:03:00Z">
          <w:pPr>
            <w:pStyle w:val="BodyText"/>
            <w:spacing w:before="174" w:line="355" w:lineRule="auto"/>
            <w:ind w:left="354" w:right="297" w:hanging="235"/>
            <w:jc w:val="both"/>
          </w:pPr>
        </w:pPrChange>
      </w:pPr>
      <w:bookmarkStart w:id="290" w:name="_bookmark48"/>
      <w:bookmarkEnd w:id="290"/>
      <w:r w:rsidRPr="002E28ED">
        <w:rPr>
          <w:rFonts w:ascii="Arial" w:hAnsi="Arial" w:cs="Arial"/>
          <w:spacing w:val="-2"/>
        </w:rPr>
        <w:t>Peirce,</w:t>
      </w:r>
      <w:r w:rsidRPr="002E28ED">
        <w:rPr>
          <w:rFonts w:ascii="Arial" w:hAnsi="Arial" w:cs="Arial"/>
          <w:spacing w:val="-12"/>
        </w:rPr>
        <w:t xml:space="preserve"> </w:t>
      </w:r>
      <w:r w:rsidRPr="002E28ED">
        <w:rPr>
          <w:rFonts w:ascii="Arial" w:hAnsi="Arial" w:cs="Arial"/>
          <w:spacing w:val="-2"/>
          <w:w w:val="105"/>
        </w:rPr>
        <w:t>J.,</w:t>
      </w:r>
      <w:r w:rsidRPr="002E28ED">
        <w:rPr>
          <w:rFonts w:ascii="Arial" w:hAnsi="Arial" w:cs="Arial"/>
          <w:spacing w:val="-13"/>
          <w:w w:val="105"/>
        </w:rPr>
        <w:t xml:space="preserve"> </w:t>
      </w:r>
      <w:r w:rsidRPr="002E28ED">
        <w:rPr>
          <w:rFonts w:ascii="Arial" w:hAnsi="Arial" w:cs="Arial"/>
          <w:spacing w:val="-2"/>
        </w:rPr>
        <w:t>Gray,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  <w:w w:val="105"/>
        </w:rPr>
        <w:t>J.</w:t>
      </w:r>
      <w:r w:rsidRPr="002E28ED">
        <w:rPr>
          <w:rFonts w:ascii="Arial" w:hAnsi="Arial" w:cs="Arial"/>
          <w:spacing w:val="-14"/>
          <w:w w:val="105"/>
        </w:rPr>
        <w:t xml:space="preserve"> </w:t>
      </w:r>
      <w:r w:rsidRPr="002E28ED">
        <w:rPr>
          <w:rFonts w:ascii="Arial" w:hAnsi="Arial" w:cs="Arial"/>
          <w:spacing w:val="-2"/>
        </w:rPr>
        <w:t>R.,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Simpson,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S.,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MacAskill,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M.,</w:t>
      </w:r>
      <w:r w:rsidRPr="002E28ED">
        <w:rPr>
          <w:rFonts w:ascii="Arial" w:hAnsi="Arial" w:cs="Arial"/>
          <w:spacing w:val="-10"/>
        </w:rPr>
        <w:t xml:space="preserve"> </w:t>
      </w:r>
      <w:proofErr w:type="spellStart"/>
      <w:r w:rsidRPr="002E28ED">
        <w:rPr>
          <w:rFonts w:ascii="Arial" w:hAnsi="Arial" w:cs="Arial"/>
          <w:spacing w:val="6"/>
          <w:w w:val="90"/>
        </w:rPr>
        <w:t>H</w:t>
      </w:r>
      <w:r w:rsidRPr="002E28ED">
        <w:rPr>
          <w:rFonts w:ascii="Arial" w:hAnsi="Arial" w:cs="Arial"/>
          <w:spacing w:val="-111"/>
          <w:w w:val="149"/>
        </w:rPr>
        <w:t>¨</w:t>
      </w:r>
      <w:r w:rsidRPr="002E28ED">
        <w:rPr>
          <w:rFonts w:ascii="Arial" w:hAnsi="Arial" w:cs="Arial"/>
          <w:spacing w:val="7"/>
          <w:w w:val="96"/>
        </w:rPr>
        <w:t>o</w:t>
      </w:r>
      <w:r w:rsidRPr="002E28ED">
        <w:rPr>
          <w:rFonts w:ascii="Arial" w:hAnsi="Arial" w:cs="Arial"/>
          <w:w w:val="96"/>
        </w:rPr>
        <w:t>c</w:t>
      </w:r>
      <w:r w:rsidRPr="002E28ED">
        <w:rPr>
          <w:rFonts w:ascii="Arial" w:hAnsi="Arial" w:cs="Arial"/>
          <w:spacing w:val="7"/>
          <w:w w:val="95"/>
        </w:rPr>
        <w:t>he</w:t>
      </w:r>
      <w:r w:rsidRPr="002E28ED">
        <w:rPr>
          <w:rFonts w:ascii="Arial" w:hAnsi="Arial" w:cs="Arial"/>
          <w:w w:val="95"/>
        </w:rPr>
        <w:t>n</w:t>
      </w:r>
      <w:r w:rsidRPr="002E28ED">
        <w:rPr>
          <w:rFonts w:ascii="Arial" w:hAnsi="Arial" w:cs="Arial"/>
          <w:spacing w:val="13"/>
        </w:rPr>
        <w:t>b</w:t>
      </w:r>
      <w:r w:rsidRPr="002E28ED">
        <w:rPr>
          <w:rFonts w:ascii="Arial" w:hAnsi="Arial" w:cs="Arial"/>
          <w:spacing w:val="7"/>
          <w:w w:val="96"/>
        </w:rPr>
        <w:t>erger</w:t>
      </w:r>
      <w:proofErr w:type="spellEnd"/>
      <w:r w:rsidRPr="002E28ED">
        <w:rPr>
          <w:rFonts w:ascii="Arial" w:hAnsi="Arial" w:cs="Arial"/>
          <w:spacing w:val="7"/>
          <w:w w:val="96"/>
        </w:rPr>
        <w:t>,</w:t>
      </w:r>
      <w:r w:rsidRPr="002E28ED">
        <w:rPr>
          <w:rFonts w:ascii="Arial" w:hAnsi="Arial" w:cs="Arial"/>
          <w:spacing w:val="-9"/>
          <w:w w:val="99"/>
        </w:rPr>
        <w:t xml:space="preserve"> </w:t>
      </w:r>
      <w:r w:rsidRPr="002E28ED">
        <w:rPr>
          <w:rFonts w:ascii="Arial" w:hAnsi="Arial" w:cs="Arial"/>
          <w:spacing w:val="-2"/>
        </w:rPr>
        <w:t>R.,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Sogo,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H.,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 xml:space="preserve">Kastman, </w:t>
      </w:r>
      <w:r w:rsidRPr="002E28ED">
        <w:rPr>
          <w:rFonts w:ascii="Arial" w:hAnsi="Arial" w:cs="Arial"/>
        </w:rPr>
        <w:t xml:space="preserve">E., and Lindeløv, </w:t>
      </w:r>
      <w:r w:rsidRPr="002E28ED">
        <w:rPr>
          <w:rFonts w:ascii="Arial" w:hAnsi="Arial" w:cs="Arial"/>
          <w:w w:val="105"/>
        </w:rPr>
        <w:t xml:space="preserve">J. </w:t>
      </w:r>
      <w:r w:rsidRPr="002E28ED">
        <w:rPr>
          <w:rFonts w:ascii="Arial" w:hAnsi="Arial" w:cs="Arial"/>
        </w:rPr>
        <w:t>K. (2019).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>PsychoPy2: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 xml:space="preserve">Experiments in behavior made easy. </w:t>
      </w:r>
      <w:r w:rsidRPr="002E28ED">
        <w:rPr>
          <w:rFonts w:ascii="Arial" w:hAnsi="Arial" w:cs="Arial"/>
          <w:i/>
        </w:rPr>
        <w:t>Behavior Research Methods</w:t>
      </w:r>
      <w:r w:rsidRPr="002E28ED">
        <w:rPr>
          <w:rFonts w:ascii="Arial" w:hAnsi="Arial" w:cs="Arial"/>
        </w:rPr>
        <w:t>, 51(1):195–203.</w:t>
      </w:r>
    </w:p>
    <w:p w14:paraId="49BBF968" w14:textId="77777777" w:rsidR="002A482E" w:rsidRPr="002E28ED" w:rsidRDefault="00100570" w:rsidP="00841C0A">
      <w:pPr>
        <w:pStyle w:val="BodyText"/>
        <w:spacing w:before="174" w:line="355" w:lineRule="auto"/>
        <w:ind w:left="354" w:right="296" w:hanging="235"/>
        <w:rPr>
          <w:rFonts w:ascii="Arial" w:hAnsi="Arial" w:cs="Arial"/>
        </w:rPr>
        <w:pPrChange w:id="291" w:author="Bobby Stojanoski" w:date="2025-05-20T11:03:00Z" w16du:dateUtc="2025-05-20T15:03:00Z">
          <w:pPr>
            <w:pStyle w:val="BodyText"/>
            <w:spacing w:before="174" w:line="355" w:lineRule="auto"/>
            <w:ind w:left="354" w:right="296" w:hanging="235"/>
            <w:jc w:val="both"/>
          </w:pPr>
        </w:pPrChange>
      </w:pPr>
      <w:bookmarkStart w:id="292" w:name="_bookmark49"/>
      <w:bookmarkEnd w:id="292"/>
      <w:r w:rsidRPr="002E28ED">
        <w:rPr>
          <w:rFonts w:ascii="Arial" w:hAnsi="Arial" w:cs="Arial"/>
        </w:rPr>
        <w:t>Pinti,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P.,</w:t>
      </w:r>
      <w:r w:rsidRPr="002E28ED">
        <w:rPr>
          <w:rFonts w:ascii="Arial" w:hAnsi="Arial" w:cs="Arial"/>
          <w:spacing w:val="-1"/>
        </w:rPr>
        <w:t xml:space="preserve"> </w:t>
      </w:r>
      <w:proofErr w:type="spellStart"/>
      <w:r w:rsidRPr="002E28ED">
        <w:rPr>
          <w:rFonts w:ascii="Arial" w:hAnsi="Arial" w:cs="Arial"/>
        </w:rPr>
        <w:t>Scholkmann</w:t>
      </w:r>
      <w:proofErr w:type="spellEnd"/>
      <w:r w:rsidRPr="002E28ED">
        <w:rPr>
          <w:rFonts w:ascii="Arial" w:hAnsi="Arial" w:cs="Arial"/>
        </w:rPr>
        <w:t>,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F.,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Hamilton,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A.,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Burgess,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P.,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and</w:t>
      </w:r>
      <w:r w:rsidRPr="002E28ED">
        <w:rPr>
          <w:rFonts w:ascii="Arial" w:hAnsi="Arial" w:cs="Arial"/>
          <w:spacing w:val="-2"/>
        </w:rPr>
        <w:t xml:space="preserve"> </w:t>
      </w:r>
      <w:proofErr w:type="spellStart"/>
      <w:r w:rsidRPr="002E28ED">
        <w:rPr>
          <w:rFonts w:ascii="Arial" w:hAnsi="Arial" w:cs="Arial"/>
        </w:rPr>
        <w:t>Tachtsidis</w:t>
      </w:r>
      <w:proofErr w:type="spellEnd"/>
      <w:r w:rsidRPr="002E28ED">
        <w:rPr>
          <w:rFonts w:ascii="Arial" w:hAnsi="Arial" w:cs="Arial"/>
        </w:rPr>
        <w:t>,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>I.</w:t>
      </w:r>
      <w:r w:rsidRPr="002E28ED">
        <w:rPr>
          <w:rFonts w:ascii="Arial" w:hAnsi="Arial" w:cs="Arial"/>
          <w:spacing w:val="-1"/>
        </w:rPr>
        <w:t xml:space="preserve"> </w:t>
      </w:r>
      <w:r w:rsidRPr="002E28ED">
        <w:rPr>
          <w:rFonts w:ascii="Arial" w:hAnsi="Arial" w:cs="Arial"/>
        </w:rPr>
        <w:t xml:space="preserve">(2019). Current </w:t>
      </w:r>
      <w:r w:rsidRPr="002E28ED">
        <w:rPr>
          <w:rFonts w:ascii="Arial" w:hAnsi="Arial" w:cs="Arial"/>
          <w:spacing w:val="-4"/>
        </w:rPr>
        <w:t>Status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and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Issues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4"/>
        </w:rPr>
        <w:t>Regarding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Pre-processing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of</w:t>
      </w:r>
      <w:r w:rsidRPr="002E28ED">
        <w:rPr>
          <w:rFonts w:ascii="Arial" w:hAnsi="Arial" w:cs="Arial"/>
          <w:spacing w:val="-11"/>
        </w:rPr>
        <w:t xml:space="preserve"> </w:t>
      </w:r>
      <w:proofErr w:type="spellStart"/>
      <w:r w:rsidRPr="002E28ED">
        <w:rPr>
          <w:rFonts w:ascii="Arial" w:hAnsi="Arial" w:cs="Arial"/>
          <w:spacing w:val="-4"/>
        </w:rPr>
        <w:t>fNIRS</w:t>
      </w:r>
      <w:proofErr w:type="spellEnd"/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Neuroimaging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4"/>
        </w:rPr>
        <w:t>Data:</w:t>
      </w:r>
      <w:r w:rsidRPr="002E28ED">
        <w:rPr>
          <w:rFonts w:ascii="Arial" w:hAnsi="Arial" w:cs="Arial"/>
          <w:spacing w:val="10"/>
        </w:rPr>
        <w:t xml:space="preserve"> </w:t>
      </w:r>
      <w:r w:rsidRPr="002E28ED">
        <w:rPr>
          <w:rFonts w:ascii="Arial" w:hAnsi="Arial" w:cs="Arial"/>
          <w:spacing w:val="-4"/>
        </w:rPr>
        <w:t>An</w:t>
      </w:r>
      <w:r w:rsidRPr="002E28ED">
        <w:rPr>
          <w:rFonts w:ascii="Arial" w:hAnsi="Arial" w:cs="Arial"/>
          <w:spacing w:val="-11"/>
        </w:rPr>
        <w:t xml:space="preserve"> </w:t>
      </w:r>
      <w:proofErr w:type="spellStart"/>
      <w:r w:rsidRPr="002E28ED">
        <w:rPr>
          <w:rFonts w:ascii="Arial" w:hAnsi="Arial" w:cs="Arial"/>
          <w:spacing w:val="-4"/>
        </w:rPr>
        <w:t>Investi</w:t>
      </w:r>
      <w:proofErr w:type="spellEnd"/>
      <w:r w:rsidRPr="002E28ED">
        <w:rPr>
          <w:rFonts w:ascii="Arial" w:hAnsi="Arial" w:cs="Arial"/>
          <w:spacing w:val="-4"/>
        </w:rPr>
        <w:t xml:space="preserve">- </w:t>
      </w:r>
      <w:proofErr w:type="spellStart"/>
      <w:r w:rsidRPr="002E28ED">
        <w:rPr>
          <w:rFonts w:ascii="Arial" w:hAnsi="Arial" w:cs="Arial"/>
          <w:spacing w:val="-6"/>
        </w:rPr>
        <w:t>gation</w:t>
      </w:r>
      <w:proofErr w:type="spellEnd"/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6"/>
        </w:rPr>
        <w:t>of Diverse Signal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6"/>
        </w:rPr>
        <w:t>Filtering Methods Within a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6"/>
        </w:rPr>
        <w:t xml:space="preserve">General Linear Model Framework. </w:t>
      </w:r>
      <w:r w:rsidRPr="002E28ED">
        <w:rPr>
          <w:rFonts w:ascii="Arial" w:hAnsi="Arial" w:cs="Arial"/>
          <w:i/>
        </w:rPr>
        <w:t>Frontiers in Human Neuroscience</w:t>
      </w:r>
      <w:r w:rsidRPr="002E28ED">
        <w:rPr>
          <w:rFonts w:ascii="Arial" w:hAnsi="Arial" w:cs="Arial"/>
        </w:rPr>
        <w:t>, 12.</w:t>
      </w:r>
    </w:p>
    <w:p w14:paraId="49BBF969" w14:textId="77777777" w:rsidR="002A482E" w:rsidRPr="002E28ED" w:rsidRDefault="00100570" w:rsidP="00841C0A">
      <w:pPr>
        <w:pStyle w:val="BodyText"/>
        <w:spacing w:before="174" w:line="355" w:lineRule="auto"/>
        <w:ind w:left="354" w:right="297" w:hanging="235"/>
        <w:rPr>
          <w:rFonts w:ascii="Arial" w:hAnsi="Arial" w:cs="Arial"/>
        </w:rPr>
        <w:pPrChange w:id="293" w:author="Bobby Stojanoski" w:date="2025-05-20T11:03:00Z" w16du:dateUtc="2025-05-20T15:03:00Z">
          <w:pPr>
            <w:pStyle w:val="BodyText"/>
            <w:spacing w:before="174" w:line="355" w:lineRule="auto"/>
            <w:ind w:left="354" w:right="297" w:hanging="235"/>
            <w:jc w:val="both"/>
          </w:pPr>
        </w:pPrChange>
      </w:pPr>
      <w:bookmarkStart w:id="294" w:name="_bookmark50"/>
      <w:bookmarkEnd w:id="294"/>
      <w:proofErr w:type="spellStart"/>
      <w:r w:rsidRPr="002E28ED">
        <w:rPr>
          <w:rFonts w:ascii="Arial" w:hAnsi="Arial" w:cs="Arial"/>
        </w:rPr>
        <w:t>Pollonini</w:t>
      </w:r>
      <w:proofErr w:type="spellEnd"/>
      <w:r w:rsidRPr="002E28ED">
        <w:rPr>
          <w:rFonts w:ascii="Arial" w:hAnsi="Arial" w:cs="Arial"/>
        </w:rPr>
        <w:t xml:space="preserve">, L., </w:t>
      </w:r>
      <w:proofErr w:type="spellStart"/>
      <w:r w:rsidRPr="002E28ED">
        <w:rPr>
          <w:rFonts w:ascii="Arial" w:hAnsi="Arial" w:cs="Arial"/>
        </w:rPr>
        <w:t>Bortfeld</w:t>
      </w:r>
      <w:proofErr w:type="spellEnd"/>
      <w:r w:rsidRPr="002E28ED">
        <w:rPr>
          <w:rFonts w:ascii="Arial" w:hAnsi="Arial" w:cs="Arial"/>
        </w:rPr>
        <w:t xml:space="preserve">, H., and </w:t>
      </w:r>
      <w:proofErr w:type="spellStart"/>
      <w:r w:rsidRPr="002E28ED">
        <w:rPr>
          <w:rFonts w:ascii="Arial" w:hAnsi="Arial" w:cs="Arial"/>
        </w:rPr>
        <w:t>Oghalai</w:t>
      </w:r>
      <w:proofErr w:type="spellEnd"/>
      <w:r w:rsidRPr="002E28ED">
        <w:rPr>
          <w:rFonts w:ascii="Arial" w:hAnsi="Arial" w:cs="Arial"/>
        </w:rPr>
        <w:t xml:space="preserve">, J. S. (2016). PHOEBE: a method for real time </w:t>
      </w:r>
      <w:r w:rsidRPr="002E28ED">
        <w:rPr>
          <w:rFonts w:ascii="Arial" w:hAnsi="Arial" w:cs="Arial"/>
          <w:spacing w:val="-6"/>
        </w:rPr>
        <w:t>mapping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6"/>
        </w:rPr>
        <w:t>of</w:t>
      </w:r>
      <w:r w:rsidRPr="002E28ED">
        <w:rPr>
          <w:rFonts w:ascii="Arial" w:hAnsi="Arial" w:cs="Arial"/>
          <w:spacing w:val="-9"/>
        </w:rPr>
        <w:t xml:space="preserve"> </w:t>
      </w:r>
      <w:proofErr w:type="spellStart"/>
      <w:r w:rsidRPr="002E28ED">
        <w:rPr>
          <w:rFonts w:ascii="Arial" w:hAnsi="Arial" w:cs="Arial"/>
          <w:spacing w:val="-6"/>
        </w:rPr>
        <w:t>optodes</w:t>
      </w:r>
      <w:proofErr w:type="spellEnd"/>
      <w:r w:rsidRPr="002E28ED">
        <w:rPr>
          <w:rFonts w:ascii="Arial" w:hAnsi="Arial" w:cs="Arial"/>
          <w:spacing w:val="-6"/>
        </w:rPr>
        <w:t>-scalp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coupling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in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functional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near-infrared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6"/>
        </w:rPr>
        <w:t>spectroscopy.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i/>
          <w:spacing w:val="-6"/>
        </w:rPr>
        <w:t xml:space="preserve">Biomedical </w:t>
      </w:r>
      <w:r w:rsidRPr="002E28ED">
        <w:rPr>
          <w:rFonts w:ascii="Arial" w:hAnsi="Arial" w:cs="Arial"/>
          <w:i/>
        </w:rPr>
        <w:t>Optics Express</w:t>
      </w:r>
      <w:r w:rsidRPr="002E28ED">
        <w:rPr>
          <w:rFonts w:ascii="Arial" w:hAnsi="Arial" w:cs="Arial"/>
        </w:rPr>
        <w:t>, 7(12):5104–5119.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>Publisher: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>Optica Publishing Group.</w:t>
      </w:r>
    </w:p>
    <w:p w14:paraId="49BBF96A" w14:textId="77777777" w:rsidR="002A482E" w:rsidRPr="002E28ED" w:rsidRDefault="00100570" w:rsidP="00841C0A">
      <w:pPr>
        <w:pStyle w:val="BodyText"/>
        <w:spacing w:before="174" w:line="355" w:lineRule="auto"/>
        <w:ind w:left="354" w:right="297" w:hanging="235"/>
        <w:rPr>
          <w:rFonts w:ascii="Arial" w:hAnsi="Arial" w:cs="Arial"/>
        </w:rPr>
        <w:pPrChange w:id="295" w:author="Bobby Stojanoski" w:date="2025-05-20T11:03:00Z" w16du:dateUtc="2025-05-20T15:03:00Z">
          <w:pPr>
            <w:pStyle w:val="BodyText"/>
            <w:spacing w:before="174" w:line="355" w:lineRule="auto"/>
            <w:ind w:left="354" w:right="297" w:hanging="235"/>
            <w:jc w:val="both"/>
          </w:pPr>
        </w:pPrChange>
      </w:pPr>
      <w:bookmarkStart w:id="296" w:name="_bookmark51"/>
      <w:bookmarkEnd w:id="296"/>
      <w:r w:rsidRPr="002E28ED">
        <w:rPr>
          <w:rFonts w:ascii="Arial" w:hAnsi="Arial" w:cs="Arial"/>
        </w:rPr>
        <w:t xml:space="preserve">Reddy, P., </w:t>
      </w:r>
      <w:proofErr w:type="spellStart"/>
      <w:r w:rsidRPr="002E28ED">
        <w:rPr>
          <w:rFonts w:ascii="Arial" w:hAnsi="Arial" w:cs="Arial"/>
        </w:rPr>
        <w:t>Izzetoglu</w:t>
      </w:r>
      <w:proofErr w:type="spellEnd"/>
      <w:r w:rsidRPr="002E28ED">
        <w:rPr>
          <w:rFonts w:ascii="Arial" w:hAnsi="Arial" w:cs="Arial"/>
        </w:rPr>
        <w:t xml:space="preserve">, M., </w:t>
      </w:r>
      <w:proofErr w:type="spellStart"/>
      <w:r w:rsidRPr="002E28ED">
        <w:rPr>
          <w:rFonts w:ascii="Arial" w:hAnsi="Arial" w:cs="Arial"/>
        </w:rPr>
        <w:t>Shewokis</w:t>
      </w:r>
      <w:proofErr w:type="spellEnd"/>
      <w:r w:rsidRPr="002E28ED">
        <w:rPr>
          <w:rFonts w:ascii="Arial" w:hAnsi="Arial" w:cs="Arial"/>
        </w:rPr>
        <w:t xml:space="preserve">, P. A., </w:t>
      </w:r>
      <w:proofErr w:type="spellStart"/>
      <w:r w:rsidRPr="002E28ED">
        <w:rPr>
          <w:rFonts w:ascii="Arial" w:hAnsi="Arial" w:cs="Arial"/>
        </w:rPr>
        <w:t>Sangobowale</w:t>
      </w:r>
      <w:proofErr w:type="spellEnd"/>
      <w:r w:rsidRPr="002E28ED">
        <w:rPr>
          <w:rFonts w:ascii="Arial" w:hAnsi="Arial" w:cs="Arial"/>
        </w:rPr>
        <w:t xml:space="preserve">, M., Diaz-Arrastia, R., and </w:t>
      </w:r>
      <w:proofErr w:type="spellStart"/>
      <w:r w:rsidRPr="002E28ED">
        <w:rPr>
          <w:rFonts w:ascii="Arial" w:hAnsi="Arial" w:cs="Arial"/>
          <w:spacing w:val="-2"/>
        </w:rPr>
        <w:t>Izzetoglu</w:t>
      </w:r>
      <w:proofErr w:type="spellEnd"/>
      <w:r w:rsidRPr="002E28ED">
        <w:rPr>
          <w:rFonts w:ascii="Arial" w:hAnsi="Arial" w:cs="Arial"/>
          <w:spacing w:val="-2"/>
        </w:rPr>
        <w:t>,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K.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(2021).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Evaluation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of</w:t>
      </w:r>
      <w:r w:rsidRPr="002E28ED">
        <w:rPr>
          <w:rFonts w:ascii="Arial" w:hAnsi="Arial" w:cs="Arial"/>
          <w:spacing w:val="-13"/>
        </w:rPr>
        <w:t xml:space="preserve"> </w:t>
      </w:r>
      <w:proofErr w:type="spellStart"/>
      <w:r w:rsidRPr="002E28ED">
        <w:rPr>
          <w:rFonts w:ascii="Arial" w:hAnsi="Arial" w:cs="Arial"/>
          <w:spacing w:val="-2"/>
        </w:rPr>
        <w:t>fNIRS</w:t>
      </w:r>
      <w:proofErr w:type="spellEnd"/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signal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components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elicited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by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cognitive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 xml:space="preserve">and </w:t>
      </w:r>
      <w:r w:rsidRPr="002E28ED">
        <w:rPr>
          <w:rFonts w:ascii="Arial" w:hAnsi="Arial" w:cs="Arial"/>
        </w:rPr>
        <w:t>hypercapnic stimuli.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  <w:i/>
        </w:rPr>
        <w:t>Scientific Reports</w:t>
      </w:r>
      <w:r w:rsidRPr="002E28ED">
        <w:rPr>
          <w:rFonts w:ascii="Arial" w:hAnsi="Arial" w:cs="Arial"/>
        </w:rPr>
        <w:t>, 11(1):23457.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 xml:space="preserve">Publisher: Nature Publishing </w:t>
      </w:r>
      <w:r w:rsidRPr="002E28ED">
        <w:rPr>
          <w:rFonts w:ascii="Arial" w:hAnsi="Arial" w:cs="Arial"/>
          <w:spacing w:val="-2"/>
        </w:rPr>
        <w:t>Group.</w:t>
      </w:r>
    </w:p>
    <w:p w14:paraId="49BBF96B" w14:textId="77777777" w:rsidR="002A482E" w:rsidRPr="002E28ED" w:rsidRDefault="00100570" w:rsidP="00841C0A">
      <w:pPr>
        <w:pStyle w:val="BodyText"/>
        <w:spacing w:before="175" w:line="355" w:lineRule="auto"/>
        <w:ind w:left="354" w:right="296" w:hanging="235"/>
        <w:rPr>
          <w:rFonts w:ascii="Arial" w:hAnsi="Arial" w:cs="Arial"/>
        </w:rPr>
        <w:pPrChange w:id="297" w:author="Bobby Stojanoski" w:date="2025-05-20T11:03:00Z" w16du:dateUtc="2025-05-20T15:03:00Z">
          <w:pPr>
            <w:pStyle w:val="BodyText"/>
            <w:spacing w:before="175" w:line="355" w:lineRule="auto"/>
            <w:ind w:left="354" w:right="296" w:hanging="235"/>
            <w:jc w:val="both"/>
          </w:pPr>
        </w:pPrChange>
      </w:pPr>
      <w:bookmarkStart w:id="298" w:name="_bookmark52"/>
      <w:bookmarkEnd w:id="298"/>
      <w:proofErr w:type="spellStart"/>
      <w:r w:rsidRPr="002E28ED">
        <w:rPr>
          <w:rFonts w:ascii="Arial" w:hAnsi="Arial" w:cs="Arial"/>
        </w:rPr>
        <w:t>Scholkmann</w:t>
      </w:r>
      <w:proofErr w:type="spellEnd"/>
      <w:r w:rsidRPr="002E28ED">
        <w:rPr>
          <w:rFonts w:ascii="Arial" w:hAnsi="Arial" w:cs="Arial"/>
        </w:rPr>
        <w:t>, F., Metz, A. J., and Wolf, M. (2014).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 xml:space="preserve">Measuring tissue hemodynamics </w:t>
      </w:r>
      <w:r w:rsidRPr="002E28ED">
        <w:rPr>
          <w:rFonts w:ascii="Arial" w:hAnsi="Arial" w:cs="Arial"/>
          <w:spacing w:val="-6"/>
        </w:rPr>
        <w:t>and oxygenation by continuous-wave functional</w:t>
      </w:r>
      <w:r w:rsidRPr="002E28ED">
        <w:rPr>
          <w:rFonts w:ascii="Arial" w:hAnsi="Arial" w:cs="Arial"/>
          <w:spacing w:val="-6"/>
        </w:rPr>
        <w:t xml:space="preserve"> near-infrared spectroscopy—how </w:t>
      </w:r>
      <w:proofErr w:type="spellStart"/>
      <w:r w:rsidRPr="002E28ED">
        <w:rPr>
          <w:rFonts w:ascii="Arial" w:hAnsi="Arial" w:cs="Arial"/>
          <w:spacing w:val="-6"/>
        </w:rPr>
        <w:t>ro</w:t>
      </w:r>
      <w:proofErr w:type="spellEnd"/>
      <w:r w:rsidRPr="002E28ED">
        <w:rPr>
          <w:rFonts w:ascii="Arial" w:hAnsi="Arial" w:cs="Arial"/>
          <w:spacing w:val="-6"/>
        </w:rPr>
        <w:t xml:space="preserve">- </w:t>
      </w:r>
      <w:r w:rsidRPr="002E28ED">
        <w:rPr>
          <w:rFonts w:ascii="Arial" w:hAnsi="Arial" w:cs="Arial"/>
        </w:rPr>
        <w:t>bust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are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different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calculation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methods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against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movement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</w:rPr>
        <w:t>artifacts?</w:t>
      </w:r>
      <w:r w:rsidRPr="002E28ED">
        <w:rPr>
          <w:rFonts w:ascii="Arial" w:hAnsi="Arial" w:cs="Arial"/>
          <w:spacing w:val="31"/>
        </w:rPr>
        <w:t xml:space="preserve"> </w:t>
      </w:r>
      <w:r w:rsidRPr="002E28ED">
        <w:rPr>
          <w:rFonts w:ascii="Arial" w:hAnsi="Arial" w:cs="Arial"/>
          <w:i/>
        </w:rPr>
        <w:t>Physiological Measurement</w:t>
      </w:r>
      <w:r w:rsidRPr="002E28ED">
        <w:rPr>
          <w:rFonts w:ascii="Arial" w:hAnsi="Arial" w:cs="Arial"/>
        </w:rPr>
        <w:t>, 35(4):717.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>Publisher: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>IOP Publishing.</w:t>
      </w:r>
    </w:p>
    <w:p w14:paraId="49BBF96C" w14:textId="77777777" w:rsidR="002A482E" w:rsidRPr="002E28ED" w:rsidRDefault="00100570" w:rsidP="00841C0A">
      <w:pPr>
        <w:pStyle w:val="BodyText"/>
        <w:spacing w:before="174"/>
        <w:ind w:left="120"/>
        <w:rPr>
          <w:rFonts w:ascii="Arial" w:hAnsi="Arial" w:cs="Arial"/>
        </w:rPr>
        <w:pPrChange w:id="299" w:author="Bobby Stojanoski" w:date="2025-05-20T11:03:00Z" w16du:dateUtc="2025-05-20T15:03:00Z">
          <w:pPr>
            <w:pStyle w:val="BodyText"/>
            <w:spacing w:before="174"/>
            <w:ind w:left="120"/>
            <w:jc w:val="both"/>
          </w:pPr>
        </w:pPrChange>
      </w:pPr>
      <w:bookmarkStart w:id="300" w:name="_bookmark53"/>
      <w:bookmarkEnd w:id="300"/>
      <w:r w:rsidRPr="002E28ED">
        <w:rPr>
          <w:rFonts w:ascii="Arial" w:hAnsi="Arial" w:cs="Arial"/>
          <w:spacing w:val="-4"/>
        </w:rPr>
        <w:t>Singh, A.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K.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and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Dan, I.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(2006).</w:t>
      </w:r>
      <w:r w:rsidRPr="002E28ED">
        <w:rPr>
          <w:rFonts w:ascii="Arial" w:hAnsi="Arial" w:cs="Arial"/>
          <w:spacing w:val="7"/>
        </w:rPr>
        <w:t xml:space="preserve"> </w:t>
      </w:r>
      <w:r w:rsidRPr="002E28ED">
        <w:rPr>
          <w:rFonts w:ascii="Arial" w:hAnsi="Arial" w:cs="Arial"/>
          <w:spacing w:val="-4"/>
        </w:rPr>
        <w:t>Exploring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the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false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discovery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rate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in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multichannel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NIRS.</w:t>
      </w:r>
    </w:p>
    <w:p w14:paraId="49BBF96D" w14:textId="77777777" w:rsidR="002A482E" w:rsidRPr="002E28ED" w:rsidRDefault="00100570" w:rsidP="00841C0A">
      <w:pPr>
        <w:spacing w:before="156"/>
        <w:ind w:left="354"/>
        <w:rPr>
          <w:rFonts w:ascii="Arial" w:hAnsi="Arial" w:cs="Arial"/>
          <w:sz w:val="24"/>
        </w:rPr>
        <w:pPrChange w:id="301" w:author="Bobby Stojanoski" w:date="2025-05-20T11:03:00Z" w16du:dateUtc="2025-05-20T15:03:00Z">
          <w:pPr>
            <w:spacing w:before="156"/>
            <w:ind w:left="354"/>
            <w:jc w:val="both"/>
          </w:pPr>
        </w:pPrChange>
      </w:pPr>
      <w:proofErr w:type="spellStart"/>
      <w:r w:rsidRPr="002E28ED">
        <w:rPr>
          <w:rFonts w:ascii="Arial" w:hAnsi="Arial" w:cs="Arial"/>
          <w:i/>
          <w:sz w:val="24"/>
        </w:rPr>
        <w:t>NeuroImage</w:t>
      </w:r>
      <w:proofErr w:type="spellEnd"/>
      <w:r w:rsidRPr="002E28ED">
        <w:rPr>
          <w:rFonts w:ascii="Arial" w:hAnsi="Arial" w:cs="Arial"/>
          <w:sz w:val="24"/>
        </w:rPr>
        <w:t>,</w:t>
      </w:r>
      <w:r w:rsidRPr="002E28ED">
        <w:rPr>
          <w:rFonts w:ascii="Arial" w:hAnsi="Arial" w:cs="Arial"/>
          <w:spacing w:val="42"/>
          <w:sz w:val="24"/>
        </w:rPr>
        <w:t xml:space="preserve"> </w:t>
      </w:r>
      <w:r w:rsidRPr="002E28ED">
        <w:rPr>
          <w:rFonts w:ascii="Arial" w:hAnsi="Arial" w:cs="Arial"/>
          <w:spacing w:val="-2"/>
          <w:sz w:val="24"/>
        </w:rPr>
        <w:t>33(2):542–549.</w:t>
      </w:r>
    </w:p>
    <w:p w14:paraId="49BBF96E" w14:textId="77777777" w:rsidR="002A482E" w:rsidRPr="002E28ED" w:rsidRDefault="002A482E" w:rsidP="00841C0A">
      <w:pPr>
        <w:pStyle w:val="BodyText"/>
        <w:spacing w:before="5"/>
        <w:rPr>
          <w:rFonts w:ascii="Arial" w:hAnsi="Arial" w:cs="Arial"/>
        </w:rPr>
      </w:pPr>
    </w:p>
    <w:p w14:paraId="49BBF96F" w14:textId="77777777" w:rsidR="002A482E" w:rsidRPr="002E28ED" w:rsidRDefault="00100570" w:rsidP="00841C0A">
      <w:pPr>
        <w:pStyle w:val="BodyText"/>
        <w:spacing w:line="355" w:lineRule="auto"/>
        <w:ind w:left="354" w:right="296" w:hanging="235"/>
        <w:rPr>
          <w:rFonts w:ascii="Arial" w:hAnsi="Arial" w:cs="Arial"/>
        </w:rPr>
        <w:pPrChange w:id="302" w:author="Bobby Stojanoski" w:date="2025-05-20T11:03:00Z" w16du:dateUtc="2025-05-20T15:03:00Z">
          <w:pPr>
            <w:pStyle w:val="BodyText"/>
            <w:spacing w:line="355" w:lineRule="auto"/>
            <w:ind w:left="354" w:right="296" w:hanging="235"/>
            <w:jc w:val="both"/>
          </w:pPr>
        </w:pPrChange>
      </w:pPr>
      <w:bookmarkStart w:id="303" w:name="_bookmark54"/>
      <w:bookmarkEnd w:id="303"/>
      <w:proofErr w:type="spellStart"/>
      <w:r w:rsidRPr="002E28ED">
        <w:rPr>
          <w:rFonts w:ascii="Arial" w:hAnsi="Arial" w:cs="Arial"/>
          <w:spacing w:val="-4"/>
        </w:rPr>
        <w:t>Tachtsidis</w:t>
      </w:r>
      <w:proofErr w:type="spellEnd"/>
      <w:r w:rsidRPr="002E28ED">
        <w:rPr>
          <w:rFonts w:ascii="Arial" w:hAnsi="Arial" w:cs="Arial"/>
          <w:spacing w:val="-4"/>
        </w:rPr>
        <w:t>,</w:t>
      </w:r>
      <w:r w:rsidRPr="002E28ED">
        <w:rPr>
          <w:rFonts w:ascii="Arial" w:hAnsi="Arial" w:cs="Arial"/>
          <w:spacing w:val="-5"/>
        </w:rPr>
        <w:t xml:space="preserve"> </w:t>
      </w:r>
      <w:r w:rsidRPr="002E28ED">
        <w:rPr>
          <w:rFonts w:ascii="Arial" w:hAnsi="Arial" w:cs="Arial"/>
          <w:spacing w:val="-4"/>
        </w:rPr>
        <w:t>I.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and</w:t>
      </w:r>
      <w:r w:rsidRPr="002E28ED">
        <w:rPr>
          <w:rFonts w:ascii="Arial" w:hAnsi="Arial" w:cs="Arial"/>
          <w:spacing w:val="-9"/>
        </w:rPr>
        <w:t xml:space="preserve"> </w:t>
      </w:r>
      <w:proofErr w:type="spellStart"/>
      <w:r w:rsidRPr="002E28ED">
        <w:rPr>
          <w:rFonts w:ascii="Arial" w:hAnsi="Arial" w:cs="Arial"/>
          <w:spacing w:val="-4"/>
        </w:rPr>
        <w:t>Scholkmann</w:t>
      </w:r>
      <w:proofErr w:type="spellEnd"/>
      <w:r w:rsidRPr="002E28ED">
        <w:rPr>
          <w:rFonts w:ascii="Arial" w:hAnsi="Arial" w:cs="Arial"/>
          <w:spacing w:val="-4"/>
        </w:rPr>
        <w:t>,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4"/>
        </w:rPr>
        <w:t>F.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(2016).</w:t>
      </w:r>
      <w:r w:rsidRPr="002E28ED">
        <w:rPr>
          <w:rFonts w:ascii="Arial" w:hAnsi="Arial" w:cs="Arial"/>
          <w:spacing w:val="6"/>
        </w:rPr>
        <w:t xml:space="preserve"> </w:t>
      </w:r>
      <w:r w:rsidRPr="002E28ED">
        <w:rPr>
          <w:rFonts w:ascii="Arial" w:hAnsi="Arial" w:cs="Arial"/>
          <w:spacing w:val="-4"/>
        </w:rPr>
        <w:t>False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positives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and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false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negatives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in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 xml:space="preserve">functional </w:t>
      </w:r>
      <w:r w:rsidRPr="002E28ED">
        <w:rPr>
          <w:rFonts w:ascii="Arial" w:hAnsi="Arial" w:cs="Arial"/>
          <w:spacing w:val="-2"/>
        </w:rPr>
        <w:t>near-infrared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spectroscopy: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2"/>
        </w:rPr>
        <w:t>issues,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challenges,</w:t>
      </w:r>
      <w:r w:rsidRPr="002E28ED">
        <w:rPr>
          <w:rFonts w:ascii="Arial" w:hAnsi="Arial" w:cs="Arial"/>
          <w:spacing w:val="-10"/>
        </w:rPr>
        <w:t xml:space="preserve"> </w:t>
      </w:r>
      <w:r w:rsidRPr="002E28ED">
        <w:rPr>
          <w:rFonts w:ascii="Arial" w:hAnsi="Arial" w:cs="Arial"/>
          <w:spacing w:val="-2"/>
        </w:rPr>
        <w:t>and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the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way</w:t>
      </w:r>
      <w:r w:rsidRPr="002E28ED">
        <w:rPr>
          <w:rFonts w:ascii="Arial" w:hAnsi="Arial" w:cs="Arial"/>
          <w:spacing w:val="-11"/>
        </w:rPr>
        <w:t xml:space="preserve"> </w:t>
      </w:r>
      <w:r w:rsidRPr="002E28ED">
        <w:rPr>
          <w:rFonts w:ascii="Arial" w:hAnsi="Arial" w:cs="Arial"/>
          <w:spacing w:val="-2"/>
        </w:rPr>
        <w:t>forward.</w:t>
      </w:r>
      <w:r w:rsidRPr="002E28ED">
        <w:rPr>
          <w:rFonts w:ascii="Arial" w:hAnsi="Arial" w:cs="Arial"/>
          <w:spacing w:val="12"/>
        </w:rPr>
        <w:t xml:space="preserve"> </w:t>
      </w:r>
      <w:r w:rsidRPr="002E28ED">
        <w:rPr>
          <w:rFonts w:ascii="Arial" w:hAnsi="Arial" w:cs="Arial"/>
          <w:i/>
          <w:spacing w:val="-2"/>
        </w:rPr>
        <w:t>Neurophotonics</w:t>
      </w:r>
      <w:r w:rsidRPr="002E28ED">
        <w:rPr>
          <w:rFonts w:ascii="Arial" w:hAnsi="Arial" w:cs="Arial"/>
          <w:spacing w:val="-2"/>
        </w:rPr>
        <w:t xml:space="preserve">, </w:t>
      </w:r>
      <w:r w:rsidRPr="002E28ED">
        <w:rPr>
          <w:rFonts w:ascii="Arial" w:hAnsi="Arial" w:cs="Arial"/>
        </w:rPr>
        <w:t>3(3):031405.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>Publisher: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>SPIE.</w:t>
      </w:r>
    </w:p>
    <w:p w14:paraId="49BBF970" w14:textId="77777777" w:rsidR="002A482E" w:rsidRPr="002E28ED" w:rsidRDefault="002A482E" w:rsidP="00841C0A">
      <w:pPr>
        <w:spacing w:line="355" w:lineRule="auto"/>
        <w:rPr>
          <w:rFonts w:ascii="Arial" w:hAnsi="Arial" w:cs="Arial"/>
        </w:rPr>
        <w:sectPr w:rsidR="002A482E" w:rsidRPr="002E28ED">
          <w:pgSz w:w="12240" w:h="15840"/>
          <w:pgMar w:top="1020" w:right="1140" w:bottom="280" w:left="1680" w:header="690" w:footer="0" w:gutter="0"/>
          <w:cols w:space="720"/>
        </w:sectPr>
        <w:pPrChange w:id="304" w:author="Bobby Stojanoski" w:date="2025-05-20T11:03:00Z" w16du:dateUtc="2025-05-20T15:03:00Z">
          <w:pPr>
            <w:spacing w:line="355" w:lineRule="auto"/>
            <w:jc w:val="both"/>
          </w:pPr>
        </w:pPrChange>
      </w:pPr>
    </w:p>
    <w:p w14:paraId="49BBF971" w14:textId="77777777" w:rsidR="002A482E" w:rsidRPr="002E28ED" w:rsidRDefault="002A482E" w:rsidP="00841C0A">
      <w:pPr>
        <w:pStyle w:val="BodyText"/>
        <w:spacing w:before="77"/>
        <w:rPr>
          <w:rFonts w:ascii="Arial" w:hAnsi="Arial" w:cs="Arial"/>
        </w:rPr>
      </w:pPr>
    </w:p>
    <w:p w14:paraId="49BBF972" w14:textId="77777777" w:rsidR="002A482E" w:rsidRPr="002E28ED" w:rsidRDefault="00100570" w:rsidP="00841C0A">
      <w:pPr>
        <w:pStyle w:val="BodyText"/>
        <w:spacing w:line="355" w:lineRule="auto"/>
        <w:ind w:left="354" w:right="296" w:hanging="235"/>
        <w:rPr>
          <w:rFonts w:ascii="Arial" w:hAnsi="Arial" w:cs="Arial"/>
        </w:rPr>
        <w:pPrChange w:id="305" w:author="Bobby Stojanoski" w:date="2025-05-20T11:03:00Z" w16du:dateUtc="2025-05-20T15:03:00Z">
          <w:pPr>
            <w:pStyle w:val="BodyText"/>
            <w:spacing w:line="355" w:lineRule="auto"/>
            <w:ind w:left="354" w:right="296" w:hanging="235"/>
            <w:jc w:val="both"/>
          </w:pPr>
        </w:pPrChange>
      </w:pPr>
      <w:bookmarkStart w:id="306" w:name="_bookmark55"/>
      <w:bookmarkEnd w:id="306"/>
      <w:r w:rsidRPr="002E28ED">
        <w:rPr>
          <w:rFonts w:ascii="Arial" w:hAnsi="Arial" w:cs="Arial"/>
        </w:rPr>
        <w:t>Xu, G., Zhang, M., Wang, Y., Liu, Z., Huo, C., Li, Z., and Huo, M. (2017).</w:t>
      </w:r>
      <w:r w:rsidRPr="002E28ED">
        <w:rPr>
          <w:rFonts w:ascii="Arial" w:hAnsi="Arial" w:cs="Arial"/>
          <w:spacing w:val="32"/>
        </w:rPr>
        <w:t xml:space="preserve"> </w:t>
      </w:r>
      <w:r w:rsidRPr="002E28ED">
        <w:rPr>
          <w:rFonts w:ascii="Arial" w:hAnsi="Arial" w:cs="Arial"/>
        </w:rPr>
        <w:t>Functional connectivity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analysis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of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distracted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drivers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based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on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the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wavelet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phase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>coherence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</w:rPr>
        <w:t xml:space="preserve">of </w:t>
      </w:r>
      <w:r w:rsidRPr="002E28ED">
        <w:rPr>
          <w:rFonts w:ascii="Arial" w:hAnsi="Arial" w:cs="Arial"/>
          <w:spacing w:val="-4"/>
        </w:rPr>
        <w:t>functional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>near-infrared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spectroscopy</w:t>
      </w:r>
      <w:r w:rsidRPr="002E28ED">
        <w:rPr>
          <w:rFonts w:ascii="Arial" w:hAnsi="Arial" w:cs="Arial"/>
          <w:spacing w:val="-9"/>
        </w:rPr>
        <w:t xml:space="preserve"> </w:t>
      </w:r>
      <w:r w:rsidRPr="002E28ED">
        <w:rPr>
          <w:rFonts w:ascii="Arial" w:hAnsi="Arial" w:cs="Arial"/>
          <w:spacing w:val="-4"/>
        </w:rPr>
        <w:t xml:space="preserve">signals. </w:t>
      </w:r>
      <w:r w:rsidRPr="002E28ED">
        <w:rPr>
          <w:rFonts w:ascii="Arial" w:hAnsi="Arial" w:cs="Arial"/>
          <w:i/>
          <w:spacing w:val="-4"/>
        </w:rPr>
        <w:t>PLOS ONE</w:t>
      </w:r>
      <w:r w:rsidRPr="002E28ED">
        <w:rPr>
          <w:rFonts w:ascii="Arial" w:hAnsi="Arial" w:cs="Arial"/>
          <w:spacing w:val="-4"/>
        </w:rPr>
        <w:t>,</w:t>
      </w:r>
      <w:r w:rsidRPr="002E28ED">
        <w:rPr>
          <w:rFonts w:ascii="Arial" w:hAnsi="Arial" w:cs="Arial"/>
          <w:spacing w:val="-8"/>
        </w:rPr>
        <w:t xml:space="preserve"> </w:t>
      </w:r>
      <w:r w:rsidRPr="002E28ED">
        <w:rPr>
          <w:rFonts w:ascii="Arial" w:hAnsi="Arial" w:cs="Arial"/>
          <w:spacing w:val="-4"/>
        </w:rPr>
        <w:t>12(11</w:t>
      </w:r>
      <w:proofErr w:type="gramStart"/>
      <w:r w:rsidRPr="002E28ED">
        <w:rPr>
          <w:rFonts w:ascii="Arial" w:hAnsi="Arial" w:cs="Arial"/>
          <w:spacing w:val="-4"/>
        </w:rPr>
        <w:t>):e</w:t>
      </w:r>
      <w:proofErr w:type="gramEnd"/>
      <w:r w:rsidRPr="002E28ED">
        <w:rPr>
          <w:rFonts w:ascii="Arial" w:hAnsi="Arial" w:cs="Arial"/>
          <w:spacing w:val="-4"/>
        </w:rPr>
        <w:t>0188329.</w:t>
      </w:r>
      <w:r w:rsidRPr="002E28ED">
        <w:rPr>
          <w:rFonts w:ascii="Arial" w:hAnsi="Arial" w:cs="Arial"/>
        </w:rPr>
        <w:t xml:space="preserve"> </w:t>
      </w:r>
      <w:r w:rsidRPr="002E28ED">
        <w:rPr>
          <w:rFonts w:ascii="Arial" w:hAnsi="Arial" w:cs="Arial"/>
          <w:spacing w:val="-4"/>
        </w:rPr>
        <w:t xml:space="preserve">Publisher: </w:t>
      </w:r>
      <w:r w:rsidRPr="002E28ED">
        <w:rPr>
          <w:rFonts w:ascii="Arial" w:hAnsi="Arial" w:cs="Arial"/>
        </w:rPr>
        <w:t>Public Library of Science.</w:t>
      </w:r>
    </w:p>
    <w:p w14:paraId="49BBF973" w14:textId="77777777" w:rsidR="002A482E" w:rsidRPr="002E28ED" w:rsidRDefault="00100570" w:rsidP="00841C0A">
      <w:pPr>
        <w:pStyle w:val="BodyText"/>
        <w:spacing w:before="201" w:line="355" w:lineRule="auto"/>
        <w:ind w:left="354" w:right="295" w:hanging="235"/>
        <w:rPr>
          <w:rFonts w:ascii="Arial" w:hAnsi="Arial" w:cs="Arial"/>
        </w:rPr>
        <w:pPrChange w:id="307" w:author="Bobby Stojanoski" w:date="2025-05-20T11:03:00Z" w16du:dateUtc="2025-05-20T15:03:00Z">
          <w:pPr>
            <w:pStyle w:val="BodyText"/>
            <w:spacing w:before="201" w:line="355" w:lineRule="auto"/>
            <w:ind w:left="354" w:right="295" w:hanging="235"/>
            <w:jc w:val="both"/>
          </w:pPr>
        </w:pPrChange>
      </w:pPr>
      <w:bookmarkStart w:id="308" w:name="_bookmark56"/>
      <w:bookmarkEnd w:id="308"/>
      <w:r w:rsidRPr="002E28ED">
        <w:rPr>
          <w:rFonts w:ascii="Arial" w:hAnsi="Arial" w:cs="Arial"/>
          <w:spacing w:val="-2"/>
        </w:rPr>
        <w:t>Zhou,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X.,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Hong,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X.,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and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Wong,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P.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C.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M.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(2024).</w:t>
      </w:r>
      <w:r w:rsidRPr="002E28ED">
        <w:rPr>
          <w:rFonts w:ascii="Arial" w:hAnsi="Arial" w:cs="Arial"/>
          <w:spacing w:val="-6"/>
        </w:rPr>
        <w:t xml:space="preserve"> </w:t>
      </w:r>
      <w:r w:rsidRPr="002E28ED">
        <w:rPr>
          <w:rFonts w:ascii="Arial" w:hAnsi="Arial" w:cs="Arial"/>
          <w:spacing w:val="-2"/>
        </w:rPr>
        <w:t>Autistic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Traits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Modulate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>Social</w:t>
      </w:r>
      <w:r w:rsidRPr="002E28ED">
        <w:rPr>
          <w:rFonts w:ascii="Arial" w:hAnsi="Arial" w:cs="Arial"/>
          <w:spacing w:val="-13"/>
        </w:rPr>
        <w:t xml:space="preserve"> </w:t>
      </w:r>
      <w:r w:rsidRPr="002E28ED">
        <w:rPr>
          <w:rFonts w:ascii="Arial" w:hAnsi="Arial" w:cs="Arial"/>
          <w:spacing w:val="-2"/>
        </w:rPr>
        <w:t xml:space="preserve">Synchro- </w:t>
      </w:r>
      <w:proofErr w:type="spellStart"/>
      <w:r w:rsidRPr="002E28ED">
        <w:rPr>
          <w:rFonts w:ascii="Arial" w:hAnsi="Arial" w:cs="Arial"/>
          <w:spacing w:val="-4"/>
        </w:rPr>
        <w:t>nizations</w:t>
      </w:r>
      <w:proofErr w:type="spellEnd"/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Between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School-Aged</w:t>
      </w:r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Children:</w:t>
      </w:r>
      <w:r w:rsidRPr="002E28ED">
        <w:rPr>
          <w:rFonts w:ascii="Arial" w:hAnsi="Arial" w:cs="Arial"/>
          <w:spacing w:val="14"/>
        </w:rPr>
        <w:t xml:space="preserve"> </w:t>
      </w:r>
      <w:r w:rsidRPr="002E28ED">
        <w:rPr>
          <w:rFonts w:ascii="Arial" w:hAnsi="Arial" w:cs="Arial"/>
          <w:spacing w:val="-4"/>
        </w:rPr>
        <w:t>Insights</w:t>
      </w:r>
      <w:r w:rsidRPr="002E28ED">
        <w:rPr>
          <w:rFonts w:ascii="Arial" w:hAnsi="Arial" w:cs="Arial"/>
          <w:spacing w:val="-7"/>
        </w:rPr>
        <w:t xml:space="preserve"> </w:t>
      </w:r>
      <w:proofErr w:type="gramStart"/>
      <w:r w:rsidRPr="002E28ED">
        <w:rPr>
          <w:rFonts w:ascii="Arial" w:hAnsi="Arial" w:cs="Arial"/>
          <w:spacing w:val="-4"/>
        </w:rPr>
        <w:t>From</w:t>
      </w:r>
      <w:proofErr w:type="gramEnd"/>
      <w:r w:rsidRPr="002E28ED">
        <w:rPr>
          <w:rFonts w:ascii="Arial" w:hAnsi="Arial" w:cs="Arial"/>
          <w:spacing w:val="-7"/>
        </w:rPr>
        <w:t xml:space="preserve"> </w:t>
      </w:r>
      <w:r w:rsidRPr="002E28ED">
        <w:rPr>
          <w:rFonts w:ascii="Arial" w:hAnsi="Arial" w:cs="Arial"/>
          <w:spacing w:val="-4"/>
        </w:rPr>
        <w:t>Three</w:t>
      </w:r>
      <w:r w:rsidRPr="002E28ED">
        <w:rPr>
          <w:rFonts w:ascii="Arial" w:hAnsi="Arial" w:cs="Arial"/>
          <w:spacing w:val="-7"/>
        </w:rPr>
        <w:t xml:space="preserve"> </w:t>
      </w:r>
      <w:proofErr w:type="spellStart"/>
      <w:r w:rsidRPr="002E28ED">
        <w:rPr>
          <w:rFonts w:ascii="Arial" w:hAnsi="Arial" w:cs="Arial"/>
          <w:spacing w:val="-4"/>
        </w:rPr>
        <w:t>fNIRS</w:t>
      </w:r>
      <w:proofErr w:type="spellEnd"/>
      <w:r w:rsidRPr="002E28ED">
        <w:rPr>
          <w:rFonts w:ascii="Arial" w:hAnsi="Arial" w:cs="Arial"/>
          <w:spacing w:val="-7"/>
        </w:rPr>
        <w:t xml:space="preserve"> </w:t>
      </w:r>
      <w:proofErr w:type="spellStart"/>
      <w:r w:rsidRPr="002E28ED">
        <w:rPr>
          <w:rFonts w:ascii="Arial" w:hAnsi="Arial" w:cs="Arial"/>
          <w:spacing w:val="-4"/>
        </w:rPr>
        <w:t>Hyperscanning</w:t>
      </w:r>
      <w:proofErr w:type="spellEnd"/>
      <w:r w:rsidRPr="002E28ED">
        <w:rPr>
          <w:rFonts w:ascii="Arial" w:hAnsi="Arial" w:cs="Arial"/>
          <w:spacing w:val="-4"/>
        </w:rPr>
        <w:t xml:space="preserve"> </w:t>
      </w:r>
      <w:r w:rsidRPr="002E28ED">
        <w:rPr>
          <w:rFonts w:ascii="Arial" w:hAnsi="Arial" w:cs="Arial"/>
        </w:rPr>
        <w:t>Experiments.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  <w:i/>
        </w:rPr>
        <w:t>Psychological Science</w:t>
      </w:r>
      <w:r w:rsidRPr="002E28ED">
        <w:rPr>
          <w:rFonts w:ascii="Arial" w:hAnsi="Arial" w:cs="Arial"/>
        </w:rPr>
        <w:t>, 35(8):840–857.</w:t>
      </w:r>
      <w:r w:rsidRPr="002E28ED">
        <w:rPr>
          <w:rFonts w:ascii="Arial" w:hAnsi="Arial" w:cs="Arial"/>
          <w:spacing w:val="40"/>
        </w:rPr>
        <w:t xml:space="preserve"> </w:t>
      </w:r>
      <w:r w:rsidRPr="002E28ED">
        <w:rPr>
          <w:rFonts w:ascii="Arial" w:hAnsi="Arial" w:cs="Arial"/>
        </w:rPr>
        <w:t xml:space="preserve">Publisher: SAGE Publications </w:t>
      </w:r>
      <w:r w:rsidRPr="002E28ED">
        <w:rPr>
          <w:rFonts w:ascii="Arial" w:hAnsi="Arial" w:cs="Arial"/>
          <w:spacing w:val="-4"/>
        </w:rPr>
        <w:t>Inc.</w:t>
      </w:r>
    </w:p>
    <w:sectPr w:rsidR="002A482E" w:rsidRPr="002E28ED">
      <w:pgSz w:w="12240" w:h="15840"/>
      <w:pgMar w:top="1020" w:right="1140" w:bottom="280" w:left="1680" w:header="69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BBF9A6" w14:textId="77777777" w:rsidR="00100570" w:rsidRDefault="00100570">
      <w:r>
        <w:separator/>
      </w:r>
    </w:p>
  </w:endnote>
  <w:endnote w:type="continuationSeparator" w:id="0">
    <w:p w14:paraId="49BBF9A8" w14:textId="77777777" w:rsidR="00100570" w:rsidRDefault="001005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BBF9A2" w14:textId="77777777" w:rsidR="00100570" w:rsidRDefault="00100570">
      <w:r>
        <w:separator/>
      </w:r>
    </w:p>
  </w:footnote>
  <w:footnote w:type="continuationSeparator" w:id="0">
    <w:p w14:paraId="49BBF9A4" w14:textId="77777777" w:rsidR="00100570" w:rsidRDefault="001005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BBF99C" w14:textId="77777777" w:rsidR="002A482E" w:rsidRDefault="0010057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17312" behindDoc="1" locked="0" layoutInCell="1" allowOverlap="1" wp14:anchorId="49BBF9A2" wp14:editId="49BBF9A3">
              <wp:simplePos x="0" y="0"/>
              <wp:positionH relativeFrom="page">
                <wp:posOffset>1130300</wp:posOffset>
              </wp:positionH>
              <wp:positionV relativeFrom="page">
                <wp:posOffset>1958328</wp:posOffset>
              </wp:positionV>
              <wp:extent cx="1623695" cy="47434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23695" cy="4743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9BBF9B2" w14:textId="77777777" w:rsidR="002A482E" w:rsidRDefault="00100570">
                          <w:pPr>
                            <w:spacing w:before="69"/>
                            <w:ind w:left="20"/>
                            <w:rPr>
                              <w:b/>
                              <w:sz w:val="49"/>
                            </w:rPr>
                          </w:pPr>
                          <w:r>
                            <w:rPr>
                              <w:b/>
                              <w:w w:val="110"/>
                              <w:sz w:val="49"/>
                            </w:rPr>
                            <w:t>Chapter</w:t>
                          </w:r>
                          <w:r>
                            <w:rPr>
                              <w:b/>
                              <w:spacing w:val="43"/>
                              <w:w w:val="110"/>
                              <w:sz w:val="49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49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49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49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49"/>
                            </w:rPr>
                            <w:t>1</w:t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4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89pt;margin-top:154.199066pt;width:127.85pt;height:37.35pt;mso-position-horizontal-relative:page;mso-position-vertical-relative:page;z-index:-16199168" type="#_x0000_t202" id="docshape1" filled="false" stroked="false">
              <v:textbox inset="0,0,0,0">
                <w:txbxContent>
                  <w:p>
                    <w:pPr>
                      <w:spacing w:before="69"/>
                      <w:ind w:left="20" w:right="0" w:firstLine="0"/>
                      <w:jc w:val="left"/>
                      <w:rPr>
                        <w:b/>
                        <w:sz w:val="49"/>
                      </w:rPr>
                    </w:pPr>
                    <w:r>
                      <w:rPr>
                        <w:b/>
                        <w:w w:val="110"/>
                        <w:sz w:val="49"/>
                      </w:rPr>
                      <w:t>Chapter</w:t>
                    </w:r>
                    <w:r>
                      <w:rPr>
                        <w:b/>
                        <w:spacing w:val="43"/>
                        <w:w w:val="110"/>
                        <w:sz w:val="49"/>
                      </w:rPr>
                      <w:t> </w:t>
                    </w:r>
                    <w:r>
                      <w:rPr>
                        <w:b/>
                        <w:spacing w:val="-10"/>
                        <w:w w:val="110"/>
                        <w:sz w:val="49"/>
                      </w:rPr>
                      <w:fldChar w:fldCharType="begin"/>
                    </w:r>
                    <w:r>
                      <w:rPr>
                        <w:b/>
                        <w:spacing w:val="-10"/>
                        <w:w w:val="110"/>
                        <w:sz w:val="49"/>
                      </w:rPr>
                      <w:instrText> PAGE </w:instrText>
                    </w:r>
                    <w:r>
                      <w:rPr>
                        <w:b/>
                        <w:spacing w:val="-10"/>
                        <w:w w:val="110"/>
                        <w:sz w:val="49"/>
                      </w:rPr>
                      <w:fldChar w:fldCharType="separate"/>
                    </w:r>
                    <w:r>
                      <w:rPr>
                        <w:b/>
                        <w:spacing w:val="-10"/>
                        <w:w w:val="110"/>
                        <w:sz w:val="49"/>
                      </w:rPr>
                      <w:t>1</w:t>
                    </w:r>
                    <w:r>
                      <w:rPr>
                        <w:b/>
                        <w:spacing w:val="-10"/>
                        <w:w w:val="110"/>
                        <w:sz w:val="4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BBF99D" w14:textId="77777777" w:rsidR="002A482E" w:rsidRDefault="0010057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17824" behindDoc="1" locked="0" layoutInCell="1" allowOverlap="1" wp14:anchorId="49BBF9A4" wp14:editId="49BBF9A5">
              <wp:simplePos x="0" y="0"/>
              <wp:positionH relativeFrom="page">
                <wp:posOffset>1130300</wp:posOffset>
              </wp:positionH>
              <wp:positionV relativeFrom="page">
                <wp:posOffset>1958328</wp:posOffset>
              </wp:positionV>
              <wp:extent cx="1623695" cy="47434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23695" cy="4743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9BBF9B3" w14:textId="77777777" w:rsidR="002A482E" w:rsidRDefault="00100570">
                          <w:pPr>
                            <w:spacing w:before="69"/>
                            <w:ind w:left="20"/>
                            <w:rPr>
                              <w:b/>
                              <w:sz w:val="49"/>
                            </w:rPr>
                          </w:pPr>
                          <w:r>
                            <w:rPr>
                              <w:b/>
                              <w:w w:val="110"/>
                              <w:sz w:val="49"/>
                            </w:rPr>
                            <w:t>Chapter</w:t>
                          </w:r>
                          <w:r>
                            <w:rPr>
                              <w:b/>
                              <w:spacing w:val="43"/>
                              <w:w w:val="110"/>
                              <w:sz w:val="49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49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49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49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49"/>
                            </w:rPr>
                            <w:t>2</w:t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4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89pt;margin-top:154.199066pt;width:127.85pt;height:37.35pt;mso-position-horizontal-relative:page;mso-position-vertical-relative:page;z-index:-16198656" type="#_x0000_t202" id="docshape2" filled="false" stroked="false">
              <v:textbox inset="0,0,0,0">
                <w:txbxContent>
                  <w:p>
                    <w:pPr>
                      <w:spacing w:before="69"/>
                      <w:ind w:left="20" w:right="0" w:firstLine="0"/>
                      <w:jc w:val="left"/>
                      <w:rPr>
                        <w:b/>
                        <w:sz w:val="49"/>
                      </w:rPr>
                    </w:pPr>
                    <w:r>
                      <w:rPr>
                        <w:b/>
                        <w:w w:val="110"/>
                        <w:sz w:val="49"/>
                      </w:rPr>
                      <w:t>Chapter</w:t>
                    </w:r>
                    <w:r>
                      <w:rPr>
                        <w:b/>
                        <w:spacing w:val="43"/>
                        <w:w w:val="110"/>
                        <w:sz w:val="49"/>
                      </w:rPr>
                      <w:t> </w:t>
                    </w:r>
                    <w:r>
                      <w:rPr>
                        <w:b/>
                        <w:spacing w:val="-10"/>
                        <w:w w:val="110"/>
                        <w:sz w:val="49"/>
                      </w:rPr>
                      <w:fldChar w:fldCharType="begin"/>
                    </w:r>
                    <w:r>
                      <w:rPr>
                        <w:b/>
                        <w:spacing w:val="-10"/>
                        <w:w w:val="110"/>
                        <w:sz w:val="49"/>
                      </w:rPr>
                      <w:instrText> PAGE </w:instrText>
                    </w:r>
                    <w:r>
                      <w:rPr>
                        <w:b/>
                        <w:spacing w:val="-10"/>
                        <w:w w:val="110"/>
                        <w:sz w:val="49"/>
                      </w:rPr>
                      <w:fldChar w:fldCharType="separate"/>
                    </w:r>
                    <w:r>
                      <w:rPr>
                        <w:b/>
                        <w:spacing w:val="-10"/>
                        <w:w w:val="110"/>
                        <w:sz w:val="49"/>
                      </w:rPr>
                      <w:t>2</w:t>
                    </w:r>
                    <w:r>
                      <w:rPr>
                        <w:b/>
                        <w:spacing w:val="-10"/>
                        <w:w w:val="110"/>
                        <w:sz w:val="4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BBF99E" w14:textId="77777777" w:rsidR="002A482E" w:rsidRDefault="0010057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18336" behindDoc="1" locked="0" layoutInCell="1" allowOverlap="1" wp14:anchorId="49BBF9A6" wp14:editId="49BBF9A7">
              <wp:simplePos x="0" y="0"/>
              <wp:positionH relativeFrom="page">
                <wp:posOffset>6671233</wp:posOffset>
              </wp:positionH>
              <wp:positionV relativeFrom="page">
                <wp:posOffset>425214</wp:posOffset>
              </wp:positionV>
              <wp:extent cx="238125" cy="23939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8125" cy="2393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9BBF9B4" w14:textId="77777777" w:rsidR="002A482E" w:rsidRDefault="00100570">
                          <w:pPr>
                            <w:pStyle w:val="BodyText"/>
                            <w:spacing w:before="37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525.294006pt;margin-top:33.481491pt;width:18.75pt;height:18.850pt;mso-position-horizontal-relative:page;mso-position-vertical-relative:page;z-index:-16198144" type="#_x0000_t202" id="docshape3" filled="false" stroked="false">
              <v:textbox inset="0,0,0,0">
                <w:txbxContent>
                  <w:p>
                    <w:pPr>
                      <w:pStyle w:val="BodyText"/>
                      <w:spacing w:before="37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18848" behindDoc="1" locked="0" layoutInCell="1" allowOverlap="1" wp14:anchorId="49BBF9A8" wp14:editId="49BBF9A9">
              <wp:simplePos x="0" y="0"/>
              <wp:positionH relativeFrom="page">
                <wp:posOffset>1130300</wp:posOffset>
              </wp:positionH>
              <wp:positionV relativeFrom="page">
                <wp:posOffset>429314</wp:posOffset>
              </wp:positionV>
              <wp:extent cx="2075180" cy="236854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75180" cy="2368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9BBF9B5" w14:textId="77777777" w:rsidR="002A482E" w:rsidRDefault="00100570">
                          <w:pPr>
                            <w:tabs>
                              <w:tab w:val="left" w:pos="1560"/>
                            </w:tabs>
                            <w:spacing w:before="31"/>
                            <w:ind w:left="2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w w:val="130"/>
                              <w:sz w:val="24"/>
                            </w:rPr>
                            <w:t>Chapter</w:t>
                          </w:r>
                          <w:r>
                            <w:rPr>
                              <w:i/>
                              <w:spacing w:val="35"/>
                              <w:w w:val="13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5"/>
                              <w:w w:val="130"/>
                              <w:sz w:val="24"/>
                            </w:rPr>
                            <w:t>2.</w:t>
                          </w:r>
                          <w:r>
                            <w:rPr>
                              <w:i/>
                              <w:sz w:val="24"/>
                            </w:rPr>
                            <w:tab/>
                          </w:r>
                          <w:r>
                            <w:rPr>
                              <w:i/>
                              <w:spacing w:val="-2"/>
                              <w:w w:val="130"/>
                              <w:sz w:val="24"/>
                            </w:rPr>
                            <w:t>Methodology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89pt;margin-top:33.804279pt;width:163.4pt;height:18.650pt;mso-position-horizontal-relative:page;mso-position-vertical-relative:page;z-index:-16197632" type="#_x0000_t202" id="docshape4" filled="false" stroked="false">
              <v:textbox inset="0,0,0,0">
                <w:txbxContent>
                  <w:p>
                    <w:pPr>
                      <w:tabs>
                        <w:tab w:pos="1560" w:val="left" w:leader="none"/>
                      </w:tabs>
                      <w:spacing w:before="31"/>
                      <w:ind w:left="20" w:right="0" w:firstLine="0"/>
                      <w:jc w:val="left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w w:val="130"/>
                        <w:sz w:val="24"/>
                      </w:rPr>
                      <w:t>Chapter</w:t>
                    </w:r>
                    <w:r>
                      <w:rPr>
                        <w:i/>
                        <w:spacing w:val="35"/>
                        <w:w w:val="130"/>
                        <w:sz w:val="24"/>
                      </w:rPr>
                      <w:t> </w:t>
                    </w:r>
                    <w:r>
                      <w:rPr>
                        <w:i/>
                        <w:spacing w:val="-5"/>
                        <w:w w:val="130"/>
                        <w:sz w:val="24"/>
                      </w:rPr>
                      <w:t>2.</w:t>
                    </w:r>
                    <w:r>
                      <w:rPr>
                        <w:i/>
                        <w:sz w:val="24"/>
                      </w:rPr>
                      <w:tab/>
                    </w:r>
                    <w:r>
                      <w:rPr>
                        <w:i/>
                        <w:spacing w:val="-2"/>
                        <w:w w:val="130"/>
                        <w:sz w:val="24"/>
                      </w:rPr>
                      <w:t>Methodology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BBF99F" w14:textId="77777777" w:rsidR="002A482E" w:rsidRDefault="0010057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19360" behindDoc="1" locked="0" layoutInCell="1" allowOverlap="1" wp14:anchorId="49BBF9AA" wp14:editId="49BBF9AB">
              <wp:simplePos x="0" y="0"/>
              <wp:positionH relativeFrom="page">
                <wp:posOffset>1130300</wp:posOffset>
              </wp:positionH>
              <wp:positionV relativeFrom="page">
                <wp:posOffset>1958328</wp:posOffset>
              </wp:positionV>
              <wp:extent cx="1623695" cy="474345"/>
              <wp:effectExtent l="0" t="0" r="0" b="0"/>
              <wp:wrapNone/>
              <wp:docPr id="25" name="Text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23695" cy="4743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9BBF9B6" w14:textId="77777777" w:rsidR="002A482E" w:rsidRDefault="00100570">
                          <w:pPr>
                            <w:spacing w:before="69"/>
                            <w:ind w:left="20"/>
                            <w:rPr>
                              <w:b/>
                              <w:sz w:val="49"/>
                            </w:rPr>
                          </w:pPr>
                          <w:r>
                            <w:rPr>
                              <w:b/>
                              <w:w w:val="110"/>
                              <w:sz w:val="49"/>
                            </w:rPr>
                            <w:t>Chapter</w:t>
                          </w:r>
                          <w:r>
                            <w:rPr>
                              <w:b/>
                              <w:spacing w:val="43"/>
                              <w:w w:val="110"/>
                              <w:sz w:val="49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49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49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49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49"/>
                            </w:rPr>
                            <w:t>3</w:t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4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89pt;margin-top:154.199066pt;width:127.85pt;height:37.35pt;mso-position-horizontal-relative:page;mso-position-vertical-relative:page;z-index:-16197120" type="#_x0000_t202" id="docshape5" filled="false" stroked="false">
              <v:textbox inset="0,0,0,0">
                <w:txbxContent>
                  <w:p>
                    <w:pPr>
                      <w:spacing w:before="69"/>
                      <w:ind w:left="20" w:right="0" w:firstLine="0"/>
                      <w:jc w:val="left"/>
                      <w:rPr>
                        <w:b/>
                        <w:sz w:val="49"/>
                      </w:rPr>
                    </w:pPr>
                    <w:r>
                      <w:rPr>
                        <w:b/>
                        <w:w w:val="110"/>
                        <w:sz w:val="49"/>
                      </w:rPr>
                      <w:t>Chapter</w:t>
                    </w:r>
                    <w:r>
                      <w:rPr>
                        <w:b/>
                        <w:spacing w:val="43"/>
                        <w:w w:val="110"/>
                        <w:sz w:val="49"/>
                      </w:rPr>
                      <w:t> </w:t>
                    </w:r>
                    <w:r>
                      <w:rPr>
                        <w:b/>
                        <w:spacing w:val="-10"/>
                        <w:w w:val="110"/>
                        <w:sz w:val="49"/>
                      </w:rPr>
                      <w:fldChar w:fldCharType="begin"/>
                    </w:r>
                    <w:r>
                      <w:rPr>
                        <w:b/>
                        <w:spacing w:val="-10"/>
                        <w:w w:val="110"/>
                        <w:sz w:val="49"/>
                      </w:rPr>
                      <w:instrText> PAGE </w:instrText>
                    </w:r>
                    <w:r>
                      <w:rPr>
                        <w:b/>
                        <w:spacing w:val="-10"/>
                        <w:w w:val="110"/>
                        <w:sz w:val="49"/>
                      </w:rPr>
                      <w:fldChar w:fldCharType="separate"/>
                    </w:r>
                    <w:r>
                      <w:rPr>
                        <w:b/>
                        <w:spacing w:val="-10"/>
                        <w:w w:val="110"/>
                        <w:sz w:val="49"/>
                      </w:rPr>
                      <w:t>3</w:t>
                    </w:r>
                    <w:r>
                      <w:rPr>
                        <w:b/>
                        <w:spacing w:val="-10"/>
                        <w:w w:val="110"/>
                        <w:sz w:val="4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BBF9A0" w14:textId="77777777" w:rsidR="002A482E" w:rsidRDefault="0010057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19872" behindDoc="1" locked="0" layoutInCell="1" allowOverlap="1" wp14:anchorId="49BBF9AC" wp14:editId="49BBF9AD">
              <wp:simplePos x="0" y="0"/>
              <wp:positionH relativeFrom="page">
                <wp:posOffset>1130300</wp:posOffset>
              </wp:positionH>
              <wp:positionV relativeFrom="page">
                <wp:posOffset>1958328</wp:posOffset>
              </wp:positionV>
              <wp:extent cx="2012314" cy="474345"/>
              <wp:effectExtent l="0" t="0" r="0" b="0"/>
              <wp:wrapNone/>
              <wp:docPr id="26" name="Text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12314" cy="4743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9BBF9B7" w14:textId="77777777" w:rsidR="002A482E" w:rsidRDefault="00100570">
                          <w:pPr>
                            <w:spacing w:before="69"/>
                            <w:ind w:left="20"/>
                            <w:rPr>
                              <w:b/>
                              <w:sz w:val="49"/>
                            </w:rPr>
                          </w:pPr>
                          <w:r>
                            <w:rPr>
                              <w:b/>
                              <w:spacing w:val="-2"/>
                              <w:w w:val="105"/>
                              <w:sz w:val="49"/>
                            </w:rPr>
                            <w:t>Bibliography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89pt;margin-top:154.199066pt;width:158.450pt;height:37.35pt;mso-position-horizontal-relative:page;mso-position-vertical-relative:page;z-index:-16196608" type="#_x0000_t202" id="docshape6" filled="false" stroked="false">
              <v:textbox inset="0,0,0,0">
                <w:txbxContent>
                  <w:p>
                    <w:pPr>
                      <w:spacing w:before="69"/>
                      <w:ind w:left="20" w:right="0" w:firstLine="0"/>
                      <w:jc w:val="left"/>
                      <w:rPr>
                        <w:b/>
                        <w:sz w:val="49"/>
                      </w:rPr>
                    </w:pPr>
                    <w:r>
                      <w:rPr>
                        <w:b/>
                        <w:spacing w:val="-2"/>
                        <w:w w:val="105"/>
                        <w:sz w:val="49"/>
                      </w:rPr>
                      <w:t>Bibliography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BBF9A1" w14:textId="77777777" w:rsidR="002A482E" w:rsidRDefault="0010057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20384" behindDoc="1" locked="0" layoutInCell="1" allowOverlap="1" wp14:anchorId="49BBF9AE" wp14:editId="49BBF9AF">
              <wp:simplePos x="0" y="0"/>
              <wp:positionH relativeFrom="page">
                <wp:posOffset>1130300</wp:posOffset>
              </wp:positionH>
              <wp:positionV relativeFrom="page">
                <wp:posOffset>425214</wp:posOffset>
              </wp:positionV>
              <wp:extent cx="1213485" cy="239395"/>
              <wp:effectExtent l="0" t="0" r="0" b="0"/>
              <wp:wrapNone/>
              <wp:docPr id="27" name="Text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13485" cy="2393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9BBF9B8" w14:textId="77777777" w:rsidR="002A482E" w:rsidRDefault="00100570">
                          <w:pPr>
                            <w:spacing w:before="37"/>
                            <w:ind w:left="2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spacing w:val="-2"/>
                              <w:w w:val="105"/>
                              <w:sz w:val="24"/>
                            </w:rPr>
                            <w:t>BIBLIOGRAPHY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89pt;margin-top:33.481491pt;width:95.55pt;height:18.850pt;mso-position-horizontal-relative:page;mso-position-vertical-relative:page;z-index:-16196096" type="#_x0000_t202" id="docshape7" filled="false" stroked="false">
              <v:textbox inset="0,0,0,0">
                <w:txbxContent>
                  <w:p>
                    <w:pPr>
                      <w:spacing w:before="37"/>
                      <w:ind w:left="20" w:right="0" w:firstLine="0"/>
                      <w:jc w:val="left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pacing w:val="-2"/>
                        <w:w w:val="105"/>
                        <w:sz w:val="24"/>
                      </w:rPr>
                      <w:t>BIBLIOGRAPHY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20896" behindDoc="1" locked="0" layoutInCell="1" allowOverlap="1" wp14:anchorId="49BBF9B0" wp14:editId="49BBF9B1">
              <wp:simplePos x="0" y="0"/>
              <wp:positionH relativeFrom="page">
                <wp:posOffset>6671233</wp:posOffset>
              </wp:positionH>
              <wp:positionV relativeFrom="page">
                <wp:posOffset>425214</wp:posOffset>
              </wp:positionV>
              <wp:extent cx="238125" cy="239395"/>
              <wp:effectExtent l="0" t="0" r="0" b="0"/>
              <wp:wrapNone/>
              <wp:docPr id="28" name="Text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8125" cy="2393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9BBF9B9" w14:textId="77777777" w:rsidR="002A482E" w:rsidRDefault="00100570">
                          <w:pPr>
                            <w:pStyle w:val="BodyText"/>
                            <w:spacing w:before="37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23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525.294006pt;margin-top:33.481491pt;width:18.75pt;height:18.850pt;mso-position-horizontal-relative:page;mso-position-vertical-relative:page;z-index:-16195584" type="#_x0000_t202" id="docshape8" filled="false" stroked="false">
              <v:textbox inset="0,0,0,0">
                <w:txbxContent>
                  <w:p>
                    <w:pPr>
                      <w:pStyle w:val="BodyText"/>
                      <w:spacing w:before="37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23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74539"/>
    <w:multiLevelType w:val="multilevel"/>
    <w:tmpl w:val="C8C4B3E8"/>
    <w:lvl w:ilvl="0">
      <w:start w:val="2"/>
      <w:numFmt w:val="decimal"/>
      <w:lvlText w:val="%1"/>
      <w:lvlJc w:val="left"/>
      <w:pPr>
        <w:ind w:left="1009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9" w:hanging="539"/>
        <w:jc w:val="left"/>
      </w:pPr>
      <w:rPr>
        <w:rFonts w:ascii="Palatino Linotype" w:eastAsia="Palatino Linotype" w:hAnsi="Palatino Linotype" w:cs="Palatino Linotype" w:hint="default"/>
        <w:b w:val="0"/>
        <w:bCs w:val="0"/>
        <w:i w:val="0"/>
        <w:iCs w:val="0"/>
        <w:spacing w:val="-1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84" w:hanging="5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26" w:hanging="5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68" w:hanging="5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10" w:hanging="5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52" w:hanging="5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94" w:hanging="5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36" w:hanging="539"/>
      </w:pPr>
      <w:rPr>
        <w:rFonts w:hint="default"/>
        <w:lang w:val="en-US" w:eastAsia="en-US" w:bidi="ar-SA"/>
      </w:rPr>
    </w:lvl>
  </w:abstractNum>
  <w:abstractNum w:abstractNumId="1" w15:restartNumberingAfterBreak="0">
    <w:nsid w:val="06C2706C"/>
    <w:multiLevelType w:val="multilevel"/>
    <w:tmpl w:val="6FE2B324"/>
    <w:lvl w:ilvl="0">
      <w:start w:val="2"/>
      <w:numFmt w:val="decimal"/>
      <w:lvlText w:val="%1"/>
      <w:lvlJc w:val="left"/>
      <w:pPr>
        <w:ind w:left="1002" w:hanging="8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2" w:hanging="883"/>
        <w:jc w:val="left"/>
      </w:pPr>
      <w:rPr>
        <w:rFonts w:ascii="Palatino Linotype" w:eastAsia="Palatino Linotype" w:hAnsi="Palatino Linotype" w:cs="Palatino Linotype" w:hint="default"/>
        <w:b/>
        <w:bCs/>
        <w:i w:val="0"/>
        <w:iCs w:val="0"/>
        <w:spacing w:val="-1"/>
        <w:w w:val="116"/>
        <w:sz w:val="34"/>
        <w:szCs w:val="3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06" w:hanging="987"/>
        <w:jc w:val="left"/>
      </w:pPr>
      <w:rPr>
        <w:rFonts w:ascii="Palatino Linotype" w:eastAsia="Palatino Linotype" w:hAnsi="Palatino Linotype" w:cs="Palatino Linotype" w:hint="default"/>
        <w:b/>
        <w:bCs/>
        <w:i w:val="0"/>
        <w:iCs w:val="0"/>
        <w:spacing w:val="-1"/>
        <w:w w:val="118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71" w:hanging="30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216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180" w:hanging="3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20" w:hanging="3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60" w:hanging="3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00" w:hanging="3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40" w:hanging="300"/>
      </w:pPr>
      <w:rPr>
        <w:rFonts w:hint="default"/>
        <w:lang w:val="en-US" w:eastAsia="en-US" w:bidi="ar-SA"/>
      </w:rPr>
    </w:lvl>
  </w:abstractNum>
  <w:abstractNum w:abstractNumId="2" w15:restartNumberingAfterBreak="0">
    <w:nsid w:val="32760C43"/>
    <w:multiLevelType w:val="hybridMultilevel"/>
    <w:tmpl w:val="3EACDED6"/>
    <w:lvl w:ilvl="0" w:tplc="6554A3C2">
      <w:numFmt w:val="bullet"/>
      <w:lvlText w:val="•"/>
      <w:lvlJc w:val="left"/>
      <w:pPr>
        <w:ind w:left="705" w:hanging="30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216"/>
        <w:sz w:val="24"/>
        <w:szCs w:val="24"/>
        <w:lang w:val="en-US" w:eastAsia="en-US" w:bidi="ar-SA"/>
      </w:rPr>
    </w:lvl>
    <w:lvl w:ilvl="1" w:tplc="FCD4E5F0">
      <w:numFmt w:val="bullet"/>
      <w:lvlText w:val="•"/>
      <w:lvlJc w:val="left"/>
      <w:pPr>
        <w:ind w:left="1572" w:hanging="300"/>
      </w:pPr>
      <w:rPr>
        <w:rFonts w:hint="default"/>
        <w:lang w:val="en-US" w:eastAsia="en-US" w:bidi="ar-SA"/>
      </w:rPr>
    </w:lvl>
    <w:lvl w:ilvl="2" w:tplc="E0887FE8">
      <w:numFmt w:val="bullet"/>
      <w:lvlText w:val="•"/>
      <w:lvlJc w:val="left"/>
      <w:pPr>
        <w:ind w:left="2444" w:hanging="300"/>
      </w:pPr>
      <w:rPr>
        <w:rFonts w:hint="default"/>
        <w:lang w:val="en-US" w:eastAsia="en-US" w:bidi="ar-SA"/>
      </w:rPr>
    </w:lvl>
    <w:lvl w:ilvl="3" w:tplc="8EACFEEE">
      <w:numFmt w:val="bullet"/>
      <w:lvlText w:val="•"/>
      <w:lvlJc w:val="left"/>
      <w:pPr>
        <w:ind w:left="3316" w:hanging="300"/>
      </w:pPr>
      <w:rPr>
        <w:rFonts w:hint="default"/>
        <w:lang w:val="en-US" w:eastAsia="en-US" w:bidi="ar-SA"/>
      </w:rPr>
    </w:lvl>
    <w:lvl w:ilvl="4" w:tplc="9AF8C680">
      <w:numFmt w:val="bullet"/>
      <w:lvlText w:val="•"/>
      <w:lvlJc w:val="left"/>
      <w:pPr>
        <w:ind w:left="4188" w:hanging="300"/>
      </w:pPr>
      <w:rPr>
        <w:rFonts w:hint="default"/>
        <w:lang w:val="en-US" w:eastAsia="en-US" w:bidi="ar-SA"/>
      </w:rPr>
    </w:lvl>
    <w:lvl w:ilvl="5" w:tplc="BF443EE0">
      <w:numFmt w:val="bullet"/>
      <w:lvlText w:val="•"/>
      <w:lvlJc w:val="left"/>
      <w:pPr>
        <w:ind w:left="5060" w:hanging="300"/>
      </w:pPr>
      <w:rPr>
        <w:rFonts w:hint="default"/>
        <w:lang w:val="en-US" w:eastAsia="en-US" w:bidi="ar-SA"/>
      </w:rPr>
    </w:lvl>
    <w:lvl w:ilvl="6" w:tplc="9912C092">
      <w:numFmt w:val="bullet"/>
      <w:lvlText w:val="•"/>
      <w:lvlJc w:val="left"/>
      <w:pPr>
        <w:ind w:left="5932" w:hanging="300"/>
      </w:pPr>
      <w:rPr>
        <w:rFonts w:hint="default"/>
        <w:lang w:val="en-US" w:eastAsia="en-US" w:bidi="ar-SA"/>
      </w:rPr>
    </w:lvl>
    <w:lvl w:ilvl="7" w:tplc="23F8666A">
      <w:numFmt w:val="bullet"/>
      <w:lvlText w:val="•"/>
      <w:lvlJc w:val="left"/>
      <w:pPr>
        <w:ind w:left="6804" w:hanging="300"/>
      </w:pPr>
      <w:rPr>
        <w:rFonts w:hint="default"/>
        <w:lang w:val="en-US" w:eastAsia="en-US" w:bidi="ar-SA"/>
      </w:rPr>
    </w:lvl>
    <w:lvl w:ilvl="8" w:tplc="61824A08">
      <w:numFmt w:val="bullet"/>
      <w:lvlText w:val="•"/>
      <w:lvlJc w:val="left"/>
      <w:pPr>
        <w:ind w:left="7676" w:hanging="300"/>
      </w:pPr>
      <w:rPr>
        <w:rFonts w:hint="default"/>
        <w:lang w:val="en-US" w:eastAsia="en-US" w:bidi="ar-SA"/>
      </w:rPr>
    </w:lvl>
  </w:abstractNum>
  <w:abstractNum w:abstractNumId="3" w15:restartNumberingAfterBreak="0">
    <w:nsid w:val="43141C74"/>
    <w:multiLevelType w:val="multilevel"/>
    <w:tmpl w:val="7D3A7ECA"/>
    <w:lvl w:ilvl="0">
      <w:start w:val="1"/>
      <w:numFmt w:val="decimal"/>
      <w:lvlText w:val="%1"/>
      <w:lvlJc w:val="left"/>
      <w:pPr>
        <w:ind w:left="471" w:hanging="352"/>
        <w:jc w:val="left"/>
      </w:pPr>
      <w:rPr>
        <w:rFonts w:ascii="Palatino Linotype" w:eastAsia="Palatino Linotype" w:hAnsi="Palatino Linotype" w:cs="Palatino Linotype" w:hint="default"/>
        <w:b/>
        <w:bCs/>
        <w:i w:val="0"/>
        <w:iCs w:val="0"/>
        <w:spacing w:val="0"/>
        <w:w w:val="112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9" w:hanging="539"/>
        <w:jc w:val="left"/>
      </w:pPr>
      <w:rPr>
        <w:rFonts w:ascii="Palatino Linotype" w:eastAsia="Palatino Linotype" w:hAnsi="Palatino Linotype" w:cs="Palatino Linotype" w:hint="default"/>
        <w:b w:val="0"/>
        <w:bCs w:val="0"/>
        <w:i w:val="0"/>
        <w:iCs w:val="0"/>
        <w:spacing w:val="-1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58" w:hanging="749"/>
        <w:jc w:val="left"/>
      </w:pPr>
      <w:rPr>
        <w:rFonts w:ascii="Palatino Linotype" w:eastAsia="Palatino Linotype" w:hAnsi="Palatino Linotype" w:cs="Palatino Linotype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717" w:hanging="74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75" w:hanging="74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32" w:hanging="74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90" w:hanging="74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47" w:hanging="74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05" w:hanging="749"/>
      </w:pPr>
      <w:rPr>
        <w:rFonts w:hint="default"/>
        <w:lang w:val="en-US" w:eastAsia="en-US" w:bidi="ar-SA"/>
      </w:rPr>
    </w:lvl>
  </w:abstractNum>
  <w:abstractNum w:abstractNumId="4" w15:restartNumberingAfterBreak="0">
    <w:nsid w:val="4B0A02EF"/>
    <w:multiLevelType w:val="hybridMultilevel"/>
    <w:tmpl w:val="5C464DFC"/>
    <w:lvl w:ilvl="0" w:tplc="4618712C">
      <w:start w:val="1"/>
      <w:numFmt w:val="decimal"/>
      <w:lvlText w:val="%1."/>
      <w:lvlJc w:val="left"/>
      <w:pPr>
        <w:ind w:left="705" w:hanging="300"/>
        <w:jc w:val="right"/>
      </w:pPr>
      <w:rPr>
        <w:rFonts w:ascii="Palatino Linotype" w:eastAsia="Palatino Linotype" w:hAnsi="Palatino Linotype" w:cs="Palatino Linotype" w:hint="default"/>
        <w:b w:val="0"/>
        <w:bCs w:val="0"/>
        <w:i w:val="0"/>
        <w:iCs w:val="0"/>
        <w:spacing w:val="0"/>
        <w:w w:val="101"/>
        <w:sz w:val="24"/>
        <w:szCs w:val="24"/>
        <w:lang w:val="en-US" w:eastAsia="en-US" w:bidi="ar-SA"/>
      </w:rPr>
    </w:lvl>
    <w:lvl w:ilvl="1" w:tplc="FDECEAE2">
      <w:numFmt w:val="bullet"/>
      <w:lvlText w:val="•"/>
      <w:lvlJc w:val="left"/>
      <w:pPr>
        <w:ind w:left="1572" w:hanging="300"/>
      </w:pPr>
      <w:rPr>
        <w:rFonts w:hint="default"/>
        <w:lang w:val="en-US" w:eastAsia="en-US" w:bidi="ar-SA"/>
      </w:rPr>
    </w:lvl>
    <w:lvl w:ilvl="2" w:tplc="66B0D866">
      <w:numFmt w:val="bullet"/>
      <w:lvlText w:val="•"/>
      <w:lvlJc w:val="left"/>
      <w:pPr>
        <w:ind w:left="2444" w:hanging="300"/>
      </w:pPr>
      <w:rPr>
        <w:rFonts w:hint="default"/>
        <w:lang w:val="en-US" w:eastAsia="en-US" w:bidi="ar-SA"/>
      </w:rPr>
    </w:lvl>
    <w:lvl w:ilvl="3" w:tplc="4274BC4E">
      <w:numFmt w:val="bullet"/>
      <w:lvlText w:val="•"/>
      <w:lvlJc w:val="left"/>
      <w:pPr>
        <w:ind w:left="3316" w:hanging="300"/>
      </w:pPr>
      <w:rPr>
        <w:rFonts w:hint="default"/>
        <w:lang w:val="en-US" w:eastAsia="en-US" w:bidi="ar-SA"/>
      </w:rPr>
    </w:lvl>
    <w:lvl w:ilvl="4" w:tplc="9DBCD9E4">
      <w:numFmt w:val="bullet"/>
      <w:lvlText w:val="•"/>
      <w:lvlJc w:val="left"/>
      <w:pPr>
        <w:ind w:left="4188" w:hanging="300"/>
      </w:pPr>
      <w:rPr>
        <w:rFonts w:hint="default"/>
        <w:lang w:val="en-US" w:eastAsia="en-US" w:bidi="ar-SA"/>
      </w:rPr>
    </w:lvl>
    <w:lvl w:ilvl="5" w:tplc="7D78E78A">
      <w:numFmt w:val="bullet"/>
      <w:lvlText w:val="•"/>
      <w:lvlJc w:val="left"/>
      <w:pPr>
        <w:ind w:left="5060" w:hanging="300"/>
      </w:pPr>
      <w:rPr>
        <w:rFonts w:hint="default"/>
        <w:lang w:val="en-US" w:eastAsia="en-US" w:bidi="ar-SA"/>
      </w:rPr>
    </w:lvl>
    <w:lvl w:ilvl="6" w:tplc="34809116">
      <w:numFmt w:val="bullet"/>
      <w:lvlText w:val="•"/>
      <w:lvlJc w:val="left"/>
      <w:pPr>
        <w:ind w:left="5932" w:hanging="300"/>
      </w:pPr>
      <w:rPr>
        <w:rFonts w:hint="default"/>
        <w:lang w:val="en-US" w:eastAsia="en-US" w:bidi="ar-SA"/>
      </w:rPr>
    </w:lvl>
    <w:lvl w:ilvl="7" w:tplc="6916E272">
      <w:numFmt w:val="bullet"/>
      <w:lvlText w:val="•"/>
      <w:lvlJc w:val="left"/>
      <w:pPr>
        <w:ind w:left="6804" w:hanging="300"/>
      </w:pPr>
      <w:rPr>
        <w:rFonts w:hint="default"/>
        <w:lang w:val="en-US" w:eastAsia="en-US" w:bidi="ar-SA"/>
      </w:rPr>
    </w:lvl>
    <w:lvl w:ilvl="8" w:tplc="B9161E62">
      <w:numFmt w:val="bullet"/>
      <w:lvlText w:val="•"/>
      <w:lvlJc w:val="left"/>
      <w:pPr>
        <w:ind w:left="7676" w:hanging="300"/>
      </w:pPr>
      <w:rPr>
        <w:rFonts w:hint="default"/>
        <w:lang w:val="en-US" w:eastAsia="en-US" w:bidi="ar-SA"/>
      </w:rPr>
    </w:lvl>
  </w:abstractNum>
  <w:abstractNum w:abstractNumId="5" w15:restartNumberingAfterBreak="0">
    <w:nsid w:val="525F3DB9"/>
    <w:multiLevelType w:val="multilevel"/>
    <w:tmpl w:val="2646B58E"/>
    <w:lvl w:ilvl="0">
      <w:start w:val="2"/>
      <w:numFmt w:val="decimal"/>
      <w:lvlText w:val="%1"/>
      <w:lvlJc w:val="left"/>
      <w:pPr>
        <w:ind w:left="1009" w:hanging="539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009" w:hanging="539"/>
        <w:jc w:val="left"/>
      </w:pPr>
      <w:rPr>
        <w:rFonts w:ascii="Palatino Linotype" w:eastAsia="Palatino Linotype" w:hAnsi="Palatino Linotype" w:cs="Palatino Linotype" w:hint="default"/>
        <w:b w:val="0"/>
        <w:bCs w:val="0"/>
        <w:i w:val="0"/>
        <w:iCs w:val="0"/>
        <w:spacing w:val="-1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84" w:hanging="5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26" w:hanging="5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68" w:hanging="5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10" w:hanging="5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52" w:hanging="5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94" w:hanging="5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36" w:hanging="539"/>
      </w:pPr>
      <w:rPr>
        <w:rFonts w:hint="default"/>
        <w:lang w:val="en-US" w:eastAsia="en-US" w:bidi="ar-SA"/>
      </w:rPr>
    </w:lvl>
  </w:abstractNum>
  <w:abstractNum w:abstractNumId="6" w15:restartNumberingAfterBreak="0">
    <w:nsid w:val="5ED022B7"/>
    <w:multiLevelType w:val="hybridMultilevel"/>
    <w:tmpl w:val="0F5EC7C6"/>
    <w:lvl w:ilvl="0" w:tplc="A016EC04">
      <w:start w:val="1"/>
      <w:numFmt w:val="lowerLetter"/>
      <w:lvlText w:val="(%1)"/>
      <w:lvlJc w:val="left"/>
      <w:pPr>
        <w:ind w:left="3403" w:hanging="352"/>
        <w:jc w:val="right"/>
      </w:pPr>
      <w:rPr>
        <w:rFonts w:ascii="Palatino Linotype" w:eastAsia="Palatino Linotype" w:hAnsi="Palatino Linotype" w:cs="Palatino Linotype" w:hint="default"/>
        <w:b w:val="0"/>
        <w:bCs w:val="0"/>
        <w:i w:val="0"/>
        <w:iCs w:val="0"/>
        <w:spacing w:val="-1"/>
        <w:w w:val="108"/>
        <w:sz w:val="22"/>
        <w:szCs w:val="22"/>
        <w:lang w:val="en-US" w:eastAsia="en-US" w:bidi="ar-SA"/>
      </w:rPr>
    </w:lvl>
    <w:lvl w:ilvl="1" w:tplc="18DAD7F0">
      <w:numFmt w:val="bullet"/>
      <w:lvlText w:val="•"/>
      <w:lvlJc w:val="left"/>
      <w:pPr>
        <w:ind w:left="4002" w:hanging="352"/>
      </w:pPr>
      <w:rPr>
        <w:rFonts w:hint="default"/>
        <w:lang w:val="en-US" w:eastAsia="en-US" w:bidi="ar-SA"/>
      </w:rPr>
    </w:lvl>
    <w:lvl w:ilvl="2" w:tplc="A672E37C">
      <w:numFmt w:val="bullet"/>
      <w:lvlText w:val="•"/>
      <w:lvlJc w:val="left"/>
      <w:pPr>
        <w:ind w:left="4604" w:hanging="352"/>
      </w:pPr>
      <w:rPr>
        <w:rFonts w:hint="default"/>
        <w:lang w:val="en-US" w:eastAsia="en-US" w:bidi="ar-SA"/>
      </w:rPr>
    </w:lvl>
    <w:lvl w:ilvl="3" w:tplc="ABE26D8E">
      <w:numFmt w:val="bullet"/>
      <w:lvlText w:val="•"/>
      <w:lvlJc w:val="left"/>
      <w:pPr>
        <w:ind w:left="5206" w:hanging="352"/>
      </w:pPr>
      <w:rPr>
        <w:rFonts w:hint="default"/>
        <w:lang w:val="en-US" w:eastAsia="en-US" w:bidi="ar-SA"/>
      </w:rPr>
    </w:lvl>
    <w:lvl w:ilvl="4" w:tplc="413ADFFC">
      <w:numFmt w:val="bullet"/>
      <w:lvlText w:val="•"/>
      <w:lvlJc w:val="left"/>
      <w:pPr>
        <w:ind w:left="5808" w:hanging="352"/>
      </w:pPr>
      <w:rPr>
        <w:rFonts w:hint="default"/>
        <w:lang w:val="en-US" w:eastAsia="en-US" w:bidi="ar-SA"/>
      </w:rPr>
    </w:lvl>
    <w:lvl w:ilvl="5" w:tplc="532E69A6">
      <w:numFmt w:val="bullet"/>
      <w:lvlText w:val="•"/>
      <w:lvlJc w:val="left"/>
      <w:pPr>
        <w:ind w:left="6410" w:hanging="352"/>
      </w:pPr>
      <w:rPr>
        <w:rFonts w:hint="default"/>
        <w:lang w:val="en-US" w:eastAsia="en-US" w:bidi="ar-SA"/>
      </w:rPr>
    </w:lvl>
    <w:lvl w:ilvl="6" w:tplc="85A2FB70">
      <w:numFmt w:val="bullet"/>
      <w:lvlText w:val="•"/>
      <w:lvlJc w:val="left"/>
      <w:pPr>
        <w:ind w:left="7012" w:hanging="352"/>
      </w:pPr>
      <w:rPr>
        <w:rFonts w:hint="default"/>
        <w:lang w:val="en-US" w:eastAsia="en-US" w:bidi="ar-SA"/>
      </w:rPr>
    </w:lvl>
    <w:lvl w:ilvl="7" w:tplc="7D0A852C">
      <w:numFmt w:val="bullet"/>
      <w:lvlText w:val="•"/>
      <w:lvlJc w:val="left"/>
      <w:pPr>
        <w:ind w:left="7614" w:hanging="352"/>
      </w:pPr>
      <w:rPr>
        <w:rFonts w:hint="default"/>
        <w:lang w:val="en-US" w:eastAsia="en-US" w:bidi="ar-SA"/>
      </w:rPr>
    </w:lvl>
    <w:lvl w:ilvl="8" w:tplc="53C8B008">
      <w:numFmt w:val="bullet"/>
      <w:lvlText w:val="•"/>
      <w:lvlJc w:val="left"/>
      <w:pPr>
        <w:ind w:left="8216" w:hanging="352"/>
      </w:pPr>
      <w:rPr>
        <w:rFonts w:hint="default"/>
        <w:lang w:val="en-US" w:eastAsia="en-US" w:bidi="ar-SA"/>
      </w:rPr>
    </w:lvl>
  </w:abstractNum>
  <w:abstractNum w:abstractNumId="7" w15:restartNumberingAfterBreak="0">
    <w:nsid w:val="7C4C3025"/>
    <w:multiLevelType w:val="hybridMultilevel"/>
    <w:tmpl w:val="50FE9B92"/>
    <w:lvl w:ilvl="0" w:tplc="C1B848B0">
      <w:numFmt w:val="bullet"/>
      <w:lvlText w:val="•"/>
      <w:lvlJc w:val="left"/>
      <w:pPr>
        <w:ind w:left="705" w:hanging="30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216"/>
        <w:sz w:val="24"/>
        <w:szCs w:val="24"/>
        <w:lang w:val="en-US" w:eastAsia="en-US" w:bidi="ar-SA"/>
      </w:rPr>
    </w:lvl>
    <w:lvl w:ilvl="1" w:tplc="1FD0B2BE">
      <w:numFmt w:val="bullet"/>
      <w:lvlText w:val="•"/>
      <w:lvlJc w:val="left"/>
      <w:pPr>
        <w:ind w:left="1572" w:hanging="300"/>
      </w:pPr>
      <w:rPr>
        <w:rFonts w:hint="default"/>
        <w:lang w:val="en-US" w:eastAsia="en-US" w:bidi="ar-SA"/>
      </w:rPr>
    </w:lvl>
    <w:lvl w:ilvl="2" w:tplc="B64E82DE">
      <w:numFmt w:val="bullet"/>
      <w:lvlText w:val="•"/>
      <w:lvlJc w:val="left"/>
      <w:pPr>
        <w:ind w:left="2444" w:hanging="300"/>
      </w:pPr>
      <w:rPr>
        <w:rFonts w:hint="default"/>
        <w:lang w:val="en-US" w:eastAsia="en-US" w:bidi="ar-SA"/>
      </w:rPr>
    </w:lvl>
    <w:lvl w:ilvl="3" w:tplc="1A36F35C">
      <w:numFmt w:val="bullet"/>
      <w:lvlText w:val="•"/>
      <w:lvlJc w:val="left"/>
      <w:pPr>
        <w:ind w:left="3316" w:hanging="300"/>
      </w:pPr>
      <w:rPr>
        <w:rFonts w:hint="default"/>
        <w:lang w:val="en-US" w:eastAsia="en-US" w:bidi="ar-SA"/>
      </w:rPr>
    </w:lvl>
    <w:lvl w:ilvl="4" w:tplc="A2926AF8">
      <w:numFmt w:val="bullet"/>
      <w:lvlText w:val="•"/>
      <w:lvlJc w:val="left"/>
      <w:pPr>
        <w:ind w:left="4188" w:hanging="300"/>
      </w:pPr>
      <w:rPr>
        <w:rFonts w:hint="default"/>
        <w:lang w:val="en-US" w:eastAsia="en-US" w:bidi="ar-SA"/>
      </w:rPr>
    </w:lvl>
    <w:lvl w:ilvl="5" w:tplc="3DEC003A">
      <w:numFmt w:val="bullet"/>
      <w:lvlText w:val="•"/>
      <w:lvlJc w:val="left"/>
      <w:pPr>
        <w:ind w:left="5060" w:hanging="300"/>
      </w:pPr>
      <w:rPr>
        <w:rFonts w:hint="default"/>
        <w:lang w:val="en-US" w:eastAsia="en-US" w:bidi="ar-SA"/>
      </w:rPr>
    </w:lvl>
    <w:lvl w:ilvl="6" w:tplc="FF02B6E4">
      <w:numFmt w:val="bullet"/>
      <w:lvlText w:val="•"/>
      <w:lvlJc w:val="left"/>
      <w:pPr>
        <w:ind w:left="5932" w:hanging="300"/>
      </w:pPr>
      <w:rPr>
        <w:rFonts w:hint="default"/>
        <w:lang w:val="en-US" w:eastAsia="en-US" w:bidi="ar-SA"/>
      </w:rPr>
    </w:lvl>
    <w:lvl w:ilvl="7" w:tplc="DBF85284">
      <w:numFmt w:val="bullet"/>
      <w:lvlText w:val="•"/>
      <w:lvlJc w:val="left"/>
      <w:pPr>
        <w:ind w:left="6804" w:hanging="300"/>
      </w:pPr>
      <w:rPr>
        <w:rFonts w:hint="default"/>
        <w:lang w:val="en-US" w:eastAsia="en-US" w:bidi="ar-SA"/>
      </w:rPr>
    </w:lvl>
    <w:lvl w:ilvl="8" w:tplc="27FAEB36">
      <w:numFmt w:val="bullet"/>
      <w:lvlText w:val="•"/>
      <w:lvlJc w:val="left"/>
      <w:pPr>
        <w:ind w:left="7676" w:hanging="300"/>
      </w:pPr>
      <w:rPr>
        <w:rFonts w:hint="default"/>
        <w:lang w:val="en-US" w:eastAsia="en-US" w:bidi="ar-SA"/>
      </w:rPr>
    </w:lvl>
  </w:abstractNum>
  <w:num w:numId="1" w16cid:durableId="965158502">
    <w:abstractNumId w:val="4"/>
  </w:num>
  <w:num w:numId="2" w16cid:durableId="860242638">
    <w:abstractNumId w:val="6"/>
  </w:num>
  <w:num w:numId="3" w16cid:durableId="24256454">
    <w:abstractNumId w:val="2"/>
  </w:num>
  <w:num w:numId="4" w16cid:durableId="1395349268">
    <w:abstractNumId w:val="7"/>
  </w:num>
  <w:num w:numId="5" w16cid:durableId="1446079212">
    <w:abstractNumId w:val="1"/>
  </w:num>
  <w:num w:numId="6" w16cid:durableId="806896915">
    <w:abstractNumId w:val="5"/>
  </w:num>
  <w:num w:numId="7" w16cid:durableId="1990282728">
    <w:abstractNumId w:val="0"/>
  </w:num>
  <w:num w:numId="8" w16cid:durableId="569196259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Bobby Stojanoski">
    <w15:presenceInfo w15:providerId="AD" w15:userId="S::Bobby.Stojanoski@ontariotechu.ca::39dd2fee-aafc-4e5a-b958-dde0fc4c9ac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trackRevisions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A482E"/>
    <w:rsid w:val="00024D7A"/>
    <w:rsid w:val="000956BC"/>
    <w:rsid w:val="00100570"/>
    <w:rsid w:val="00143954"/>
    <w:rsid w:val="001A0CA0"/>
    <w:rsid w:val="001F7F35"/>
    <w:rsid w:val="002A482E"/>
    <w:rsid w:val="002E28ED"/>
    <w:rsid w:val="003C6A22"/>
    <w:rsid w:val="003D076E"/>
    <w:rsid w:val="004D54F2"/>
    <w:rsid w:val="00550408"/>
    <w:rsid w:val="005D6F2B"/>
    <w:rsid w:val="0072366D"/>
    <w:rsid w:val="00841C0A"/>
    <w:rsid w:val="008E716B"/>
    <w:rsid w:val="009431F0"/>
    <w:rsid w:val="00A813D6"/>
    <w:rsid w:val="00BD4567"/>
    <w:rsid w:val="00BF78B6"/>
    <w:rsid w:val="00CF6608"/>
    <w:rsid w:val="00CF7F2C"/>
    <w:rsid w:val="00D646F7"/>
    <w:rsid w:val="00EB61E7"/>
    <w:rsid w:val="00F26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BBF74D"/>
  <w15:docId w15:val="{7B931BC8-CAB7-644F-A440-DD141E7B0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Palatino Linotype" w:eastAsia="Palatino Linotype" w:hAnsi="Palatino Linotype" w:cs="Palatino Linotype"/>
    </w:rPr>
  </w:style>
  <w:style w:type="paragraph" w:styleId="Heading1">
    <w:name w:val="heading 1"/>
    <w:basedOn w:val="Normal"/>
    <w:uiPriority w:val="9"/>
    <w:qFormat/>
    <w:pPr>
      <w:ind w:left="120"/>
      <w:outlineLvl w:val="0"/>
    </w:pPr>
    <w:rPr>
      <w:b/>
      <w:bCs/>
      <w:sz w:val="49"/>
      <w:szCs w:val="49"/>
    </w:rPr>
  </w:style>
  <w:style w:type="paragraph" w:styleId="Heading2">
    <w:name w:val="heading 2"/>
    <w:basedOn w:val="Normal"/>
    <w:uiPriority w:val="9"/>
    <w:unhideWhenUsed/>
    <w:qFormat/>
    <w:pPr>
      <w:ind w:left="1002" w:hanging="883"/>
      <w:outlineLvl w:val="1"/>
    </w:pPr>
    <w:rPr>
      <w:b/>
      <w:bCs/>
      <w:sz w:val="34"/>
      <w:szCs w:val="34"/>
    </w:rPr>
  </w:style>
  <w:style w:type="paragraph" w:styleId="Heading3">
    <w:name w:val="heading 3"/>
    <w:basedOn w:val="Normal"/>
    <w:uiPriority w:val="9"/>
    <w:unhideWhenUsed/>
    <w:qFormat/>
    <w:pPr>
      <w:ind w:left="1106" w:hanging="987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120"/>
      <w:jc w:val="both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ind w:right="177"/>
      <w:jc w:val="center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390"/>
      <w:ind w:left="471" w:hanging="351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156"/>
      <w:ind w:left="1009" w:hanging="538"/>
    </w:pPr>
    <w:rPr>
      <w:sz w:val="24"/>
      <w:szCs w:val="24"/>
    </w:rPr>
  </w:style>
  <w:style w:type="paragraph" w:styleId="TOC4">
    <w:name w:val="toc 4"/>
    <w:basedOn w:val="Normal"/>
    <w:uiPriority w:val="1"/>
    <w:qFormat/>
    <w:pPr>
      <w:spacing w:before="156"/>
      <w:ind w:left="1758" w:hanging="749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05" w:hanging="300"/>
    </w:pPr>
  </w:style>
  <w:style w:type="paragraph" w:customStyle="1" w:styleId="TableParagraph">
    <w:name w:val="Table Paragraph"/>
    <w:basedOn w:val="Normal"/>
    <w:uiPriority w:val="1"/>
    <w:qFormat/>
  </w:style>
  <w:style w:type="paragraph" w:styleId="Revision">
    <w:name w:val="Revision"/>
    <w:hidden/>
    <w:uiPriority w:val="99"/>
    <w:semiHidden/>
    <w:rsid w:val="003D076E"/>
    <w:pPr>
      <w:widowControl/>
      <w:autoSpaceDE/>
      <w:autoSpaceDN/>
    </w:pPr>
    <w:rPr>
      <w:rFonts w:ascii="Palatino Linotype" w:eastAsia="Palatino Linotype" w:hAnsi="Palatino Linotype" w:cs="Palatino Linoty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header" Target="header6.xml"/><Relationship Id="rId7" Type="http://schemas.openxmlformats.org/officeDocument/2006/relationships/header" Target="header1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header" Target="head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microsoft.com/office/2011/relationships/people" Target="people.xml"/><Relationship Id="rId10" Type="http://schemas.openxmlformats.org/officeDocument/2006/relationships/header" Target="header3.xml"/><Relationship Id="rId19" Type="http://schemas.openxmlformats.org/officeDocument/2006/relationships/header" Target="header4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35</Pages>
  <Words>5760</Words>
  <Characters>32832</Characters>
  <Application>Microsoft Office Word</Application>
  <DocSecurity>0</DocSecurity>
  <Lines>273</Lines>
  <Paragraphs>77</Paragraphs>
  <ScaleCrop>false</ScaleCrop>
  <Company/>
  <LinksUpToDate>false</LinksUpToDate>
  <CharactersWithSpaces>38515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Bobby Stojanoski</cp:lastModifiedBy>
  <cp:revision>24</cp:revision>
  <dcterms:created xsi:type="dcterms:W3CDTF">2025-05-13T17:44:00Z</dcterms:created>
  <dcterms:modified xsi:type="dcterms:W3CDTF">2025-05-20T15:16:00Z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2025-05-13T00:00:00Z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2025-05-13T00:00:00Z</vt:filetime>
  </property>
  <property fmtid="{D5CDD505-2E9C-101B-9397-08002B2CF9AE}" pid="5" name="PTEX.Fullbanner">
    <vt:lpwstr>This is pdfTeX, Version 3.141592653-2.6-1.40.26 (TeX Live 2024) kpathsea version 6.4.0</vt:lpwstr>
  </property>
  <property fmtid="{D5CDD505-2E9C-101B-9397-08002B2CF9AE}" pid="6" name="Producer">
    <vt:lpwstr>pdfTeX-1.40.26</vt:lpwstr>
  </property>
</Properties>
</file>