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BF74D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4E" w14:textId="77777777" w:rsidR="002A482E" w:rsidRPr="002E28ED" w:rsidRDefault="002A482E" w:rsidP="00841C0A">
      <w:pPr>
        <w:pStyle w:val="BodyText"/>
        <w:spacing w:before="188"/>
        <w:rPr>
          <w:rFonts w:ascii="Arial" w:hAnsi="Arial" w:cs="Arial"/>
          <w:sz w:val="28"/>
        </w:rPr>
      </w:pPr>
    </w:p>
    <w:p w14:paraId="49BBF74F" w14:textId="77777777" w:rsidR="002A482E" w:rsidRPr="002E28ED" w:rsidRDefault="00100570">
      <w:pPr>
        <w:spacing w:line="228" w:lineRule="auto"/>
        <w:ind w:left="229" w:right="404" w:hanging="2"/>
        <w:rPr>
          <w:rFonts w:ascii="Arial" w:hAnsi="Arial" w:cs="Arial"/>
          <w:sz w:val="28"/>
        </w:rPr>
        <w:pPrChange w:id="0" w:author="Bobby Stojanoski" w:date="2025-05-20T11:03:00Z" w16du:dateUtc="2025-05-20T15:03:00Z">
          <w:pPr>
            <w:spacing w:line="228" w:lineRule="auto"/>
            <w:ind w:left="229" w:right="404" w:hanging="2"/>
            <w:jc w:val="center"/>
          </w:pPr>
        </w:pPrChange>
      </w:pPr>
      <w:bookmarkStart w:id="1" w:name="Abstract"/>
      <w:bookmarkStart w:id="2" w:name="_bookmark0"/>
      <w:bookmarkEnd w:id="1"/>
      <w:bookmarkEnd w:id="2"/>
      <w:r w:rsidRPr="002E28ED">
        <w:rPr>
          <w:rFonts w:ascii="Arial" w:hAnsi="Arial" w:cs="Arial"/>
          <w:w w:val="120"/>
          <w:sz w:val="28"/>
        </w:rPr>
        <w:t>Neural mechanisms in processing of emotion in real and virtual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>faces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>using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>functional-near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>infrared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 xml:space="preserve">spectroscopy </w:t>
      </w:r>
      <w:r w:rsidRPr="002E28ED">
        <w:rPr>
          <w:rFonts w:ascii="Arial" w:hAnsi="Arial" w:cs="Arial"/>
          <w:spacing w:val="-2"/>
          <w:w w:val="120"/>
          <w:sz w:val="28"/>
        </w:rPr>
        <w:t>(</w:t>
      </w:r>
      <w:proofErr w:type="spellStart"/>
      <w:r w:rsidRPr="002E28ED">
        <w:rPr>
          <w:rFonts w:ascii="Arial" w:hAnsi="Arial" w:cs="Arial"/>
          <w:spacing w:val="-2"/>
          <w:w w:val="120"/>
          <w:sz w:val="28"/>
        </w:rPr>
        <w:t>fNIRS</w:t>
      </w:r>
      <w:proofErr w:type="spellEnd"/>
      <w:r w:rsidRPr="002E28ED">
        <w:rPr>
          <w:rFonts w:ascii="Arial" w:hAnsi="Arial" w:cs="Arial"/>
          <w:spacing w:val="-2"/>
          <w:w w:val="120"/>
          <w:sz w:val="28"/>
        </w:rPr>
        <w:t>)</w:t>
      </w:r>
    </w:p>
    <w:p w14:paraId="49BBF750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1" w14:textId="77777777" w:rsidR="002A482E" w:rsidRPr="002E28ED" w:rsidRDefault="002A482E" w:rsidP="00841C0A">
      <w:pPr>
        <w:pStyle w:val="BodyText"/>
        <w:spacing w:before="123"/>
        <w:rPr>
          <w:rFonts w:ascii="Arial" w:hAnsi="Arial" w:cs="Arial"/>
          <w:sz w:val="28"/>
        </w:rPr>
      </w:pPr>
    </w:p>
    <w:p w14:paraId="49BBF752" w14:textId="77777777" w:rsidR="002A482E" w:rsidRPr="002E28ED" w:rsidRDefault="00100570">
      <w:pPr>
        <w:spacing w:before="1"/>
        <w:ind w:right="177"/>
        <w:rPr>
          <w:rFonts w:ascii="Arial" w:hAnsi="Arial" w:cs="Arial"/>
          <w:sz w:val="28"/>
        </w:rPr>
        <w:pPrChange w:id="3" w:author="Bobby Stojanoski" w:date="2025-05-20T11:03:00Z" w16du:dateUtc="2025-05-20T15:03:00Z">
          <w:pPr>
            <w:spacing w:before="1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  <w:sz w:val="28"/>
        </w:rPr>
        <w:t>by</w:t>
      </w:r>
    </w:p>
    <w:p w14:paraId="49BBF753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4" w14:textId="77777777" w:rsidR="002A482E" w:rsidRPr="002E28ED" w:rsidRDefault="002A482E" w:rsidP="00841C0A">
      <w:pPr>
        <w:pStyle w:val="BodyText"/>
        <w:spacing w:before="119"/>
        <w:rPr>
          <w:rFonts w:ascii="Arial" w:hAnsi="Arial" w:cs="Arial"/>
          <w:sz w:val="28"/>
        </w:rPr>
      </w:pPr>
    </w:p>
    <w:p w14:paraId="49BBF755" w14:textId="77777777" w:rsidR="002A482E" w:rsidRPr="002E28ED" w:rsidRDefault="00100570">
      <w:pPr>
        <w:ind w:right="177"/>
        <w:rPr>
          <w:rFonts w:ascii="Arial" w:hAnsi="Arial" w:cs="Arial"/>
          <w:sz w:val="28"/>
        </w:rPr>
        <w:pPrChange w:id="4" w:author="Bobby Stojanoski" w:date="2025-05-20T11:03:00Z" w16du:dateUtc="2025-05-20T15:03:00Z">
          <w:pPr>
            <w:ind w:right="177"/>
            <w:jc w:val="center"/>
          </w:pPr>
        </w:pPrChange>
      </w:pPr>
      <w:r w:rsidRPr="002E28ED">
        <w:rPr>
          <w:rFonts w:ascii="Arial" w:hAnsi="Arial" w:cs="Arial"/>
          <w:sz w:val="28"/>
        </w:rPr>
        <w:t xml:space="preserve">Dylan </w:t>
      </w:r>
      <w:proofErr w:type="spellStart"/>
      <w:r w:rsidRPr="002E28ED">
        <w:rPr>
          <w:rFonts w:ascii="Arial" w:hAnsi="Arial" w:cs="Arial"/>
          <w:spacing w:val="-2"/>
          <w:sz w:val="28"/>
        </w:rPr>
        <w:t>Rapanan</w:t>
      </w:r>
      <w:proofErr w:type="spellEnd"/>
    </w:p>
    <w:p w14:paraId="49BBF756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7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8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9" w14:textId="77777777" w:rsidR="002A482E" w:rsidRPr="002E28ED" w:rsidRDefault="002A482E" w:rsidP="00841C0A">
      <w:pPr>
        <w:pStyle w:val="BodyText"/>
        <w:spacing w:before="258"/>
        <w:rPr>
          <w:rFonts w:ascii="Arial" w:hAnsi="Arial" w:cs="Arial"/>
          <w:sz w:val="28"/>
        </w:rPr>
      </w:pPr>
    </w:p>
    <w:p w14:paraId="49BBF75A" w14:textId="77777777" w:rsidR="002A482E" w:rsidRPr="002E28ED" w:rsidRDefault="00100570">
      <w:pPr>
        <w:spacing w:line="368" w:lineRule="exact"/>
        <w:ind w:right="177"/>
        <w:rPr>
          <w:rFonts w:ascii="Arial" w:hAnsi="Arial" w:cs="Arial"/>
          <w:sz w:val="28"/>
        </w:rPr>
        <w:pPrChange w:id="5" w:author="Bobby Stojanoski" w:date="2025-05-20T11:03:00Z" w16du:dateUtc="2025-05-20T15:03:00Z">
          <w:pPr>
            <w:spacing w:line="368" w:lineRule="exact"/>
            <w:ind w:right="177"/>
            <w:jc w:val="center"/>
          </w:pPr>
        </w:pPrChange>
      </w:pPr>
      <w:r w:rsidRPr="002E28ED">
        <w:rPr>
          <w:rFonts w:ascii="Arial" w:hAnsi="Arial" w:cs="Arial"/>
          <w:sz w:val="28"/>
        </w:rPr>
        <w:t>A</w:t>
      </w:r>
      <w:r w:rsidRPr="002E28ED">
        <w:rPr>
          <w:rFonts w:ascii="Arial" w:hAnsi="Arial" w:cs="Arial"/>
          <w:spacing w:val="10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thesis</w:t>
      </w:r>
      <w:r w:rsidRPr="002E28ED">
        <w:rPr>
          <w:rFonts w:ascii="Arial" w:hAnsi="Arial" w:cs="Arial"/>
          <w:spacing w:val="10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submitted</w:t>
      </w:r>
      <w:r w:rsidRPr="002E28ED">
        <w:rPr>
          <w:rFonts w:ascii="Arial" w:hAnsi="Arial" w:cs="Arial"/>
          <w:spacing w:val="10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to</w:t>
      </w:r>
      <w:r w:rsidRPr="002E28ED">
        <w:rPr>
          <w:rFonts w:ascii="Arial" w:hAnsi="Arial" w:cs="Arial"/>
          <w:spacing w:val="10"/>
          <w:sz w:val="28"/>
        </w:rPr>
        <w:t xml:space="preserve"> </w:t>
      </w:r>
      <w:r w:rsidRPr="002E28ED">
        <w:rPr>
          <w:rFonts w:ascii="Arial" w:hAnsi="Arial" w:cs="Arial"/>
          <w:spacing w:val="-5"/>
          <w:sz w:val="28"/>
        </w:rPr>
        <w:t>the</w:t>
      </w:r>
    </w:p>
    <w:p w14:paraId="49BBF75B" w14:textId="77777777" w:rsidR="002A482E" w:rsidRPr="002E28ED" w:rsidRDefault="00100570">
      <w:pPr>
        <w:spacing w:line="359" w:lineRule="exact"/>
        <w:ind w:right="176"/>
        <w:rPr>
          <w:rFonts w:ascii="Arial" w:hAnsi="Arial" w:cs="Arial"/>
          <w:sz w:val="28"/>
        </w:rPr>
        <w:pPrChange w:id="6" w:author="Bobby Stojanoski" w:date="2025-05-20T11:03:00Z" w16du:dateUtc="2025-05-20T15:03:00Z">
          <w:pPr>
            <w:spacing w:line="359" w:lineRule="exact"/>
            <w:ind w:right="176"/>
            <w:jc w:val="center"/>
          </w:pPr>
        </w:pPrChange>
      </w:pPr>
      <w:r w:rsidRPr="002E28ED">
        <w:rPr>
          <w:rFonts w:ascii="Arial" w:hAnsi="Arial" w:cs="Arial"/>
          <w:sz w:val="28"/>
        </w:rPr>
        <w:t>School</w:t>
      </w:r>
      <w:r w:rsidRPr="002E28ED">
        <w:rPr>
          <w:rFonts w:ascii="Arial" w:hAnsi="Arial" w:cs="Arial"/>
          <w:spacing w:val="-2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of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Graduate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and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Postdoctoral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Studies</w:t>
      </w:r>
    </w:p>
    <w:p w14:paraId="49BBF75C" w14:textId="77777777" w:rsidR="002A482E" w:rsidRPr="002E28ED" w:rsidRDefault="00100570">
      <w:pPr>
        <w:spacing w:line="368" w:lineRule="exact"/>
        <w:ind w:right="176"/>
        <w:rPr>
          <w:rFonts w:ascii="Arial" w:hAnsi="Arial" w:cs="Arial"/>
          <w:sz w:val="28"/>
        </w:rPr>
        <w:pPrChange w:id="7" w:author="Bobby Stojanoski" w:date="2025-05-20T11:03:00Z" w16du:dateUtc="2025-05-20T15:03:00Z">
          <w:pPr>
            <w:spacing w:line="368" w:lineRule="exact"/>
            <w:ind w:right="176"/>
            <w:jc w:val="center"/>
          </w:pPr>
        </w:pPrChange>
      </w:pPr>
      <w:r w:rsidRPr="002E28ED">
        <w:rPr>
          <w:rFonts w:ascii="Arial" w:hAnsi="Arial" w:cs="Arial"/>
          <w:spacing w:val="-2"/>
          <w:sz w:val="28"/>
        </w:rPr>
        <w:t>in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partial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fulfillment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of</w:t>
      </w:r>
      <w:r w:rsidRPr="002E28ED">
        <w:rPr>
          <w:rFonts w:ascii="Arial" w:hAnsi="Arial" w:cs="Arial"/>
          <w:spacing w:val="2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the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requirements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for</w:t>
      </w:r>
      <w:r w:rsidRPr="002E28ED">
        <w:rPr>
          <w:rFonts w:ascii="Arial" w:hAnsi="Arial" w:cs="Arial"/>
          <w:spacing w:val="2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the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degree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5"/>
          <w:sz w:val="28"/>
        </w:rPr>
        <w:t>of</w:t>
      </w:r>
    </w:p>
    <w:p w14:paraId="49BBF75D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E" w14:textId="77777777" w:rsidR="002A482E" w:rsidRPr="002E28ED" w:rsidRDefault="002A482E" w:rsidP="00841C0A">
      <w:pPr>
        <w:pStyle w:val="BodyText"/>
        <w:spacing w:before="119"/>
        <w:rPr>
          <w:rFonts w:ascii="Arial" w:hAnsi="Arial" w:cs="Arial"/>
          <w:sz w:val="28"/>
        </w:rPr>
      </w:pPr>
    </w:p>
    <w:p w14:paraId="49BBF75F" w14:textId="77777777" w:rsidR="002A482E" w:rsidRPr="002E28ED" w:rsidRDefault="00100570">
      <w:pPr>
        <w:pStyle w:val="Heading3"/>
        <w:spacing w:before="1"/>
        <w:ind w:left="0" w:right="177" w:firstLine="0"/>
        <w:rPr>
          <w:rFonts w:ascii="Arial" w:hAnsi="Arial" w:cs="Arial"/>
        </w:rPr>
        <w:pPrChange w:id="8" w:author="Bobby Stojanoski" w:date="2025-05-20T11:03:00Z" w16du:dateUtc="2025-05-20T15:03:00Z">
          <w:pPr>
            <w:pStyle w:val="Heading3"/>
            <w:spacing w:before="1"/>
            <w:ind w:left="0" w:right="177" w:firstLine="0"/>
            <w:jc w:val="center"/>
          </w:pPr>
        </w:pPrChange>
      </w:pPr>
      <w:proofErr w:type="spellStart"/>
      <w:proofErr w:type="gramStart"/>
      <w:r w:rsidRPr="002E28ED">
        <w:rPr>
          <w:rFonts w:ascii="Arial" w:hAnsi="Arial" w:cs="Arial"/>
          <w:w w:val="110"/>
        </w:rPr>
        <w:t>Masters</w:t>
      </w:r>
      <w:proofErr w:type="spellEnd"/>
      <w:r w:rsidRPr="002E28ED">
        <w:rPr>
          <w:rFonts w:ascii="Arial" w:hAnsi="Arial" w:cs="Arial"/>
          <w:spacing w:val="6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of</w:t>
      </w:r>
      <w:r w:rsidRPr="002E28ED">
        <w:rPr>
          <w:rFonts w:ascii="Arial" w:hAnsi="Arial" w:cs="Arial"/>
          <w:spacing w:val="7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Science</w:t>
      </w:r>
      <w:proofErr w:type="gramEnd"/>
      <w:r w:rsidRPr="002E28ED">
        <w:rPr>
          <w:rFonts w:ascii="Arial" w:hAnsi="Arial" w:cs="Arial"/>
          <w:spacing w:val="-5"/>
          <w:w w:val="110"/>
        </w:rPr>
        <w:t xml:space="preserve"> </w:t>
      </w:r>
      <w:r w:rsidRPr="002E28ED">
        <w:rPr>
          <w:rFonts w:ascii="Arial" w:hAnsi="Arial" w:cs="Arial"/>
          <w:b w:val="0"/>
          <w:w w:val="110"/>
        </w:rPr>
        <w:t>in</w:t>
      </w:r>
      <w:r w:rsidRPr="002E28ED">
        <w:rPr>
          <w:rFonts w:ascii="Arial" w:hAnsi="Arial" w:cs="Arial"/>
          <w:b w:val="0"/>
          <w:spacing w:val="-4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Computer</w:t>
      </w:r>
      <w:r w:rsidRPr="002E28ED">
        <w:rPr>
          <w:rFonts w:ascii="Arial" w:hAnsi="Arial" w:cs="Arial"/>
          <w:spacing w:val="7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Science</w:t>
      </w:r>
    </w:p>
    <w:p w14:paraId="49BBF760" w14:textId="77777777" w:rsidR="002A482E" w:rsidRPr="002E28ED" w:rsidRDefault="002A482E" w:rsidP="00841C0A">
      <w:pPr>
        <w:pStyle w:val="BodyText"/>
        <w:rPr>
          <w:rFonts w:ascii="Arial" w:hAnsi="Arial" w:cs="Arial"/>
          <w:b/>
          <w:sz w:val="28"/>
        </w:rPr>
      </w:pPr>
    </w:p>
    <w:p w14:paraId="49BBF761" w14:textId="77777777" w:rsidR="002A482E" w:rsidRPr="002E28ED" w:rsidRDefault="002A482E" w:rsidP="00841C0A">
      <w:pPr>
        <w:pStyle w:val="BodyText"/>
        <w:spacing w:before="134"/>
        <w:rPr>
          <w:rFonts w:ascii="Arial" w:hAnsi="Arial" w:cs="Arial"/>
          <w:b/>
          <w:sz w:val="28"/>
        </w:rPr>
      </w:pPr>
    </w:p>
    <w:p w14:paraId="49BBF762" w14:textId="77777777" w:rsidR="002A482E" w:rsidRPr="002E28ED" w:rsidRDefault="00100570">
      <w:pPr>
        <w:spacing w:line="228" w:lineRule="auto"/>
        <w:ind w:left="3031" w:right="3209"/>
        <w:rPr>
          <w:rFonts w:ascii="Arial" w:hAnsi="Arial" w:cs="Arial"/>
          <w:sz w:val="28"/>
        </w:rPr>
        <w:pPrChange w:id="9" w:author="Bobby Stojanoski" w:date="2025-05-20T11:03:00Z" w16du:dateUtc="2025-05-20T15:03:00Z">
          <w:pPr>
            <w:spacing w:line="228" w:lineRule="auto"/>
            <w:ind w:left="3031" w:right="3209"/>
            <w:jc w:val="center"/>
          </w:pPr>
        </w:pPrChange>
      </w:pPr>
      <w:r w:rsidRPr="002E28ED">
        <w:rPr>
          <w:rFonts w:ascii="Arial" w:hAnsi="Arial" w:cs="Arial"/>
          <w:sz w:val="28"/>
        </w:rPr>
        <w:t xml:space="preserve">Faculty of Science Ontario Tech University </w:t>
      </w:r>
      <w:r w:rsidRPr="002E28ED">
        <w:rPr>
          <w:rFonts w:ascii="Arial" w:hAnsi="Arial" w:cs="Arial"/>
          <w:spacing w:val="-2"/>
          <w:sz w:val="28"/>
        </w:rPr>
        <w:t>Oshawa,</w:t>
      </w:r>
      <w:r w:rsidRPr="002E28ED">
        <w:rPr>
          <w:rFonts w:ascii="Arial" w:hAnsi="Arial" w:cs="Arial"/>
          <w:spacing w:val="-10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Ontario,</w:t>
      </w:r>
      <w:r w:rsidRPr="002E28ED">
        <w:rPr>
          <w:rFonts w:ascii="Arial" w:hAnsi="Arial" w:cs="Arial"/>
          <w:spacing w:val="-10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Canada</w:t>
      </w:r>
    </w:p>
    <w:p w14:paraId="49BBF763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64" w14:textId="77777777" w:rsidR="002A482E" w:rsidRPr="002E28ED" w:rsidRDefault="002A482E" w:rsidP="00841C0A">
      <w:pPr>
        <w:pStyle w:val="BodyText"/>
        <w:spacing w:before="123"/>
        <w:rPr>
          <w:rFonts w:ascii="Arial" w:hAnsi="Arial" w:cs="Arial"/>
          <w:sz w:val="28"/>
        </w:rPr>
      </w:pPr>
    </w:p>
    <w:p w14:paraId="49BBF765" w14:textId="77777777" w:rsidR="002A482E" w:rsidRPr="002E28ED" w:rsidRDefault="00100570">
      <w:pPr>
        <w:ind w:right="177"/>
        <w:rPr>
          <w:rFonts w:ascii="Arial" w:hAnsi="Arial" w:cs="Arial"/>
          <w:sz w:val="28"/>
        </w:rPr>
        <w:pPrChange w:id="10" w:author="Bobby Stojanoski" w:date="2025-05-20T11:03:00Z" w16du:dateUtc="2025-05-20T15:03:00Z">
          <w:pPr>
            <w:ind w:right="177"/>
            <w:jc w:val="center"/>
          </w:pPr>
        </w:pPrChange>
      </w:pPr>
      <w:r w:rsidRPr="002E28ED">
        <w:rPr>
          <w:rFonts w:ascii="Arial" w:hAnsi="Arial" w:cs="Arial"/>
          <w:sz w:val="28"/>
        </w:rPr>
        <w:t>©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Dylan</w:t>
      </w:r>
      <w:r w:rsidRPr="002E28ED">
        <w:rPr>
          <w:rFonts w:ascii="Arial" w:hAnsi="Arial" w:cs="Arial"/>
          <w:spacing w:val="8"/>
          <w:sz w:val="28"/>
        </w:rPr>
        <w:t xml:space="preserve"> </w:t>
      </w:r>
      <w:proofErr w:type="spellStart"/>
      <w:r w:rsidRPr="002E28ED">
        <w:rPr>
          <w:rFonts w:ascii="Arial" w:hAnsi="Arial" w:cs="Arial"/>
          <w:sz w:val="28"/>
        </w:rPr>
        <w:t>Rapanan</w:t>
      </w:r>
      <w:proofErr w:type="spellEnd"/>
      <w:r w:rsidRPr="002E28ED">
        <w:rPr>
          <w:rFonts w:ascii="Arial" w:hAnsi="Arial" w:cs="Arial"/>
          <w:spacing w:val="7"/>
          <w:sz w:val="28"/>
        </w:rPr>
        <w:t xml:space="preserve"> </w:t>
      </w:r>
      <w:r w:rsidRPr="002E28ED">
        <w:rPr>
          <w:rFonts w:ascii="Arial" w:hAnsi="Arial" w:cs="Arial"/>
          <w:spacing w:val="-4"/>
          <w:sz w:val="28"/>
        </w:rPr>
        <w:t>2025</w:t>
      </w:r>
    </w:p>
    <w:p w14:paraId="49BBF766" w14:textId="77777777" w:rsidR="002A482E" w:rsidRPr="002E28ED" w:rsidRDefault="002A482E">
      <w:pPr>
        <w:rPr>
          <w:rFonts w:ascii="Arial" w:hAnsi="Arial" w:cs="Arial"/>
          <w:sz w:val="28"/>
        </w:rPr>
        <w:sectPr w:rsidR="002A482E" w:rsidRPr="002E28ED">
          <w:type w:val="continuous"/>
          <w:pgSz w:w="12240" w:h="15840"/>
          <w:pgMar w:top="1820" w:right="1140" w:bottom="280" w:left="1680" w:header="720" w:footer="720" w:gutter="0"/>
          <w:cols w:space="720"/>
        </w:sectPr>
        <w:pPrChange w:id="11" w:author="Bobby Stojanoski" w:date="2025-05-20T11:03:00Z" w16du:dateUtc="2025-05-20T15:03:00Z">
          <w:pPr>
            <w:jc w:val="center"/>
          </w:pPr>
        </w:pPrChange>
      </w:pPr>
    </w:p>
    <w:p w14:paraId="49BBF767" w14:textId="77777777" w:rsidR="002A482E" w:rsidRPr="002E28ED" w:rsidRDefault="00100570">
      <w:pPr>
        <w:pStyle w:val="Heading2"/>
        <w:spacing w:before="105"/>
        <w:ind w:left="0" w:right="178" w:firstLine="0"/>
        <w:rPr>
          <w:rFonts w:ascii="Arial" w:hAnsi="Arial" w:cs="Arial"/>
        </w:rPr>
        <w:pPrChange w:id="12" w:author="Bobby Stojanoski" w:date="2025-05-20T11:03:00Z" w16du:dateUtc="2025-05-20T15:03:00Z">
          <w:pPr>
            <w:pStyle w:val="Heading2"/>
            <w:spacing w:before="105"/>
            <w:ind w:left="0" w:right="178" w:firstLine="0"/>
            <w:jc w:val="center"/>
          </w:pPr>
        </w:pPrChange>
      </w:pPr>
      <w:bookmarkStart w:id="13" w:name="Acknowledgment"/>
      <w:bookmarkStart w:id="14" w:name="_bookmark1"/>
      <w:bookmarkEnd w:id="13"/>
      <w:bookmarkEnd w:id="14"/>
      <w:r w:rsidRPr="002E28ED">
        <w:rPr>
          <w:rFonts w:ascii="Arial" w:hAnsi="Arial" w:cs="Arial"/>
          <w:spacing w:val="-2"/>
          <w:w w:val="115"/>
        </w:rPr>
        <w:lastRenderedPageBreak/>
        <w:t>Abstract</w:t>
      </w:r>
    </w:p>
    <w:p w14:paraId="49BBF768" w14:textId="77777777" w:rsidR="002A482E" w:rsidRPr="002E28ED" w:rsidRDefault="00100570">
      <w:pPr>
        <w:pStyle w:val="BodyText"/>
        <w:spacing w:before="385" w:line="355" w:lineRule="auto"/>
        <w:ind w:left="120" w:right="295"/>
        <w:rPr>
          <w:rFonts w:ascii="Arial" w:hAnsi="Arial" w:cs="Arial"/>
        </w:rPr>
        <w:pPrChange w:id="15" w:author="Bobby Stojanoski" w:date="2025-05-20T11:03:00Z" w16du:dateUtc="2025-05-20T15:03:00Z">
          <w:pPr>
            <w:pStyle w:val="BodyText"/>
            <w:spacing w:before="385" w:line="355" w:lineRule="auto"/>
            <w:ind w:left="120" w:right="295"/>
            <w:jc w:val="both"/>
          </w:pPr>
        </w:pPrChange>
      </w:pPr>
      <w:r w:rsidRPr="002E28ED">
        <w:rPr>
          <w:rFonts w:ascii="Arial" w:hAnsi="Arial" w:cs="Arial"/>
          <w:spacing w:val="-4"/>
        </w:rPr>
        <w:t xml:space="preserve">This study investigates the neural mechanisms underlying face and emotion perception </w:t>
      </w:r>
      <w:r w:rsidRPr="002E28ED">
        <w:rPr>
          <w:rFonts w:ascii="Arial" w:hAnsi="Arial" w:cs="Arial"/>
        </w:rPr>
        <w:t xml:space="preserve">in both real and virtual stimuli, a question of growing importance given the </w:t>
      </w:r>
      <w:proofErr w:type="spellStart"/>
      <w:r w:rsidRPr="002E28ED">
        <w:rPr>
          <w:rFonts w:ascii="Arial" w:hAnsi="Arial" w:cs="Arial"/>
        </w:rPr>
        <w:t>increas</w:t>
      </w:r>
      <w:proofErr w:type="spellEnd"/>
      <w:r w:rsidRPr="002E28ED">
        <w:rPr>
          <w:rFonts w:ascii="Arial" w:hAnsi="Arial" w:cs="Arial"/>
        </w:rPr>
        <w:t xml:space="preserve">- </w:t>
      </w:r>
      <w:proofErr w:type="spellStart"/>
      <w:r w:rsidRPr="002E28ED">
        <w:rPr>
          <w:rFonts w:ascii="Arial" w:hAnsi="Arial" w:cs="Arial"/>
        </w:rPr>
        <w:t>ing</w:t>
      </w:r>
      <w:proofErr w:type="spellEnd"/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prevalence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avatars/virtual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characters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our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lives.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presented with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real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virtual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displaying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various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emotions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while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their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brain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activity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 xml:space="preserve">was </w:t>
      </w:r>
      <w:r w:rsidRPr="002E28ED">
        <w:rPr>
          <w:rFonts w:ascii="Arial" w:hAnsi="Arial" w:cs="Arial"/>
          <w:spacing w:val="-2"/>
        </w:rPr>
        <w:t>recorded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using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functional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near-infrared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spectroscopy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2"/>
        </w:rPr>
        <w:t>).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General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Linear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Model (GLM)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analysis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used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identify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brain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regions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activated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different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types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 xml:space="preserve">and </w:t>
      </w:r>
      <w:r w:rsidRPr="002E28ED">
        <w:rPr>
          <w:rFonts w:ascii="Arial" w:hAnsi="Arial" w:cs="Arial"/>
          <w:spacing w:val="-4"/>
        </w:rPr>
        <w:t>emotions,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revealing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differences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activation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multiple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brain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regions.</w:t>
      </w:r>
      <w:r w:rsidRPr="002E28ED">
        <w:rPr>
          <w:rFonts w:ascii="Arial" w:hAnsi="Arial" w:cs="Arial"/>
          <w:spacing w:val="14"/>
        </w:rPr>
        <w:t xml:space="preserve"> </w:t>
      </w:r>
      <w:r w:rsidRPr="002E28ED">
        <w:rPr>
          <w:rFonts w:ascii="Arial" w:hAnsi="Arial" w:cs="Arial"/>
          <w:spacing w:val="-4"/>
        </w:rPr>
        <w:t xml:space="preserve">Functional </w:t>
      </w:r>
      <w:r w:rsidRPr="002E28ED">
        <w:rPr>
          <w:rFonts w:ascii="Arial" w:hAnsi="Arial" w:cs="Arial"/>
          <w:spacing w:val="-6"/>
        </w:rPr>
        <w:t>connectivity analysis provided insights into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synchronization between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 xml:space="preserve">brain regions in the </w:t>
      </w:r>
      <w:r w:rsidRPr="002E28ED">
        <w:rPr>
          <w:rFonts w:ascii="Arial" w:hAnsi="Arial" w:cs="Arial"/>
          <w:spacing w:val="-8"/>
        </w:rPr>
        <w:t>time-frequency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domain,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finding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differences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in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synchrony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across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certain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brain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regions.</w:t>
      </w:r>
      <w:r w:rsidRPr="002E28ED">
        <w:rPr>
          <w:rFonts w:ascii="Arial" w:hAnsi="Arial" w:cs="Arial"/>
          <w:spacing w:val="34"/>
        </w:rPr>
        <w:t xml:space="preserve"> </w:t>
      </w:r>
      <w:r w:rsidRPr="002E28ED">
        <w:rPr>
          <w:rFonts w:ascii="Arial" w:hAnsi="Arial" w:cs="Arial"/>
          <w:spacing w:val="-8"/>
        </w:rPr>
        <w:t xml:space="preserve">Our </w:t>
      </w:r>
      <w:r w:rsidRPr="002E28ED">
        <w:rPr>
          <w:rFonts w:ascii="Arial" w:hAnsi="Arial" w:cs="Arial"/>
          <w:spacing w:val="-2"/>
        </w:rPr>
        <w:t>findings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reveal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differences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primarily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visual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cortex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emotion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 xml:space="preserve">types,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other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brain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regions,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including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left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prefrontal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right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parietal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 xml:space="preserve">regions. </w:t>
      </w:r>
      <w:r w:rsidRPr="002E28ED">
        <w:rPr>
          <w:rFonts w:ascii="Arial" w:hAnsi="Arial" w:cs="Arial"/>
          <w:spacing w:val="-8"/>
        </w:rPr>
        <w:t>This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research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has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implications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for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development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of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virtual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environments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and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 xml:space="preserve">design </w:t>
      </w:r>
      <w:r w:rsidRPr="002E28ED">
        <w:rPr>
          <w:rFonts w:ascii="Arial" w:hAnsi="Arial" w:cs="Arial"/>
        </w:rPr>
        <w:t>of more effective virtual characters.</w:t>
      </w:r>
    </w:p>
    <w:p w14:paraId="49BBF76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6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7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8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B" w14:textId="77777777" w:rsidR="002A482E" w:rsidRPr="002E28ED" w:rsidRDefault="002A482E" w:rsidP="00841C0A">
      <w:pPr>
        <w:pStyle w:val="BodyText"/>
        <w:spacing w:before="317"/>
        <w:rPr>
          <w:rFonts w:ascii="Arial" w:hAnsi="Arial" w:cs="Arial"/>
        </w:rPr>
      </w:pPr>
    </w:p>
    <w:p w14:paraId="49BBF77C" w14:textId="77777777" w:rsidR="002A482E" w:rsidRPr="002E28ED" w:rsidRDefault="00100570">
      <w:pPr>
        <w:pStyle w:val="BodyText"/>
        <w:ind w:right="178"/>
        <w:rPr>
          <w:rFonts w:ascii="Arial" w:hAnsi="Arial" w:cs="Arial"/>
        </w:rPr>
        <w:pPrChange w:id="16" w:author="Bobby Stojanoski" w:date="2025-05-20T11:03:00Z" w16du:dateUtc="2025-05-20T15:03:00Z">
          <w:pPr>
            <w:pStyle w:val="BodyText"/>
            <w:ind w:right="178"/>
            <w:jc w:val="center"/>
          </w:pPr>
        </w:pPrChange>
      </w:pPr>
      <w:r w:rsidRPr="002E28ED">
        <w:rPr>
          <w:rFonts w:ascii="Arial" w:hAnsi="Arial" w:cs="Arial"/>
          <w:spacing w:val="-5"/>
        </w:rPr>
        <w:t>ii</w:t>
      </w:r>
    </w:p>
    <w:p w14:paraId="49BBF77D" w14:textId="77777777" w:rsidR="002A482E" w:rsidRPr="002E28ED" w:rsidRDefault="002A482E">
      <w:pPr>
        <w:rPr>
          <w:rFonts w:ascii="Arial" w:hAnsi="Arial" w:cs="Arial"/>
        </w:rPr>
        <w:sectPr w:rsidR="002A482E" w:rsidRPr="002E28ED">
          <w:pgSz w:w="12240" w:h="15840"/>
          <w:pgMar w:top="1220" w:right="1140" w:bottom="280" w:left="1680" w:header="720" w:footer="720" w:gutter="0"/>
          <w:cols w:space="720"/>
        </w:sectPr>
        <w:pPrChange w:id="17" w:author="Bobby Stojanoski" w:date="2025-05-20T11:03:00Z" w16du:dateUtc="2025-05-20T15:03:00Z">
          <w:pPr>
            <w:jc w:val="center"/>
          </w:pPr>
        </w:pPrChange>
      </w:pPr>
    </w:p>
    <w:p w14:paraId="49BBF77E" w14:textId="77777777" w:rsidR="002A482E" w:rsidRPr="002E28ED" w:rsidRDefault="00100570">
      <w:pPr>
        <w:pStyle w:val="Heading2"/>
        <w:spacing w:before="105"/>
        <w:ind w:left="0" w:right="177" w:firstLine="0"/>
        <w:rPr>
          <w:rFonts w:ascii="Arial" w:hAnsi="Arial" w:cs="Arial"/>
        </w:rPr>
        <w:pPrChange w:id="18" w:author="Bobby Stojanoski" w:date="2025-05-20T11:03:00Z" w16du:dateUtc="2025-05-20T15:03:00Z">
          <w:pPr>
            <w:pStyle w:val="Heading2"/>
            <w:spacing w:before="105"/>
            <w:ind w:left="0" w:right="177" w:firstLine="0"/>
            <w:jc w:val="center"/>
          </w:pPr>
        </w:pPrChange>
      </w:pPr>
      <w:r w:rsidRPr="002E28ED">
        <w:rPr>
          <w:rFonts w:ascii="Arial" w:hAnsi="Arial" w:cs="Arial"/>
          <w:spacing w:val="-2"/>
          <w:w w:val="105"/>
        </w:rPr>
        <w:lastRenderedPageBreak/>
        <w:t>Acknowledgements</w:t>
      </w:r>
    </w:p>
    <w:p w14:paraId="49BBF77F" w14:textId="77777777" w:rsidR="002A482E" w:rsidRPr="002E28ED" w:rsidRDefault="00100570" w:rsidP="00841C0A">
      <w:pPr>
        <w:pStyle w:val="BodyText"/>
        <w:spacing w:before="385"/>
        <w:ind w:left="120"/>
        <w:rPr>
          <w:rFonts w:ascii="Arial" w:hAnsi="Arial" w:cs="Arial"/>
        </w:rPr>
      </w:pPr>
      <w:r w:rsidRPr="002E28ED">
        <w:rPr>
          <w:rFonts w:ascii="Arial" w:hAnsi="Arial" w:cs="Arial"/>
          <w:spacing w:val="-4"/>
        </w:rPr>
        <w:t>**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Put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your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4"/>
        </w:rPr>
        <w:t>Acknowledgements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here.</w:t>
      </w:r>
      <w:r w:rsidRPr="002E28ED">
        <w:rPr>
          <w:rFonts w:ascii="Arial" w:hAnsi="Arial" w:cs="Arial"/>
          <w:spacing w:val="12"/>
        </w:rPr>
        <w:t xml:space="preserve"> </w:t>
      </w:r>
      <w:r w:rsidRPr="002E28ED">
        <w:rPr>
          <w:rFonts w:ascii="Arial" w:hAnsi="Arial" w:cs="Arial"/>
          <w:spacing w:val="-5"/>
        </w:rPr>
        <w:t>***</w:t>
      </w:r>
    </w:p>
    <w:p w14:paraId="49BBF78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6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7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8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6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7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8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5" w14:textId="77777777" w:rsidR="002A482E" w:rsidRPr="002E28ED" w:rsidRDefault="002A482E" w:rsidP="00841C0A">
      <w:pPr>
        <w:pStyle w:val="BodyText"/>
        <w:spacing w:before="71"/>
        <w:rPr>
          <w:rFonts w:ascii="Arial" w:hAnsi="Arial" w:cs="Arial"/>
        </w:rPr>
      </w:pPr>
    </w:p>
    <w:p w14:paraId="49BBF7A6" w14:textId="77777777" w:rsidR="002A482E" w:rsidRPr="002E28ED" w:rsidRDefault="00100570">
      <w:pPr>
        <w:pStyle w:val="BodyText"/>
        <w:ind w:right="178"/>
        <w:rPr>
          <w:rFonts w:ascii="Arial" w:hAnsi="Arial" w:cs="Arial"/>
        </w:rPr>
        <w:pPrChange w:id="19" w:author="Bobby Stojanoski" w:date="2025-05-20T11:03:00Z" w16du:dateUtc="2025-05-20T15:03:00Z">
          <w:pPr>
            <w:pStyle w:val="BodyText"/>
            <w:ind w:right="178"/>
            <w:jc w:val="center"/>
          </w:pPr>
        </w:pPrChange>
      </w:pPr>
      <w:r w:rsidRPr="002E28ED">
        <w:rPr>
          <w:rFonts w:ascii="Arial" w:hAnsi="Arial" w:cs="Arial"/>
          <w:spacing w:val="-5"/>
        </w:rPr>
        <w:t>iii</w:t>
      </w:r>
    </w:p>
    <w:p w14:paraId="49BBF7A7" w14:textId="77777777" w:rsidR="002A482E" w:rsidRPr="002E28ED" w:rsidRDefault="002A482E">
      <w:pPr>
        <w:rPr>
          <w:rFonts w:ascii="Arial" w:hAnsi="Arial" w:cs="Arial"/>
        </w:rPr>
        <w:sectPr w:rsidR="002A482E" w:rsidRPr="002E28ED">
          <w:pgSz w:w="12240" w:h="15840"/>
          <w:pgMar w:top="1220" w:right="1140" w:bottom="280" w:left="1680" w:header="720" w:footer="720" w:gutter="0"/>
          <w:cols w:space="720"/>
        </w:sectPr>
        <w:pPrChange w:id="20" w:author="Bobby Stojanoski" w:date="2025-05-20T11:03:00Z" w16du:dateUtc="2025-05-20T15:03:00Z">
          <w:pPr>
            <w:jc w:val="center"/>
          </w:pPr>
        </w:pPrChange>
      </w:pPr>
    </w:p>
    <w:p w14:paraId="49BBF7A8" w14:textId="77777777" w:rsidR="002A482E" w:rsidRPr="002E28ED" w:rsidRDefault="002A482E" w:rsidP="00841C0A">
      <w:pPr>
        <w:pStyle w:val="BodyText"/>
        <w:rPr>
          <w:rFonts w:ascii="Arial" w:hAnsi="Arial" w:cs="Arial"/>
          <w:sz w:val="49"/>
        </w:rPr>
      </w:pPr>
    </w:p>
    <w:p w14:paraId="49BBF7A9" w14:textId="77777777" w:rsidR="002A482E" w:rsidRPr="002E28ED" w:rsidRDefault="002A482E" w:rsidP="00841C0A">
      <w:pPr>
        <w:pStyle w:val="BodyText"/>
        <w:spacing w:before="11"/>
        <w:rPr>
          <w:rFonts w:ascii="Arial" w:hAnsi="Arial" w:cs="Arial"/>
          <w:sz w:val="49"/>
        </w:rPr>
      </w:pPr>
    </w:p>
    <w:p w14:paraId="49BBF7AA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r w:rsidRPr="002E28ED">
        <w:rPr>
          <w:rFonts w:ascii="Arial" w:hAnsi="Arial" w:cs="Arial"/>
          <w:spacing w:val="-2"/>
          <w:w w:val="110"/>
        </w:rPr>
        <w:t>Contents</w:t>
      </w:r>
    </w:p>
    <w:p w14:paraId="49BBF7AB" w14:textId="77777777" w:rsidR="002A482E" w:rsidRPr="002E28ED" w:rsidRDefault="002A482E" w:rsidP="00841C0A">
      <w:pPr>
        <w:pStyle w:val="BodyText"/>
        <w:spacing w:before="451"/>
        <w:rPr>
          <w:rFonts w:ascii="Arial" w:hAnsi="Arial" w:cs="Arial"/>
          <w:b/>
          <w:sz w:val="49"/>
        </w:rPr>
      </w:pPr>
    </w:p>
    <w:sdt>
      <w:sdtPr>
        <w:rPr>
          <w:rFonts w:ascii="Arial" w:hAnsi="Arial" w:cs="Arial"/>
        </w:rPr>
        <w:id w:val="1380972464"/>
        <w:docPartObj>
          <w:docPartGallery w:val="Table of Contents"/>
          <w:docPartUnique/>
        </w:docPartObj>
      </w:sdtPr>
      <w:sdtEndPr/>
      <w:sdtContent>
        <w:p w14:paraId="49BBF7AC" w14:textId="77777777" w:rsidR="002A482E" w:rsidRPr="002E28ED" w:rsidRDefault="00100570">
          <w:pPr>
            <w:pStyle w:val="TOC1"/>
            <w:tabs>
              <w:tab w:val="left" w:pos="8850"/>
            </w:tabs>
            <w:ind w:right="178"/>
            <w:jc w:val="left"/>
            <w:rPr>
              <w:rFonts w:ascii="Arial" w:hAnsi="Arial" w:cs="Arial"/>
            </w:rPr>
            <w:pPrChange w:id="21" w:author="Bobby Stojanoski" w:date="2025-05-20T11:03:00Z" w16du:dateUtc="2025-05-20T15:03:00Z">
              <w:pPr>
                <w:pStyle w:val="TOC1"/>
                <w:tabs>
                  <w:tab w:val="left" w:pos="8850"/>
                </w:tabs>
                <w:ind w:right="178"/>
              </w:pPr>
            </w:pPrChange>
          </w:pPr>
          <w:r w:rsidRPr="002E28ED">
            <w:rPr>
              <w:rFonts w:ascii="Arial" w:hAnsi="Arial" w:cs="Arial"/>
            </w:rPr>
            <w:fldChar w:fldCharType="begin"/>
          </w:r>
          <w:r w:rsidRPr="002E28ED">
            <w:rPr>
              <w:rFonts w:ascii="Arial" w:hAnsi="Arial" w:cs="Arial"/>
            </w:rPr>
            <w:instrText>HYPERLINK \l "_bookmark0"</w:instrText>
          </w:r>
          <w:r w:rsidRPr="002E28ED">
            <w:rPr>
              <w:rFonts w:ascii="Arial" w:hAnsi="Arial" w:cs="Arial"/>
            </w:rPr>
          </w:r>
          <w:r w:rsidRPr="002E28ED">
            <w:rPr>
              <w:rFonts w:ascii="Arial" w:hAnsi="Arial" w:cs="Arial"/>
            </w:rPr>
            <w:fldChar w:fldCharType="separate"/>
          </w:r>
          <w:r w:rsidRPr="002E28ED">
            <w:rPr>
              <w:rFonts w:ascii="Arial" w:hAnsi="Arial" w:cs="Arial"/>
              <w:spacing w:val="-2"/>
              <w:w w:val="105"/>
            </w:rPr>
            <w:t>Abstract</w:t>
          </w:r>
          <w:r w:rsidRPr="002E28ED">
            <w:rPr>
              <w:rFonts w:ascii="Arial" w:hAnsi="Arial" w:cs="Arial"/>
            </w:rPr>
            <w:fldChar w:fldCharType="end"/>
          </w:r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5"/>
              <w:w w:val="105"/>
            </w:rPr>
            <w:t>ii</w:t>
          </w:r>
        </w:p>
        <w:p w14:paraId="49BBF7AD" w14:textId="77777777" w:rsidR="002A482E" w:rsidRPr="002E28ED" w:rsidRDefault="00100570">
          <w:pPr>
            <w:pStyle w:val="TOC1"/>
            <w:tabs>
              <w:tab w:val="left" w:pos="8775"/>
            </w:tabs>
            <w:spacing w:before="390"/>
            <w:jc w:val="left"/>
            <w:rPr>
              <w:rFonts w:ascii="Arial" w:hAnsi="Arial" w:cs="Arial"/>
            </w:rPr>
            <w:pPrChange w:id="22" w:author="Bobby Stojanoski" w:date="2025-05-20T11:03:00Z" w16du:dateUtc="2025-05-20T15:03:00Z">
              <w:pPr>
                <w:pStyle w:val="TOC1"/>
                <w:tabs>
                  <w:tab w:val="left" w:pos="8775"/>
                </w:tabs>
                <w:spacing w:before="390"/>
              </w:pPr>
            </w:pPrChange>
          </w:pPr>
          <w:r w:rsidRPr="002E28ED">
            <w:rPr>
              <w:rFonts w:ascii="Arial" w:hAnsi="Arial" w:cs="Arial"/>
            </w:rPr>
            <w:fldChar w:fldCharType="begin"/>
          </w:r>
          <w:r w:rsidRPr="002E28ED">
            <w:rPr>
              <w:rFonts w:ascii="Arial" w:hAnsi="Arial" w:cs="Arial"/>
            </w:rPr>
            <w:instrText>HYPERLINK \l "_bookmark1"</w:instrText>
          </w:r>
          <w:r w:rsidRPr="002E28ED">
            <w:rPr>
              <w:rFonts w:ascii="Arial" w:hAnsi="Arial" w:cs="Arial"/>
            </w:rPr>
          </w:r>
          <w:r w:rsidRPr="002E28ED">
            <w:rPr>
              <w:rFonts w:ascii="Arial" w:hAnsi="Arial" w:cs="Arial"/>
            </w:rPr>
            <w:fldChar w:fldCharType="separate"/>
          </w:r>
          <w:r w:rsidRPr="002E28ED">
            <w:rPr>
              <w:rFonts w:ascii="Arial" w:hAnsi="Arial" w:cs="Arial"/>
              <w:spacing w:val="-2"/>
            </w:rPr>
            <w:t>Acknowledgment</w:t>
          </w:r>
          <w:r w:rsidRPr="002E28ED">
            <w:rPr>
              <w:rFonts w:ascii="Arial" w:hAnsi="Arial" w:cs="Arial"/>
            </w:rPr>
            <w:fldChar w:fldCharType="end"/>
          </w:r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5"/>
            </w:rPr>
            <w:t>iii</w:t>
          </w:r>
        </w:p>
        <w:p w14:paraId="49BBF7AE" w14:textId="77777777" w:rsidR="002A482E" w:rsidRPr="002E28ED" w:rsidRDefault="00100570" w:rsidP="00841C0A">
          <w:pPr>
            <w:pStyle w:val="TOC2"/>
            <w:numPr>
              <w:ilvl w:val="0"/>
              <w:numId w:val="8"/>
            </w:numPr>
            <w:tabs>
              <w:tab w:val="left" w:pos="471"/>
              <w:tab w:val="left" w:pos="8985"/>
            </w:tabs>
            <w:ind w:hanging="351"/>
            <w:rPr>
              <w:rFonts w:ascii="Arial" w:hAnsi="Arial" w:cs="Arial"/>
            </w:rPr>
          </w:pPr>
          <w:hyperlink w:anchor="_bookmark2" w:history="1">
            <w:r w:rsidRPr="002E28ED">
              <w:rPr>
                <w:rFonts w:ascii="Arial" w:hAnsi="Arial" w:cs="Arial"/>
                <w:spacing w:val="-2"/>
                <w:w w:val="110"/>
              </w:rPr>
              <w:t>Introduction</w:t>
            </w:r>
          </w:hyperlink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12"/>
              <w:w w:val="110"/>
            </w:rPr>
            <w:t>1</w:t>
          </w:r>
        </w:p>
        <w:p w14:paraId="49BBF7AF" w14:textId="77777777" w:rsidR="002A482E" w:rsidRPr="002E28ED" w:rsidRDefault="00100570" w:rsidP="00841C0A">
          <w:pPr>
            <w:pStyle w:val="TOC2"/>
            <w:numPr>
              <w:ilvl w:val="0"/>
              <w:numId w:val="8"/>
            </w:numPr>
            <w:tabs>
              <w:tab w:val="left" w:pos="471"/>
              <w:tab w:val="left" w:pos="8984"/>
            </w:tabs>
            <w:ind w:hanging="351"/>
            <w:rPr>
              <w:rFonts w:ascii="Arial" w:hAnsi="Arial" w:cs="Arial"/>
            </w:rPr>
          </w:pPr>
          <w:hyperlink w:anchor="_bookmark3" w:history="1">
            <w:r w:rsidRPr="002E28ED">
              <w:rPr>
                <w:rFonts w:ascii="Arial" w:hAnsi="Arial" w:cs="Arial"/>
                <w:spacing w:val="-2"/>
                <w:w w:val="105"/>
              </w:rPr>
              <w:t>Methodology</w:t>
            </w:r>
          </w:hyperlink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2</w:t>
          </w:r>
        </w:p>
        <w:p w14:paraId="49BBF7B0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pos="9003"/>
            </w:tabs>
            <w:spacing w:before="155"/>
            <w:ind w:hanging="538"/>
            <w:rPr>
              <w:rFonts w:ascii="Arial" w:hAnsi="Arial" w:cs="Arial"/>
            </w:rPr>
          </w:pPr>
          <w:hyperlink w:anchor="_bookmark4" w:history="1">
            <w:r w:rsidRPr="002E28ED">
              <w:rPr>
                <w:rFonts w:ascii="Arial" w:hAnsi="Arial" w:cs="Arial"/>
                <w:w w:val="105"/>
              </w:rPr>
              <w:t>Participants</w:t>
            </w:r>
          </w:hyperlink>
          <w:r w:rsidRPr="002E28ED">
            <w:rPr>
              <w:rFonts w:ascii="Arial" w:hAnsi="Arial" w:cs="Arial"/>
              <w:spacing w:val="53"/>
              <w:w w:val="150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proofErr w:type="gramStart"/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2</w:t>
          </w:r>
        </w:p>
        <w:p w14:paraId="49BBF7B1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pos="9002"/>
            </w:tabs>
            <w:ind w:hanging="538"/>
            <w:rPr>
              <w:rFonts w:ascii="Arial" w:hAnsi="Arial" w:cs="Arial"/>
            </w:rPr>
          </w:pPr>
          <w:hyperlink w:anchor="_bookmark6" w:history="1">
            <w:r w:rsidRPr="002E28ED">
              <w:rPr>
                <w:rFonts w:ascii="Arial" w:hAnsi="Arial" w:cs="Arial"/>
                <w:w w:val="105"/>
              </w:rPr>
              <w:t>Stimuli</w:t>
            </w:r>
          </w:hyperlink>
          <w:r w:rsidRPr="002E28ED">
            <w:rPr>
              <w:rFonts w:ascii="Arial" w:hAnsi="Arial" w:cs="Arial"/>
              <w:spacing w:val="32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proofErr w:type="gramStart"/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3</w:t>
          </w:r>
        </w:p>
        <w:p w14:paraId="49BBF7B2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pos="3502"/>
              <w:tab w:val="left" w:pos="9002"/>
            </w:tabs>
            <w:ind w:hanging="538"/>
            <w:rPr>
              <w:rFonts w:ascii="Arial" w:hAnsi="Arial" w:cs="Arial"/>
            </w:rPr>
          </w:pPr>
          <w:hyperlink w:anchor="_bookmark7" w:history="1">
            <w:r w:rsidRPr="002E28ED">
              <w:rPr>
                <w:rFonts w:ascii="Arial" w:hAnsi="Arial" w:cs="Arial"/>
                <w:spacing w:val="-6"/>
              </w:rPr>
              <w:t>Design</w:t>
            </w:r>
            <w:r w:rsidRPr="002E28ED">
              <w:rPr>
                <w:rFonts w:ascii="Arial" w:hAnsi="Arial" w:cs="Arial"/>
                <w:spacing w:val="-2"/>
              </w:rPr>
              <w:t xml:space="preserve"> </w:t>
            </w:r>
            <w:r w:rsidRPr="002E28ED">
              <w:rPr>
                <w:rFonts w:ascii="Arial" w:hAnsi="Arial" w:cs="Arial"/>
                <w:spacing w:val="-6"/>
              </w:rPr>
              <w:t>and</w:t>
            </w:r>
            <w:r w:rsidRPr="002E28ED">
              <w:rPr>
                <w:rFonts w:ascii="Arial" w:hAnsi="Arial" w:cs="Arial"/>
                <w:spacing w:val="-2"/>
              </w:rPr>
              <w:t xml:space="preserve"> </w:t>
            </w:r>
            <w:r w:rsidRPr="002E28ED">
              <w:rPr>
                <w:rFonts w:ascii="Arial" w:hAnsi="Arial" w:cs="Arial"/>
                <w:spacing w:val="-6"/>
              </w:rPr>
              <w:t>Procedure</w:t>
            </w:r>
          </w:hyperlink>
          <w:r w:rsidRPr="002E28ED">
            <w:rPr>
              <w:rFonts w:ascii="Arial" w:hAnsi="Arial" w:cs="Arial"/>
            </w:rPr>
            <w:tab/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proofErr w:type="gramStart"/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  <w:spacing w:val="-10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</w:rPr>
            <w:t>4</w:t>
          </w:r>
        </w:p>
        <w:p w14:paraId="49BBF7B3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pos="9002"/>
            </w:tabs>
            <w:rPr>
              <w:rFonts w:ascii="Arial" w:hAnsi="Arial" w:cs="Arial"/>
            </w:rPr>
          </w:pPr>
          <w:hyperlink w:anchor="_bookmark8" w:history="1">
            <w:r w:rsidRPr="002E28ED">
              <w:rPr>
                <w:rFonts w:ascii="Arial" w:hAnsi="Arial" w:cs="Arial"/>
                <w:w w:val="105"/>
              </w:rPr>
              <w:t>Design</w:t>
            </w:r>
          </w:hyperlink>
          <w:r w:rsidRPr="002E28ED">
            <w:rPr>
              <w:rFonts w:ascii="Arial" w:hAnsi="Arial" w:cs="Arial"/>
              <w:spacing w:val="6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4</w:t>
          </w:r>
        </w:p>
        <w:p w14:paraId="49BBF7B4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pos="9002"/>
            </w:tabs>
            <w:rPr>
              <w:rFonts w:ascii="Arial" w:hAnsi="Arial" w:cs="Arial"/>
            </w:rPr>
          </w:pPr>
          <w:hyperlink w:anchor="_bookmark9" w:history="1">
            <w:r w:rsidRPr="002E28ED">
              <w:rPr>
                <w:rFonts w:ascii="Arial" w:hAnsi="Arial" w:cs="Arial"/>
                <w:w w:val="105"/>
              </w:rPr>
              <w:t>Procedure</w:t>
            </w:r>
          </w:hyperlink>
          <w:r w:rsidRPr="002E28ED">
            <w:rPr>
              <w:rFonts w:ascii="Arial" w:hAnsi="Arial" w:cs="Arial"/>
              <w:spacing w:val="59"/>
              <w:w w:val="150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3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3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3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proofErr w:type="gramStart"/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5</w:t>
          </w:r>
        </w:p>
        <w:p w14:paraId="49BBF7B5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pos="2948"/>
              <w:tab w:val="left" w:pos="9002"/>
            </w:tabs>
            <w:ind w:hanging="538"/>
            <w:rPr>
              <w:rFonts w:ascii="Arial" w:hAnsi="Arial" w:cs="Arial"/>
            </w:rPr>
          </w:pPr>
          <w:hyperlink w:anchor="_bookmark12" w:history="1">
            <w:r w:rsidRPr="002E28ED">
              <w:rPr>
                <w:rFonts w:ascii="Arial" w:hAnsi="Arial" w:cs="Arial"/>
                <w:spacing w:val="-2"/>
                <w:w w:val="105"/>
              </w:rPr>
              <w:t>Data</w:t>
            </w:r>
            <w:r w:rsidRPr="002E28ED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  <w:w w:val="105"/>
              </w:rPr>
              <w:t>Acquisition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proofErr w:type="gramStart"/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7</w:t>
          </w:r>
        </w:p>
        <w:p w14:paraId="49BBF7B6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leader="dot" w:pos="8886"/>
            </w:tabs>
            <w:spacing w:before="155"/>
            <w:ind w:hanging="538"/>
            <w:rPr>
              <w:rFonts w:ascii="Arial" w:hAnsi="Arial" w:cs="Arial"/>
            </w:rPr>
          </w:pPr>
          <w:hyperlink w:anchor="_bookmark14" w:history="1">
            <w:r w:rsidRPr="002E28ED">
              <w:rPr>
                <w:rFonts w:ascii="Arial" w:hAnsi="Arial" w:cs="Arial"/>
                <w:spacing w:val="-2"/>
              </w:rPr>
              <w:t>Analysis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10</w:t>
          </w:r>
        </w:p>
        <w:p w14:paraId="49BBF7B7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rPr>
              <w:rFonts w:ascii="Arial" w:hAnsi="Arial" w:cs="Arial"/>
            </w:rPr>
          </w:pPr>
          <w:hyperlink w:anchor="_bookmark15" w:history="1">
            <w:r w:rsidRPr="002E28ED">
              <w:rPr>
                <w:rFonts w:ascii="Arial" w:hAnsi="Arial" w:cs="Arial"/>
                <w:w w:val="90"/>
              </w:rPr>
              <w:t>Preprocessing</w:t>
            </w:r>
            <w:r w:rsidRPr="002E28ED">
              <w:rPr>
                <w:rFonts w:ascii="Arial" w:hAnsi="Arial" w:cs="Arial"/>
                <w:spacing w:val="61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Steps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10</w:t>
          </w:r>
        </w:p>
        <w:p w14:paraId="49BBF7B8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rPr>
              <w:rFonts w:ascii="Arial" w:hAnsi="Arial" w:cs="Arial"/>
            </w:rPr>
          </w:pPr>
          <w:hyperlink w:anchor="_bookmark17" w:history="1">
            <w:r w:rsidRPr="002E28ED">
              <w:rPr>
                <w:rFonts w:ascii="Arial" w:hAnsi="Arial" w:cs="Arial"/>
                <w:spacing w:val="-2"/>
              </w:rPr>
              <w:t>Epochs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12</w:t>
          </w:r>
        </w:p>
        <w:p w14:paraId="49BBF7B9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rPr>
              <w:rFonts w:ascii="Arial" w:hAnsi="Arial" w:cs="Arial"/>
            </w:rPr>
          </w:pPr>
          <w:hyperlink w:anchor="_bookmark18" w:history="1">
            <w:r w:rsidRPr="002E28ED">
              <w:rPr>
                <w:rFonts w:ascii="Arial" w:hAnsi="Arial" w:cs="Arial"/>
                <w:spacing w:val="-2"/>
              </w:rPr>
              <w:t>General</w:t>
            </w:r>
            <w:r w:rsidRPr="002E28ED">
              <w:rPr>
                <w:rFonts w:ascii="Arial" w:hAnsi="Arial" w:cs="Arial"/>
                <w:spacing w:val="-7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Linear</w:t>
            </w:r>
            <w:r w:rsidRPr="002E28ED">
              <w:rPr>
                <w:rFonts w:ascii="Arial" w:hAnsi="Arial" w:cs="Arial"/>
                <w:spacing w:val="-7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Model</w:t>
            </w:r>
            <w:r w:rsidRPr="002E28ED">
              <w:rPr>
                <w:rFonts w:ascii="Arial" w:hAnsi="Arial" w:cs="Arial"/>
                <w:spacing w:val="-7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(GLM)</w:t>
            </w:r>
            <w:r w:rsidRPr="002E28ED">
              <w:rPr>
                <w:rFonts w:ascii="Arial" w:hAnsi="Arial" w:cs="Arial"/>
                <w:spacing w:val="-7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Analysis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12</w:t>
          </w:r>
        </w:p>
        <w:p w14:paraId="49BBF7BA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rPr>
              <w:rFonts w:ascii="Arial" w:hAnsi="Arial" w:cs="Arial"/>
            </w:rPr>
          </w:pPr>
          <w:hyperlink w:anchor="_bookmark21" w:history="1">
            <w:r w:rsidRPr="002E28ED">
              <w:rPr>
                <w:rFonts w:ascii="Arial" w:hAnsi="Arial" w:cs="Arial"/>
                <w:spacing w:val="-4"/>
              </w:rPr>
              <w:t>Functional Connectivity</w:t>
            </w:r>
            <w:r w:rsidRPr="002E28ED">
              <w:rPr>
                <w:rFonts w:ascii="Arial" w:hAnsi="Arial" w:cs="Arial"/>
                <w:spacing w:val="-3"/>
              </w:rPr>
              <w:t xml:space="preserve"> </w:t>
            </w:r>
            <w:r w:rsidRPr="002E28ED">
              <w:rPr>
                <w:rFonts w:ascii="Arial" w:hAnsi="Arial" w:cs="Arial"/>
                <w:spacing w:val="-4"/>
              </w:rPr>
              <w:t>Analysis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14</w:t>
          </w:r>
        </w:p>
        <w:p w14:paraId="49BBF7BB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spacing w:before="155"/>
            <w:rPr>
              <w:rFonts w:ascii="Arial" w:hAnsi="Arial" w:cs="Arial"/>
            </w:rPr>
          </w:pPr>
          <w:hyperlink w:anchor="_bookmark23" w:history="1">
            <w:r w:rsidRPr="002E28ED">
              <w:rPr>
                <w:rFonts w:ascii="Arial" w:hAnsi="Arial" w:cs="Arial"/>
                <w:spacing w:val="-6"/>
              </w:rPr>
              <w:t>Memory</w:t>
            </w:r>
            <w:r w:rsidRPr="002E28ED">
              <w:rPr>
                <w:rFonts w:ascii="Arial" w:hAnsi="Arial" w:cs="Arial"/>
                <w:spacing w:val="-5"/>
              </w:rPr>
              <w:t xml:space="preserve"> </w:t>
            </w:r>
            <w:r w:rsidRPr="002E28ED">
              <w:rPr>
                <w:rFonts w:ascii="Arial" w:hAnsi="Arial" w:cs="Arial"/>
                <w:spacing w:val="-6"/>
              </w:rPr>
              <w:t>Task</w:t>
            </w:r>
            <w:r w:rsidRPr="002E28ED">
              <w:rPr>
                <w:rFonts w:ascii="Arial" w:hAnsi="Arial" w:cs="Arial"/>
                <w:spacing w:val="-4"/>
              </w:rPr>
              <w:t xml:space="preserve"> </w:t>
            </w:r>
            <w:r w:rsidRPr="002E28ED">
              <w:rPr>
                <w:rFonts w:ascii="Arial" w:hAnsi="Arial" w:cs="Arial"/>
                <w:spacing w:val="-6"/>
              </w:rPr>
              <w:t>Analysis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17</w:t>
          </w:r>
        </w:p>
        <w:p w14:paraId="49BBF7BC" w14:textId="77777777" w:rsidR="002A482E" w:rsidRPr="002E28ED" w:rsidRDefault="00100570" w:rsidP="00841C0A">
          <w:pPr>
            <w:pStyle w:val="TOC2"/>
            <w:numPr>
              <w:ilvl w:val="0"/>
              <w:numId w:val="8"/>
            </w:numPr>
            <w:tabs>
              <w:tab w:val="left" w:pos="471"/>
              <w:tab w:val="left" w:pos="8850"/>
            </w:tabs>
            <w:ind w:hanging="351"/>
            <w:rPr>
              <w:rFonts w:ascii="Arial" w:hAnsi="Arial" w:cs="Arial"/>
            </w:rPr>
          </w:pPr>
          <w:hyperlink w:anchor="_bookmark25" w:history="1">
            <w:r w:rsidRPr="002E28ED">
              <w:rPr>
                <w:rFonts w:ascii="Arial" w:hAnsi="Arial" w:cs="Arial"/>
                <w:spacing w:val="-2"/>
                <w:w w:val="110"/>
              </w:rPr>
              <w:t>Results</w:t>
            </w:r>
          </w:hyperlink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5"/>
              <w:w w:val="110"/>
            </w:rPr>
            <w:t>20</w:t>
          </w:r>
        </w:p>
      </w:sdtContent>
    </w:sdt>
    <w:p w14:paraId="49BBF7B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B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BF" w14:textId="77777777" w:rsidR="002A482E" w:rsidRPr="002E28ED" w:rsidRDefault="002A482E" w:rsidP="00841C0A">
      <w:pPr>
        <w:pStyle w:val="BodyText"/>
        <w:spacing w:before="36"/>
        <w:rPr>
          <w:rFonts w:ascii="Arial" w:hAnsi="Arial" w:cs="Arial"/>
          <w:b/>
        </w:rPr>
      </w:pPr>
    </w:p>
    <w:p w14:paraId="49BBF7C0" w14:textId="77777777" w:rsidR="002A482E" w:rsidRPr="002E28ED" w:rsidRDefault="00100570">
      <w:pPr>
        <w:pStyle w:val="BodyText"/>
        <w:spacing w:before="1"/>
        <w:ind w:right="178"/>
        <w:rPr>
          <w:rFonts w:ascii="Arial" w:hAnsi="Arial" w:cs="Arial"/>
        </w:rPr>
        <w:pPrChange w:id="23" w:author="Bobby Stojanoski" w:date="2025-05-20T11:03:00Z" w16du:dateUtc="2025-05-20T15:03:00Z">
          <w:pPr>
            <w:pStyle w:val="BodyText"/>
            <w:spacing w:before="1"/>
            <w:ind w:right="178"/>
            <w:jc w:val="center"/>
          </w:pPr>
        </w:pPrChange>
      </w:pPr>
      <w:r w:rsidRPr="002E28ED">
        <w:rPr>
          <w:rFonts w:ascii="Arial" w:hAnsi="Arial" w:cs="Arial"/>
          <w:spacing w:val="-5"/>
        </w:rPr>
        <w:t>iv</w:t>
      </w:r>
    </w:p>
    <w:p w14:paraId="49BBF7C1" w14:textId="77777777" w:rsidR="002A482E" w:rsidRPr="002E28ED" w:rsidRDefault="002A482E">
      <w:pPr>
        <w:rPr>
          <w:rFonts w:ascii="Arial" w:hAnsi="Arial" w:cs="Arial"/>
        </w:rPr>
        <w:sectPr w:rsidR="002A482E" w:rsidRPr="002E28ED">
          <w:pgSz w:w="12240" w:h="15840"/>
          <w:pgMar w:top="1820" w:right="1140" w:bottom="280" w:left="1680" w:header="720" w:footer="720" w:gutter="0"/>
          <w:cols w:space="720"/>
        </w:sectPr>
        <w:pPrChange w:id="24" w:author="Bobby Stojanoski" w:date="2025-05-20T11:03:00Z" w16du:dateUtc="2025-05-20T15:03:00Z">
          <w:pPr>
            <w:jc w:val="center"/>
          </w:pPr>
        </w:pPrChange>
      </w:pPr>
    </w:p>
    <w:p w14:paraId="49BBF7C2" w14:textId="77777777" w:rsidR="002A482E" w:rsidRPr="002E28ED" w:rsidRDefault="00100570" w:rsidP="00841C0A">
      <w:pPr>
        <w:pStyle w:val="Heading4"/>
        <w:numPr>
          <w:ilvl w:val="0"/>
          <w:numId w:val="8"/>
        </w:numPr>
        <w:tabs>
          <w:tab w:val="left" w:pos="471"/>
          <w:tab w:val="left" w:pos="8851"/>
        </w:tabs>
        <w:spacing w:before="107"/>
        <w:ind w:hanging="351"/>
        <w:rPr>
          <w:rFonts w:ascii="Arial" w:hAnsi="Arial" w:cs="Arial"/>
        </w:rPr>
      </w:pPr>
      <w:hyperlink w:anchor="_bookmark26" w:history="1">
        <w:r w:rsidRPr="002E28ED">
          <w:rPr>
            <w:rFonts w:ascii="Arial" w:hAnsi="Arial" w:cs="Arial"/>
            <w:spacing w:val="-2"/>
            <w:w w:val="105"/>
          </w:rPr>
          <w:t>Discussion</w:t>
        </w:r>
      </w:hyperlink>
      <w:r w:rsidRPr="002E28ED">
        <w:rPr>
          <w:rFonts w:ascii="Arial" w:hAnsi="Arial" w:cs="Arial"/>
          <w:b w:val="0"/>
        </w:rPr>
        <w:tab/>
      </w:r>
      <w:r w:rsidRPr="002E28ED">
        <w:rPr>
          <w:rFonts w:ascii="Arial" w:hAnsi="Arial" w:cs="Arial"/>
          <w:spacing w:val="-7"/>
          <w:w w:val="105"/>
        </w:rPr>
        <w:t>21</w:t>
      </w:r>
    </w:p>
    <w:p w14:paraId="49BBF7C3" w14:textId="77777777" w:rsidR="002A482E" w:rsidRPr="002E28ED" w:rsidRDefault="00100570">
      <w:pPr>
        <w:tabs>
          <w:tab w:val="left" w:pos="8731"/>
        </w:tabs>
        <w:spacing w:before="390"/>
        <w:ind w:right="177"/>
        <w:rPr>
          <w:rFonts w:ascii="Arial" w:hAnsi="Arial" w:cs="Arial"/>
          <w:b/>
          <w:sz w:val="24"/>
        </w:rPr>
        <w:pPrChange w:id="25" w:author="Bobby Stojanoski" w:date="2025-05-20T11:03:00Z" w16du:dateUtc="2025-05-20T15:03:00Z">
          <w:pPr>
            <w:tabs>
              <w:tab w:val="left" w:pos="8731"/>
            </w:tabs>
            <w:spacing w:before="390"/>
            <w:ind w:right="177"/>
            <w:jc w:val="center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b/>
          <w:spacing w:val="-2"/>
          <w:w w:val="110"/>
          <w:sz w:val="24"/>
        </w:rPr>
        <w:t>Bibliography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ab/>
      </w:r>
      <w:r w:rsidRPr="002E28ED">
        <w:rPr>
          <w:rFonts w:ascii="Arial" w:hAnsi="Arial" w:cs="Arial"/>
          <w:b/>
          <w:spacing w:val="-5"/>
          <w:w w:val="110"/>
          <w:sz w:val="24"/>
        </w:rPr>
        <w:t>21</w:t>
      </w:r>
    </w:p>
    <w:p w14:paraId="49BBF7C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9" w14:textId="77777777" w:rsidR="002A482E" w:rsidRPr="002E28ED" w:rsidRDefault="002A482E" w:rsidP="00841C0A">
      <w:pPr>
        <w:pStyle w:val="BodyText"/>
        <w:spacing w:before="99"/>
        <w:rPr>
          <w:rFonts w:ascii="Arial" w:hAnsi="Arial" w:cs="Arial"/>
          <w:b/>
        </w:rPr>
      </w:pPr>
    </w:p>
    <w:p w14:paraId="49BBF7EA" w14:textId="77777777" w:rsidR="002A482E" w:rsidRPr="002E28ED" w:rsidRDefault="00100570">
      <w:pPr>
        <w:pStyle w:val="BodyText"/>
        <w:ind w:right="177"/>
        <w:rPr>
          <w:rFonts w:ascii="Arial" w:hAnsi="Arial" w:cs="Arial"/>
        </w:rPr>
        <w:pPrChange w:id="26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10"/>
        </w:rPr>
        <w:t>v</w:t>
      </w:r>
    </w:p>
    <w:p w14:paraId="49BBF7EB" w14:textId="77777777" w:rsidR="002A482E" w:rsidRPr="002E28ED" w:rsidRDefault="002A482E">
      <w:pPr>
        <w:rPr>
          <w:rFonts w:ascii="Arial" w:hAnsi="Arial" w:cs="Arial"/>
        </w:rPr>
        <w:sectPr w:rsidR="002A482E" w:rsidRPr="002E28ED">
          <w:pgSz w:w="12240" w:h="15840"/>
          <w:pgMar w:top="1320" w:right="1140" w:bottom="280" w:left="1680" w:header="720" w:footer="720" w:gutter="0"/>
          <w:cols w:space="720"/>
        </w:sectPr>
        <w:pPrChange w:id="27" w:author="Bobby Stojanoski" w:date="2025-05-20T11:03:00Z" w16du:dateUtc="2025-05-20T15:03:00Z">
          <w:pPr>
            <w:jc w:val="center"/>
          </w:pPr>
        </w:pPrChange>
      </w:pPr>
    </w:p>
    <w:p w14:paraId="49BBF7EC" w14:textId="77777777" w:rsidR="002A482E" w:rsidRPr="002E28ED" w:rsidRDefault="002A482E" w:rsidP="00841C0A">
      <w:pPr>
        <w:pStyle w:val="BodyText"/>
        <w:rPr>
          <w:rFonts w:ascii="Arial" w:hAnsi="Arial" w:cs="Arial"/>
          <w:sz w:val="49"/>
        </w:rPr>
      </w:pPr>
    </w:p>
    <w:p w14:paraId="49BBF7ED" w14:textId="77777777" w:rsidR="002A482E" w:rsidRPr="002E28ED" w:rsidRDefault="002A482E" w:rsidP="00841C0A">
      <w:pPr>
        <w:pStyle w:val="BodyText"/>
        <w:spacing w:before="11"/>
        <w:rPr>
          <w:rFonts w:ascii="Arial" w:hAnsi="Arial" w:cs="Arial"/>
          <w:sz w:val="49"/>
        </w:rPr>
      </w:pPr>
    </w:p>
    <w:p w14:paraId="49BBF7EE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r w:rsidRPr="002E28ED">
        <w:rPr>
          <w:rFonts w:ascii="Arial" w:hAnsi="Arial" w:cs="Arial"/>
          <w:w w:val="105"/>
        </w:rPr>
        <w:t>List</w:t>
      </w:r>
      <w:r w:rsidRPr="002E28ED">
        <w:rPr>
          <w:rFonts w:ascii="Arial" w:hAnsi="Arial" w:cs="Arial"/>
          <w:spacing w:val="56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of</w:t>
      </w:r>
      <w:r w:rsidRPr="002E28ED">
        <w:rPr>
          <w:rFonts w:ascii="Arial" w:hAnsi="Arial" w:cs="Arial"/>
          <w:spacing w:val="56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Tables</w:t>
      </w:r>
    </w:p>
    <w:p w14:paraId="49BBF7E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10" w14:textId="77777777" w:rsidR="002A482E" w:rsidRPr="002E28ED" w:rsidRDefault="002A482E" w:rsidP="00841C0A">
      <w:pPr>
        <w:pStyle w:val="BodyText"/>
        <w:spacing w:before="45"/>
        <w:rPr>
          <w:rFonts w:ascii="Arial" w:hAnsi="Arial" w:cs="Arial"/>
          <w:b/>
        </w:rPr>
      </w:pPr>
    </w:p>
    <w:p w14:paraId="49BBF811" w14:textId="77777777" w:rsidR="002A482E" w:rsidRPr="002E28ED" w:rsidRDefault="00100570">
      <w:pPr>
        <w:pStyle w:val="BodyText"/>
        <w:ind w:right="177"/>
        <w:rPr>
          <w:rFonts w:ascii="Arial" w:hAnsi="Arial" w:cs="Arial"/>
        </w:rPr>
        <w:pPrChange w:id="28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vi</w:t>
      </w:r>
    </w:p>
    <w:p w14:paraId="49BBF812" w14:textId="77777777" w:rsidR="002A482E" w:rsidRPr="002E28ED" w:rsidRDefault="002A482E">
      <w:pPr>
        <w:rPr>
          <w:rFonts w:ascii="Arial" w:hAnsi="Arial" w:cs="Arial"/>
        </w:rPr>
        <w:sectPr w:rsidR="002A482E" w:rsidRPr="002E28ED">
          <w:pgSz w:w="12240" w:h="15840"/>
          <w:pgMar w:top="1820" w:right="1140" w:bottom="280" w:left="1680" w:header="720" w:footer="720" w:gutter="0"/>
          <w:cols w:space="720"/>
        </w:sectPr>
        <w:pPrChange w:id="29" w:author="Bobby Stojanoski" w:date="2025-05-20T11:03:00Z" w16du:dateUtc="2025-05-20T15:03:00Z">
          <w:pPr>
            <w:jc w:val="center"/>
          </w:pPr>
        </w:pPrChange>
      </w:pPr>
    </w:p>
    <w:p w14:paraId="49BBF813" w14:textId="77777777" w:rsidR="002A482E" w:rsidRPr="002E28ED" w:rsidRDefault="002A482E" w:rsidP="00841C0A">
      <w:pPr>
        <w:pStyle w:val="BodyText"/>
        <w:rPr>
          <w:rFonts w:ascii="Arial" w:hAnsi="Arial" w:cs="Arial"/>
          <w:sz w:val="49"/>
        </w:rPr>
      </w:pPr>
    </w:p>
    <w:p w14:paraId="49BBF814" w14:textId="77777777" w:rsidR="002A482E" w:rsidRPr="002E28ED" w:rsidRDefault="002A482E" w:rsidP="00841C0A">
      <w:pPr>
        <w:pStyle w:val="BodyText"/>
        <w:spacing w:before="11"/>
        <w:rPr>
          <w:rFonts w:ascii="Arial" w:hAnsi="Arial" w:cs="Arial"/>
          <w:sz w:val="49"/>
        </w:rPr>
      </w:pPr>
    </w:p>
    <w:p w14:paraId="49BBF815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r w:rsidRPr="002E28ED">
        <w:rPr>
          <w:rFonts w:ascii="Arial" w:hAnsi="Arial" w:cs="Arial"/>
          <w:w w:val="105"/>
        </w:rPr>
        <w:t>List</w:t>
      </w:r>
      <w:r w:rsidRPr="002E28ED">
        <w:rPr>
          <w:rFonts w:ascii="Arial" w:hAnsi="Arial" w:cs="Arial"/>
          <w:spacing w:val="56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of</w:t>
      </w:r>
      <w:r w:rsidRPr="002E28ED">
        <w:rPr>
          <w:rFonts w:ascii="Arial" w:hAnsi="Arial" w:cs="Arial"/>
          <w:spacing w:val="56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Figures</w:t>
      </w:r>
    </w:p>
    <w:p w14:paraId="49BBF816" w14:textId="77777777" w:rsidR="002A482E" w:rsidRPr="002E28ED" w:rsidRDefault="002A482E" w:rsidP="00841C0A">
      <w:pPr>
        <w:pStyle w:val="BodyText"/>
        <w:spacing w:before="217"/>
        <w:rPr>
          <w:rFonts w:ascii="Arial" w:hAnsi="Arial" w:cs="Arial"/>
          <w:b/>
          <w:sz w:val="49"/>
        </w:rPr>
      </w:pPr>
    </w:p>
    <w:p w14:paraId="49BBF817" w14:textId="77777777" w:rsidR="002A482E" w:rsidRPr="002E28ED" w:rsidRDefault="00100570" w:rsidP="00841C0A">
      <w:pPr>
        <w:pStyle w:val="ListParagraph"/>
        <w:numPr>
          <w:ilvl w:val="1"/>
          <w:numId w:val="7"/>
        </w:numPr>
        <w:tabs>
          <w:tab w:val="left" w:pos="1009"/>
          <w:tab w:val="left" w:pos="9002"/>
        </w:tabs>
        <w:spacing w:line="355" w:lineRule="auto"/>
        <w:ind w:right="297"/>
        <w:rPr>
          <w:rFonts w:ascii="Arial" w:hAnsi="Arial" w:cs="Arial"/>
          <w:sz w:val="24"/>
        </w:rPr>
      </w:pPr>
      <w:hyperlink w:anchor="_bookmark5" w:history="1">
        <w:r w:rsidRPr="002E28ED">
          <w:rPr>
            <w:rFonts w:ascii="Arial" w:hAnsi="Arial" w:cs="Arial"/>
            <w:sz w:val="24"/>
          </w:rPr>
          <w:t xml:space="preserve">Percentage of Channels where SCI </w:t>
        </w:r>
        <w:r w:rsidRPr="002E28ED">
          <w:rPr>
            <w:rFonts w:ascii="Arial" w:hAnsi="Arial" w:cs="Arial"/>
            <w:i/>
            <w:sz w:val="24"/>
          </w:rPr>
          <w:t xml:space="preserve">&gt; </w:t>
        </w:r>
        <w:r w:rsidRPr="002E28ED">
          <w:rPr>
            <w:rFonts w:ascii="Arial" w:hAnsi="Arial" w:cs="Arial"/>
            <w:sz w:val="24"/>
          </w:rPr>
          <w:t xml:space="preserve">0.5 for </w:t>
        </w:r>
        <w:r w:rsidRPr="002E28ED">
          <w:rPr>
            <w:rFonts w:ascii="Arial" w:hAnsi="Arial" w:cs="Arial"/>
            <w:i/>
            <w:sz w:val="24"/>
          </w:rPr>
          <w:t xml:space="preserve">&gt; </w:t>
        </w:r>
        <w:r w:rsidRPr="002E28ED">
          <w:rPr>
            <w:rFonts w:ascii="Arial" w:hAnsi="Arial" w:cs="Arial"/>
            <w:sz w:val="24"/>
          </w:rPr>
          <w:t>70% of the windows.</w:t>
        </w:r>
        <w:r w:rsidRPr="002E28ED">
          <w:rPr>
            <w:rFonts w:ascii="Arial" w:hAnsi="Arial" w:cs="Arial"/>
            <w:spacing w:val="35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The</w:t>
        </w:r>
      </w:hyperlink>
      <w:r w:rsidRPr="002E28ED">
        <w:rPr>
          <w:rFonts w:ascii="Arial" w:hAnsi="Arial" w:cs="Arial"/>
          <w:sz w:val="24"/>
        </w:rPr>
        <w:t xml:space="preserve"> </w:t>
      </w:r>
      <w:hyperlink w:anchor="_bookmark5" w:history="1">
        <w:r w:rsidRPr="002E28ED">
          <w:rPr>
            <w:rFonts w:ascii="Arial" w:hAnsi="Arial" w:cs="Arial"/>
            <w:sz w:val="24"/>
          </w:rPr>
          <w:t>green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dashed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line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represents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the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threshold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of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70%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of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windows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that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each</w:t>
        </w:r>
      </w:hyperlink>
      <w:r w:rsidRPr="002E28ED">
        <w:rPr>
          <w:rFonts w:ascii="Arial" w:hAnsi="Arial" w:cs="Arial"/>
          <w:sz w:val="24"/>
        </w:rPr>
        <w:t xml:space="preserve"> </w:t>
      </w:r>
      <w:hyperlink w:anchor="_bookmark5" w:history="1">
        <w:r w:rsidRPr="002E28ED">
          <w:rPr>
            <w:rFonts w:ascii="Arial" w:hAnsi="Arial" w:cs="Arial"/>
            <w:sz w:val="24"/>
          </w:rPr>
          <w:t>participant must meet to be included in the analysis.</w:t>
        </w:r>
      </w:hyperlink>
      <w:r w:rsidRPr="002E28ED">
        <w:rPr>
          <w:rFonts w:ascii="Arial" w:hAnsi="Arial" w:cs="Arial"/>
          <w:spacing w:val="8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proofErr w:type="gramStart"/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proofErr w:type="gramEnd"/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z w:val="24"/>
        </w:rPr>
        <w:tab/>
      </w:r>
      <w:r w:rsidRPr="002E28ED">
        <w:rPr>
          <w:rFonts w:ascii="Arial" w:hAnsi="Arial" w:cs="Arial"/>
          <w:spacing w:val="-10"/>
          <w:sz w:val="24"/>
        </w:rPr>
        <w:t>3</w:t>
      </w:r>
    </w:p>
    <w:p w14:paraId="49BBF818" w14:textId="77777777" w:rsidR="002A482E" w:rsidRPr="002E28ED" w:rsidRDefault="00100570">
      <w:pPr>
        <w:pStyle w:val="ListParagraph"/>
        <w:numPr>
          <w:ilvl w:val="1"/>
          <w:numId w:val="7"/>
        </w:numPr>
        <w:tabs>
          <w:tab w:val="left" w:pos="1006"/>
          <w:tab w:val="left" w:pos="1009"/>
        </w:tabs>
        <w:spacing w:before="1" w:line="355" w:lineRule="auto"/>
        <w:ind w:right="894"/>
        <w:rPr>
          <w:rFonts w:ascii="Arial" w:hAnsi="Arial" w:cs="Arial"/>
          <w:sz w:val="24"/>
        </w:rPr>
        <w:pPrChange w:id="30" w:author="Bobby Stojanoski" w:date="2025-05-20T11:03:00Z" w16du:dateUtc="2025-05-20T15:03:00Z">
          <w:pPr>
            <w:pStyle w:val="ListParagraph"/>
            <w:numPr>
              <w:ilvl w:val="1"/>
              <w:numId w:val="7"/>
            </w:numPr>
            <w:tabs>
              <w:tab w:val="left" w:pos="1006"/>
              <w:tab w:val="left" w:pos="1009"/>
            </w:tabs>
            <w:spacing w:before="1" w:line="355" w:lineRule="auto"/>
            <w:ind w:left="1009" w:right="894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  <w:sz w:val="24"/>
        </w:rPr>
        <w:t>Participants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viewed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56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blocks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of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8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faces,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each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block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being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either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all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real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or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all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virtual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faces.</w:t>
      </w:r>
      <w:r w:rsidRPr="002E28ED">
        <w:rPr>
          <w:rFonts w:ascii="Arial" w:hAnsi="Arial" w:cs="Arial"/>
          <w:spacing w:val="1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Every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face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in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block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displayed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same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emotional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ex-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  <w:sz w:val="24"/>
        </w:rPr>
        <w:t>pression, one of:</w:t>
      </w:r>
      <w:r w:rsidRPr="002E28ED">
        <w:rPr>
          <w:rFonts w:ascii="Arial" w:hAnsi="Arial" w:cs="Arial"/>
          <w:spacing w:val="22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anger, disgust, fear, happiness, sadness, surprise, neutral.</w:t>
      </w:r>
      <w:r w:rsidRPr="002E28ED">
        <w:rPr>
          <w:rFonts w:ascii="Arial" w:hAnsi="Arial" w:cs="Arial"/>
        </w:rPr>
        <w:fldChar w:fldCharType="end"/>
      </w:r>
    </w:p>
    <w:p w14:paraId="49BBF819" w14:textId="77777777" w:rsidR="002A482E" w:rsidRPr="002E28ED" w:rsidRDefault="00100570">
      <w:pPr>
        <w:pStyle w:val="BodyText"/>
        <w:spacing w:before="1"/>
        <w:ind w:left="1102"/>
        <w:rPr>
          <w:rFonts w:ascii="Arial" w:hAnsi="Arial" w:cs="Arial"/>
        </w:rPr>
        <w:pPrChange w:id="31" w:author="Bobby Stojanoski" w:date="2025-05-20T11:03:00Z" w16du:dateUtc="2025-05-20T15:03:00Z">
          <w:pPr>
            <w:pStyle w:val="BodyText"/>
            <w:spacing w:before="1"/>
            <w:ind w:left="1102"/>
            <w:jc w:val="both"/>
          </w:pPr>
        </w:pPrChange>
      </w:pP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8"/>
          <w:w w:val="150"/>
        </w:rPr>
        <w:t xml:space="preserve">   </w:t>
      </w:r>
      <w:r w:rsidRPr="002E28ED">
        <w:rPr>
          <w:rFonts w:ascii="Arial" w:hAnsi="Arial" w:cs="Arial"/>
          <w:spacing w:val="-10"/>
          <w:w w:val="110"/>
        </w:rPr>
        <w:t>6</w:t>
      </w:r>
    </w:p>
    <w:p w14:paraId="49BBF81A" w14:textId="77777777" w:rsidR="002A482E" w:rsidRPr="002E28ED" w:rsidRDefault="00100570">
      <w:pPr>
        <w:pStyle w:val="ListParagraph"/>
        <w:numPr>
          <w:ilvl w:val="1"/>
          <w:numId w:val="7"/>
        </w:numPr>
        <w:tabs>
          <w:tab w:val="left" w:pos="1006"/>
          <w:tab w:val="left" w:pos="1009"/>
        </w:tabs>
        <w:spacing w:before="156" w:line="355" w:lineRule="auto"/>
        <w:ind w:right="893"/>
        <w:rPr>
          <w:rFonts w:ascii="Arial" w:hAnsi="Arial" w:cs="Arial"/>
          <w:sz w:val="24"/>
        </w:rPr>
        <w:pPrChange w:id="32" w:author="Bobby Stojanoski" w:date="2025-05-20T11:03:00Z" w16du:dateUtc="2025-05-20T15:03:00Z">
          <w:pPr>
            <w:pStyle w:val="ListParagraph"/>
            <w:numPr>
              <w:ilvl w:val="1"/>
              <w:numId w:val="7"/>
            </w:numPr>
            <w:tabs>
              <w:tab w:val="left" w:pos="1006"/>
              <w:tab w:val="left" w:pos="1009"/>
            </w:tabs>
            <w:spacing w:before="156" w:line="355" w:lineRule="auto"/>
            <w:ind w:left="1009" w:right="893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Depictions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high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density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32x32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optode</w:t>
      </w:r>
      <w:proofErr w:type="spellEnd"/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montage.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Red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circles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repre</w:t>
      </w:r>
      <w:proofErr w:type="spellEnd"/>
      <w:r w:rsidRPr="002E28ED">
        <w:rPr>
          <w:rFonts w:ascii="Arial" w:hAnsi="Arial" w:cs="Arial"/>
          <w:sz w:val="24"/>
        </w:rPr>
        <w:t>-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  <w:sz w:val="24"/>
        </w:rPr>
        <w:t xml:space="preserve">sent sources, blue circles represent detectors, purple lines represent </w:t>
      </w:r>
      <w:proofErr w:type="spellStart"/>
      <w:r w:rsidRPr="002E28ED">
        <w:rPr>
          <w:rFonts w:ascii="Arial" w:hAnsi="Arial" w:cs="Arial"/>
          <w:spacing w:val="-4"/>
          <w:sz w:val="24"/>
        </w:rPr>
        <w:t>chan</w:t>
      </w:r>
      <w:proofErr w:type="spellEnd"/>
      <w:r w:rsidRPr="002E28ED">
        <w:rPr>
          <w:rFonts w:ascii="Arial" w:hAnsi="Arial" w:cs="Arial"/>
          <w:spacing w:val="-4"/>
          <w:sz w:val="24"/>
        </w:rPr>
        <w:t>-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proofErr w:type="spellStart"/>
      <w:r w:rsidRPr="002E28ED">
        <w:rPr>
          <w:rFonts w:ascii="Arial" w:hAnsi="Arial" w:cs="Arial"/>
          <w:spacing w:val="-2"/>
          <w:sz w:val="24"/>
        </w:rPr>
        <w:t>nels</w:t>
      </w:r>
      <w:proofErr w:type="spellEnd"/>
      <w:r w:rsidRPr="002E28ED">
        <w:rPr>
          <w:rFonts w:ascii="Arial" w:hAnsi="Arial" w:cs="Arial"/>
          <w:spacing w:val="-2"/>
          <w:sz w:val="24"/>
        </w:rPr>
        <w:t>,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and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blue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rings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around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sources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represent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locations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of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8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short</w:t>
      </w:r>
      <w:r w:rsidRPr="002E28ED">
        <w:rPr>
          <w:rFonts w:ascii="Arial" w:hAnsi="Arial" w:cs="Arial"/>
        </w:rPr>
        <w:fldChar w:fldCharType="end"/>
      </w:r>
    </w:p>
    <w:p w14:paraId="49BBF81B" w14:textId="77777777" w:rsidR="002A482E" w:rsidRPr="002E28ED" w:rsidRDefault="00100570">
      <w:pPr>
        <w:pStyle w:val="BodyText"/>
        <w:spacing w:before="1"/>
        <w:ind w:left="1009"/>
        <w:rPr>
          <w:rFonts w:ascii="Arial" w:hAnsi="Arial" w:cs="Arial"/>
        </w:rPr>
        <w:pPrChange w:id="33" w:author="Bobby Stojanoski" w:date="2025-05-20T11:03:00Z" w16du:dateUtc="2025-05-20T15:03:00Z">
          <w:pPr>
            <w:pStyle w:val="BodyText"/>
            <w:spacing w:before="1"/>
            <w:ind w:left="100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w w:val="105"/>
        </w:rPr>
        <w:t>distance</w:t>
      </w:r>
      <w:r w:rsidRPr="002E28ED">
        <w:rPr>
          <w:rFonts w:ascii="Arial" w:hAnsi="Arial" w:cs="Arial"/>
          <w:spacing w:val="1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detectors.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44"/>
          <w:w w:val="105"/>
        </w:rPr>
        <w:t xml:space="preserve"> 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5"/>
          <w:w w:val="150"/>
        </w:rPr>
        <w:t xml:space="preserve">   </w:t>
      </w:r>
      <w:r w:rsidRPr="002E28ED">
        <w:rPr>
          <w:rFonts w:ascii="Arial" w:hAnsi="Arial" w:cs="Arial"/>
          <w:spacing w:val="-12"/>
          <w:w w:val="105"/>
        </w:rPr>
        <w:t>9</w:t>
      </w:r>
    </w:p>
    <w:p w14:paraId="49BBF81C" w14:textId="77777777" w:rsidR="002A482E" w:rsidRPr="002E28ED" w:rsidRDefault="00100570">
      <w:pPr>
        <w:pStyle w:val="ListParagraph"/>
        <w:numPr>
          <w:ilvl w:val="1"/>
          <w:numId w:val="7"/>
        </w:numPr>
        <w:tabs>
          <w:tab w:val="left" w:pos="1006"/>
          <w:tab w:val="left" w:pos="1009"/>
          <w:tab w:val="right" w:leader="dot" w:pos="9120"/>
        </w:tabs>
        <w:spacing w:before="156" w:line="355" w:lineRule="auto"/>
        <w:ind w:right="297"/>
        <w:rPr>
          <w:rFonts w:ascii="Arial" w:hAnsi="Arial" w:cs="Arial"/>
          <w:sz w:val="24"/>
        </w:rPr>
        <w:pPrChange w:id="34" w:author="Bobby Stojanoski" w:date="2025-05-20T11:03:00Z" w16du:dateUtc="2025-05-20T15:03:00Z">
          <w:pPr>
            <w:pStyle w:val="ListParagraph"/>
            <w:numPr>
              <w:ilvl w:val="1"/>
              <w:numId w:val="7"/>
            </w:numPr>
            <w:tabs>
              <w:tab w:val="left" w:pos="1006"/>
              <w:tab w:val="left" w:pos="1009"/>
              <w:tab w:val="right" w:leader="dot" w:pos="9120"/>
            </w:tabs>
            <w:spacing w:before="156" w:line="355" w:lineRule="auto"/>
            <w:ind w:left="1009" w:right="297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 xml:space="preserve">Preprocessing steps for </w:t>
      </w:r>
      <w:proofErr w:type="spellStart"/>
      <w:r w:rsidRPr="002E28ED">
        <w:rPr>
          <w:rFonts w:ascii="Arial" w:hAnsi="Arial" w:cs="Arial"/>
          <w:sz w:val="24"/>
        </w:rPr>
        <w:t>fNIRS</w:t>
      </w:r>
      <w:proofErr w:type="spellEnd"/>
      <w:r w:rsidRPr="002E28ED">
        <w:rPr>
          <w:rFonts w:ascii="Arial" w:hAnsi="Arial" w:cs="Arial"/>
          <w:sz w:val="24"/>
        </w:rPr>
        <w:t xml:space="preserve"> data, from the raw data to the fully pro-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proofErr w:type="spellStart"/>
      <w:r w:rsidRPr="002E28ED">
        <w:rPr>
          <w:rFonts w:ascii="Arial" w:hAnsi="Arial" w:cs="Arial"/>
          <w:w w:val="90"/>
          <w:sz w:val="24"/>
        </w:rPr>
        <w:t>cessed</w:t>
      </w:r>
      <w:proofErr w:type="spellEnd"/>
      <w:r w:rsidRPr="002E28ED">
        <w:rPr>
          <w:rFonts w:ascii="Arial" w:hAnsi="Arial" w:cs="Arial"/>
          <w:spacing w:val="23"/>
          <w:sz w:val="24"/>
        </w:rPr>
        <w:t xml:space="preserve"> </w:t>
      </w:r>
      <w:r w:rsidRPr="002E28ED">
        <w:rPr>
          <w:rFonts w:ascii="Arial" w:hAnsi="Arial" w:cs="Arial"/>
          <w:spacing w:val="-2"/>
          <w:w w:val="95"/>
          <w:sz w:val="24"/>
        </w:rPr>
        <w:t>data.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ab/>
      </w:r>
      <w:r w:rsidRPr="002E28ED">
        <w:rPr>
          <w:rFonts w:ascii="Arial" w:hAnsi="Arial" w:cs="Arial"/>
          <w:spacing w:val="-5"/>
          <w:sz w:val="24"/>
        </w:rPr>
        <w:t>10</w:t>
      </w:r>
    </w:p>
    <w:p w14:paraId="49BBF81D" w14:textId="77777777" w:rsidR="002A482E" w:rsidRPr="002E28ED" w:rsidRDefault="00100570">
      <w:pPr>
        <w:pStyle w:val="ListParagraph"/>
        <w:numPr>
          <w:ilvl w:val="1"/>
          <w:numId w:val="7"/>
        </w:numPr>
        <w:tabs>
          <w:tab w:val="left" w:pos="1006"/>
          <w:tab w:val="left" w:pos="1009"/>
        </w:tabs>
        <w:spacing w:before="1" w:line="355" w:lineRule="auto"/>
        <w:ind w:right="893"/>
        <w:rPr>
          <w:rFonts w:ascii="Arial" w:hAnsi="Arial" w:cs="Arial"/>
          <w:sz w:val="24"/>
        </w:rPr>
        <w:pPrChange w:id="35" w:author="Bobby Stojanoski" w:date="2025-05-20T11:03:00Z" w16du:dateUtc="2025-05-20T15:03:00Z">
          <w:pPr>
            <w:pStyle w:val="ListParagraph"/>
            <w:numPr>
              <w:ilvl w:val="1"/>
              <w:numId w:val="7"/>
            </w:numPr>
            <w:tabs>
              <w:tab w:val="left" w:pos="1006"/>
              <w:tab w:val="left" w:pos="1009"/>
            </w:tabs>
            <w:spacing w:before="1" w:line="355" w:lineRule="auto"/>
            <w:ind w:left="1009" w:right="893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Sample design matrix for a single participant for the effect Face type,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  <w:sz w:val="24"/>
        </w:rPr>
        <w:t>showing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first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7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blocks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(250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seconds)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of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a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single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experiment.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design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  <w:sz w:val="24"/>
        </w:rPr>
        <w:t>matrix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organized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by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condition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(Blue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for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real,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orange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for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virtual),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this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is</w:t>
      </w:r>
      <w:r w:rsidRPr="002E28ED">
        <w:rPr>
          <w:rFonts w:ascii="Arial" w:hAnsi="Arial" w:cs="Arial"/>
        </w:rPr>
        <w:fldChar w:fldCharType="end"/>
      </w:r>
    </w:p>
    <w:p w14:paraId="49BBF81E" w14:textId="77777777" w:rsidR="002A482E" w:rsidRPr="002E28ED" w:rsidRDefault="00100570">
      <w:pPr>
        <w:pStyle w:val="BodyText"/>
        <w:spacing w:before="1"/>
        <w:ind w:left="1009"/>
        <w:rPr>
          <w:rFonts w:ascii="Arial" w:hAnsi="Arial" w:cs="Arial"/>
        </w:rPr>
        <w:pPrChange w:id="36" w:author="Bobby Stojanoski" w:date="2025-05-20T11:03:00Z" w16du:dateUtc="2025-05-20T15:03:00Z">
          <w:pPr>
            <w:pStyle w:val="BodyText"/>
            <w:spacing w:before="1"/>
            <w:ind w:left="100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result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of convolving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boxcar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function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with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the canonical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HRF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SPM.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62"/>
          <w:w w:val="150"/>
        </w:rPr>
        <w:t xml:space="preserve"> </w:t>
      </w:r>
      <w:r w:rsidRPr="002E28ED">
        <w:rPr>
          <w:rFonts w:ascii="Arial" w:hAnsi="Arial" w:cs="Arial"/>
          <w:spacing w:val="-5"/>
        </w:rPr>
        <w:t>14</w:t>
      </w:r>
    </w:p>
    <w:p w14:paraId="49BBF81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4" w14:textId="77777777" w:rsidR="002A482E" w:rsidRPr="002E28ED" w:rsidRDefault="002A482E" w:rsidP="00841C0A">
      <w:pPr>
        <w:pStyle w:val="BodyText"/>
        <w:spacing w:before="235"/>
        <w:rPr>
          <w:rFonts w:ascii="Arial" w:hAnsi="Arial" w:cs="Arial"/>
        </w:rPr>
      </w:pPr>
    </w:p>
    <w:p w14:paraId="49BBF825" w14:textId="77777777" w:rsidR="002A482E" w:rsidRPr="002E28ED" w:rsidRDefault="00100570">
      <w:pPr>
        <w:pStyle w:val="BodyText"/>
        <w:ind w:right="177"/>
        <w:rPr>
          <w:rFonts w:ascii="Arial" w:hAnsi="Arial" w:cs="Arial"/>
        </w:rPr>
        <w:pPrChange w:id="37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vii</w:t>
      </w:r>
    </w:p>
    <w:p w14:paraId="49BBF826" w14:textId="77777777" w:rsidR="002A482E" w:rsidRPr="002E28ED" w:rsidRDefault="002A482E">
      <w:pPr>
        <w:rPr>
          <w:rFonts w:ascii="Arial" w:hAnsi="Arial" w:cs="Arial"/>
        </w:rPr>
        <w:sectPr w:rsidR="002A482E" w:rsidRPr="002E28ED">
          <w:pgSz w:w="12240" w:h="15840"/>
          <w:pgMar w:top="1820" w:right="1140" w:bottom="280" w:left="1680" w:header="720" w:footer="720" w:gutter="0"/>
          <w:cols w:space="720"/>
        </w:sectPr>
        <w:pPrChange w:id="38" w:author="Bobby Stojanoski" w:date="2025-05-20T11:03:00Z" w16du:dateUtc="2025-05-20T15:03:00Z">
          <w:pPr>
            <w:jc w:val="center"/>
          </w:pPr>
        </w:pPrChange>
      </w:pPr>
    </w:p>
    <w:p w14:paraId="49BBF827" w14:textId="77777777" w:rsidR="002A482E" w:rsidRPr="002E28ED" w:rsidRDefault="00100570">
      <w:pPr>
        <w:pStyle w:val="ListParagraph"/>
        <w:numPr>
          <w:ilvl w:val="1"/>
          <w:numId w:val="6"/>
        </w:numPr>
        <w:tabs>
          <w:tab w:val="left" w:pos="1006"/>
          <w:tab w:val="left" w:pos="1009"/>
        </w:tabs>
        <w:spacing w:before="107" w:line="355" w:lineRule="auto"/>
        <w:ind w:right="893"/>
        <w:rPr>
          <w:rFonts w:ascii="Arial" w:hAnsi="Arial" w:cs="Arial"/>
          <w:sz w:val="24"/>
        </w:rPr>
        <w:pPrChange w:id="39" w:author="Bobby Stojanoski" w:date="2025-05-20T11:03:00Z" w16du:dateUtc="2025-05-20T15:03:00Z">
          <w:pPr>
            <w:pStyle w:val="ListParagraph"/>
            <w:numPr>
              <w:ilvl w:val="1"/>
              <w:numId w:val="6"/>
            </w:numPr>
            <w:tabs>
              <w:tab w:val="left" w:pos="1006"/>
              <w:tab w:val="left" w:pos="1009"/>
            </w:tabs>
            <w:spacing w:before="107" w:line="355" w:lineRule="auto"/>
            <w:ind w:left="1009" w:right="893" w:hanging="539"/>
            <w:jc w:val="both"/>
          </w:pPr>
        </w:pPrChange>
      </w:pPr>
      <w:r w:rsidRPr="002E28ED">
        <w:rPr>
          <w:rFonts w:ascii="Arial" w:hAnsi="Arial" w:cs="Arial"/>
        </w:rPr>
        <w:lastRenderedPageBreak/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  <w:sz w:val="24"/>
        </w:rPr>
        <w:t>Example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of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chord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plot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for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condition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Sadness,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showing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averaged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connectivity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across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participants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and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epochs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between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103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HbT</w:t>
      </w:r>
      <w:proofErr w:type="spellEnd"/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channels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(coherence values between 0 and 1).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 color of the lines represents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the coherence value.</w:t>
      </w:r>
      <w:r w:rsidRPr="002E28ED">
        <w:rPr>
          <w:rFonts w:ascii="Arial" w:hAnsi="Arial" w:cs="Arial"/>
          <w:spacing w:val="3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In general,</w:t>
      </w:r>
      <w:r w:rsidRPr="002E28ED">
        <w:rPr>
          <w:rFonts w:ascii="Arial" w:hAnsi="Arial" w:cs="Arial"/>
          <w:spacing w:val="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brighter the</w:t>
      </w:r>
      <w:r w:rsidRPr="002E28ED">
        <w:rPr>
          <w:rFonts w:ascii="Arial" w:hAnsi="Arial" w:cs="Arial"/>
          <w:spacing w:val="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color,</w:t>
      </w:r>
      <w:r w:rsidRPr="002E28ED">
        <w:rPr>
          <w:rFonts w:ascii="Arial" w:hAnsi="Arial" w:cs="Arial"/>
          <w:spacing w:val="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 stronger</w:t>
      </w:r>
      <w:r w:rsidRPr="002E28ED">
        <w:rPr>
          <w:rFonts w:ascii="Arial" w:hAnsi="Arial" w:cs="Arial"/>
          <w:spacing w:val="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</w:rPr>
        <w:fldChar w:fldCharType="end"/>
      </w:r>
    </w:p>
    <w:p w14:paraId="49BBF828" w14:textId="77777777" w:rsidR="002A482E" w:rsidRPr="002E28ED" w:rsidRDefault="00100570">
      <w:pPr>
        <w:pStyle w:val="BodyText"/>
        <w:tabs>
          <w:tab w:val="right" w:leader="dot" w:pos="9119"/>
        </w:tabs>
        <w:spacing w:before="1"/>
        <w:ind w:left="1009"/>
        <w:rPr>
          <w:rFonts w:ascii="Arial" w:hAnsi="Arial" w:cs="Arial"/>
        </w:rPr>
        <w:pPrChange w:id="40" w:author="Bobby Stojanoski" w:date="2025-05-20T11:03:00Z" w16du:dateUtc="2025-05-20T15:03:00Z">
          <w:pPr>
            <w:pStyle w:val="BodyText"/>
            <w:tabs>
              <w:tab w:val="right" w:leader="dot" w:pos="9119"/>
            </w:tabs>
            <w:spacing w:before="1"/>
            <w:ind w:left="100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</w:rPr>
        <w:t>connectivity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6"/>
        </w:rPr>
        <w:t>between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6"/>
        </w:rPr>
        <w:t>the</w:t>
      </w:r>
      <w:r w:rsidRPr="002E28ED">
        <w:rPr>
          <w:rFonts w:ascii="Arial" w:hAnsi="Arial" w:cs="Arial"/>
          <w:spacing w:val="3"/>
        </w:rPr>
        <w:t xml:space="preserve"> </w:t>
      </w:r>
      <w:r w:rsidRPr="002E28ED">
        <w:rPr>
          <w:rFonts w:ascii="Arial" w:hAnsi="Arial" w:cs="Arial"/>
          <w:spacing w:val="-6"/>
        </w:rPr>
        <w:t>two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6"/>
        </w:rPr>
        <w:t>channels.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ab/>
      </w:r>
      <w:r w:rsidRPr="002E28ED">
        <w:rPr>
          <w:rFonts w:ascii="Arial" w:hAnsi="Arial" w:cs="Arial"/>
          <w:spacing w:val="-5"/>
        </w:rPr>
        <w:t>16</w:t>
      </w:r>
    </w:p>
    <w:p w14:paraId="49BBF829" w14:textId="77777777" w:rsidR="002A482E" w:rsidRPr="002E28ED" w:rsidRDefault="00100570">
      <w:pPr>
        <w:pStyle w:val="ListParagraph"/>
        <w:numPr>
          <w:ilvl w:val="1"/>
          <w:numId w:val="6"/>
        </w:numPr>
        <w:tabs>
          <w:tab w:val="left" w:pos="1006"/>
          <w:tab w:val="left" w:pos="1009"/>
        </w:tabs>
        <w:spacing w:before="156" w:line="355" w:lineRule="auto"/>
        <w:ind w:right="894"/>
        <w:rPr>
          <w:rFonts w:ascii="Arial" w:hAnsi="Arial" w:cs="Arial"/>
          <w:sz w:val="24"/>
        </w:rPr>
        <w:pPrChange w:id="41" w:author="Bobby Stojanoski" w:date="2025-05-20T11:03:00Z" w16du:dateUtc="2025-05-20T15:03:00Z">
          <w:pPr>
            <w:pStyle w:val="ListParagraph"/>
            <w:numPr>
              <w:ilvl w:val="1"/>
              <w:numId w:val="6"/>
            </w:numPr>
            <w:tabs>
              <w:tab w:val="left" w:pos="1006"/>
              <w:tab w:val="left" w:pos="1009"/>
            </w:tabs>
            <w:spacing w:before="156" w:line="355" w:lineRule="auto"/>
            <w:ind w:left="1009" w:right="894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  <w:sz w:val="24"/>
        </w:rPr>
        <w:t>Number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of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correct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responses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by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participant, the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red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dashed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line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represents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threshold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of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34/56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correct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responses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(60%)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that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participants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must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meet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  <w:sz w:val="24"/>
        </w:rPr>
        <w:t>to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be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included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in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analysis.</w:t>
      </w:r>
      <w:r w:rsidRPr="002E28ED">
        <w:rPr>
          <w:rFonts w:ascii="Arial" w:hAnsi="Arial" w:cs="Arial"/>
          <w:spacing w:val="45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Only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one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participant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was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excluded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from</w:t>
      </w:r>
      <w:r w:rsidRPr="002E28ED">
        <w:rPr>
          <w:rFonts w:ascii="Arial" w:hAnsi="Arial" w:cs="Arial"/>
        </w:rPr>
        <w:fldChar w:fldCharType="end"/>
      </w:r>
    </w:p>
    <w:p w14:paraId="49BBF82A" w14:textId="77777777" w:rsidR="002A482E" w:rsidRPr="002E28ED" w:rsidRDefault="00100570">
      <w:pPr>
        <w:pStyle w:val="BodyText"/>
        <w:tabs>
          <w:tab w:val="right" w:leader="dot" w:pos="9120"/>
        </w:tabs>
        <w:spacing w:before="1"/>
        <w:ind w:left="1009"/>
        <w:rPr>
          <w:rFonts w:ascii="Arial" w:hAnsi="Arial" w:cs="Arial"/>
        </w:rPr>
        <w:pPrChange w:id="42" w:author="Bobby Stojanoski" w:date="2025-05-20T11:03:00Z" w16du:dateUtc="2025-05-20T15:03:00Z">
          <w:pPr>
            <w:pStyle w:val="BodyText"/>
            <w:tabs>
              <w:tab w:val="right" w:leader="dot" w:pos="9120"/>
            </w:tabs>
            <w:spacing w:before="1"/>
            <w:ind w:left="100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8"/>
        </w:rPr>
        <w:t xml:space="preserve"> </w:t>
      </w:r>
      <w:r w:rsidRPr="002E28ED">
        <w:rPr>
          <w:rFonts w:ascii="Arial" w:hAnsi="Arial" w:cs="Arial"/>
          <w:spacing w:val="-2"/>
        </w:rPr>
        <w:t>analysis.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ab/>
      </w:r>
      <w:r w:rsidRPr="002E28ED">
        <w:rPr>
          <w:rFonts w:ascii="Arial" w:hAnsi="Arial" w:cs="Arial"/>
          <w:spacing w:val="-5"/>
        </w:rPr>
        <w:t>18</w:t>
      </w:r>
    </w:p>
    <w:p w14:paraId="49BBF82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6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7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8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6" w14:textId="77777777" w:rsidR="002A482E" w:rsidRPr="002E28ED" w:rsidRDefault="002A482E" w:rsidP="00841C0A">
      <w:pPr>
        <w:pStyle w:val="BodyText"/>
        <w:spacing w:before="214"/>
        <w:rPr>
          <w:rFonts w:ascii="Arial" w:hAnsi="Arial" w:cs="Arial"/>
        </w:rPr>
      </w:pPr>
    </w:p>
    <w:p w14:paraId="49BBF847" w14:textId="77777777" w:rsidR="002A482E" w:rsidRPr="002E28ED" w:rsidRDefault="00100570">
      <w:pPr>
        <w:pStyle w:val="BodyText"/>
        <w:spacing w:before="1"/>
        <w:ind w:right="177"/>
        <w:rPr>
          <w:rFonts w:ascii="Arial" w:hAnsi="Arial" w:cs="Arial"/>
        </w:rPr>
        <w:pPrChange w:id="43" w:author="Bobby Stojanoski" w:date="2025-05-20T11:03:00Z" w16du:dateUtc="2025-05-20T15:03:00Z">
          <w:pPr>
            <w:pStyle w:val="BodyText"/>
            <w:spacing w:before="1"/>
            <w:ind w:right="177"/>
            <w:jc w:val="center"/>
          </w:pPr>
        </w:pPrChange>
      </w:pPr>
      <w:r w:rsidRPr="002E28ED">
        <w:rPr>
          <w:rFonts w:ascii="Arial" w:hAnsi="Arial" w:cs="Arial"/>
          <w:spacing w:val="-4"/>
        </w:rPr>
        <w:t>viii</w:t>
      </w:r>
    </w:p>
    <w:p w14:paraId="49BBF848" w14:textId="77777777" w:rsidR="002A482E" w:rsidRPr="002E28ED" w:rsidRDefault="002A482E">
      <w:pPr>
        <w:rPr>
          <w:rFonts w:ascii="Arial" w:hAnsi="Arial" w:cs="Arial"/>
        </w:rPr>
        <w:sectPr w:rsidR="002A482E" w:rsidRPr="002E28ED">
          <w:pgSz w:w="12240" w:h="15840"/>
          <w:pgMar w:top="1320" w:right="1140" w:bottom="280" w:left="1680" w:header="720" w:footer="720" w:gutter="0"/>
          <w:cols w:space="720"/>
        </w:sectPr>
        <w:pPrChange w:id="44" w:author="Bobby Stojanoski" w:date="2025-05-20T11:03:00Z" w16du:dateUtc="2025-05-20T15:03:00Z">
          <w:pPr>
            <w:jc w:val="center"/>
          </w:pPr>
        </w:pPrChange>
      </w:pPr>
    </w:p>
    <w:p w14:paraId="49BBF849" w14:textId="77777777" w:rsidR="002A482E" w:rsidRPr="002E28ED" w:rsidRDefault="002A482E" w:rsidP="00841C0A">
      <w:pPr>
        <w:pStyle w:val="BodyText"/>
        <w:spacing w:before="72"/>
        <w:rPr>
          <w:rFonts w:ascii="Arial" w:hAnsi="Arial" w:cs="Arial"/>
          <w:sz w:val="49"/>
        </w:rPr>
      </w:pPr>
    </w:p>
    <w:p w14:paraId="49BBF84A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bookmarkStart w:id="45" w:name="Introduction"/>
      <w:bookmarkStart w:id="46" w:name="_bookmark2"/>
      <w:bookmarkEnd w:id="45"/>
      <w:bookmarkEnd w:id="46"/>
      <w:r w:rsidRPr="002E28ED">
        <w:rPr>
          <w:rFonts w:ascii="Arial" w:hAnsi="Arial" w:cs="Arial"/>
          <w:spacing w:val="-2"/>
          <w:w w:val="110"/>
        </w:rPr>
        <w:t>Introduction</w:t>
      </w:r>
    </w:p>
    <w:p w14:paraId="49BBF84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4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4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4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4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7" w14:textId="77777777" w:rsidR="002A482E" w:rsidRPr="002E28ED" w:rsidRDefault="002A482E" w:rsidP="00841C0A">
      <w:pPr>
        <w:pStyle w:val="BodyText"/>
        <w:spacing w:before="273"/>
        <w:rPr>
          <w:rFonts w:ascii="Arial" w:hAnsi="Arial" w:cs="Arial"/>
          <w:b/>
        </w:rPr>
      </w:pPr>
    </w:p>
    <w:p w14:paraId="49BBF868" w14:textId="77777777" w:rsidR="002A482E" w:rsidRPr="002E28ED" w:rsidRDefault="00100570">
      <w:pPr>
        <w:pStyle w:val="BodyText"/>
        <w:ind w:right="177"/>
        <w:rPr>
          <w:rFonts w:ascii="Arial" w:hAnsi="Arial" w:cs="Arial"/>
        </w:rPr>
        <w:pPrChange w:id="47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10"/>
        </w:rPr>
        <w:t>1</w:t>
      </w:r>
    </w:p>
    <w:p w14:paraId="49BBF869" w14:textId="77777777" w:rsidR="002A482E" w:rsidRPr="002E28ED" w:rsidRDefault="002A482E">
      <w:pPr>
        <w:rPr>
          <w:rFonts w:ascii="Arial" w:hAnsi="Arial" w:cs="Arial"/>
        </w:rPr>
        <w:sectPr w:rsidR="002A482E" w:rsidRPr="002E28ED">
          <w:headerReference w:type="default" r:id="rId7"/>
          <w:pgSz w:w="12240" w:h="15840"/>
          <w:pgMar w:top="3800" w:right="1140" w:bottom="280" w:left="1680" w:header="3104" w:footer="0" w:gutter="0"/>
          <w:pgNumType w:start="1"/>
          <w:cols w:space="720"/>
        </w:sectPr>
        <w:pPrChange w:id="48" w:author="Bobby Stojanoski" w:date="2025-05-20T11:03:00Z" w16du:dateUtc="2025-05-20T15:03:00Z">
          <w:pPr>
            <w:jc w:val="center"/>
          </w:pPr>
        </w:pPrChange>
      </w:pPr>
    </w:p>
    <w:p w14:paraId="49BBF86A" w14:textId="77777777" w:rsidR="002A482E" w:rsidRPr="002E28ED" w:rsidRDefault="002A482E" w:rsidP="00841C0A">
      <w:pPr>
        <w:pStyle w:val="BodyText"/>
        <w:spacing w:before="72"/>
        <w:rPr>
          <w:rFonts w:ascii="Arial" w:hAnsi="Arial" w:cs="Arial"/>
          <w:sz w:val="49"/>
        </w:rPr>
      </w:pPr>
    </w:p>
    <w:p w14:paraId="49BBF86B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bookmarkStart w:id="49" w:name="Methodology"/>
      <w:bookmarkStart w:id="50" w:name="_bookmark3"/>
      <w:bookmarkEnd w:id="49"/>
      <w:bookmarkEnd w:id="50"/>
      <w:r w:rsidRPr="002E28ED">
        <w:rPr>
          <w:rFonts w:ascii="Arial" w:hAnsi="Arial" w:cs="Arial"/>
          <w:spacing w:val="-2"/>
          <w:w w:val="105"/>
        </w:rPr>
        <w:t>Methodology</w:t>
      </w:r>
    </w:p>
    <w:p w14:paraId="49BBF86C" w14:textId="77777777" w:rsidR="002A482E" w:rsidRPr="002E28ED" w:rsidRDefault="002A482E" w:rsidP="00841C0A">
      <w:pPr>
        <w:pStyle w:val="BodyText"/>
        <w:spacing w:before="360"/>
        <w:rPr>
          <w:rFonts w:ascii="Arial" w:hAnsi="Arial" w:cs="Arial"/>
          <w:b/>
          <w:sz w:val="49"/>
        </w:rPr>
      </w:pPr>
    </w:p>
    <w:p w14:paraId="49BBF86D" w14:textId="77777777" w:rsidR="002A482E" w:rsidRPr="002E28ED" w:rsidRDefault="00100570" w:rsidP="00841C0A">
      <w:pPr>
        <w:pStyle w:val="Heading2"/>
        <w:numPr>
          <w:ilvl w:val="1"/>
          <w:numId w:val="5"/>
        </w:numPr>
        <w:tabs>
          <w:tab w:val="left" w:pos="1002"/>
        </w:tabs>
        <w:ind w:hanging="882"/>
        <w:rPr>
          <w:rFonts w:ascii="Arial" w:hAnsi="Arial" w:cs="Arial"/>
        </w:rPr>
      </w:pPr>
      <w:bookmarkStart w:id="51" w:name="Participants"/>
      <w:bookmarkStart w:id="52" w:name="_bookmark4"/>
      <w:bookmarkEnd w:id="51"/>
      <w:bookmarkEnd w:id="52"/>
      <w:r w:rsidRPr="002E28ED">
        <w:rPr>
          <w:rFonts w:ascii="Arial" w:hAnsi="Arial" w:cs="Arial"/>
          <w:spacing w:val="-2"/>
          <w:w w:val="110"/>
        </w:rPr>
        <w:t>Participants</w:t>
      </w:r>
    </w:p>
    <w:p w14:paraId="49BBF870" w14:textId="67DF187B" w:rsidR="002A482E" w:rsidDel="0072366D" w:rsidRDefault="00100570" w:rsidP="0072366D">
      <w:pPr>
        <w:pStyle w:val="BodyText"/>
        <w:ind w:right="177"/>
        <w:rPr>
          <w:del w:id="53" w:author="Bobby Stojanoski" w:date="2025-05-20T11:08:00Z" w16du:dateUtc="2025-05-20T15:08:00Z"/>
          <w:rFonts w:ascii="Arial" w:hAnsi="Arial" w:cs="Arial"/>
        </w:rPr>
      </w:pP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recruited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from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Ontario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Tech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University’s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SONA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system.</w:t>
      </w:r>
      <w:ins w:id="54" w:author="Bobby Stojanoski" w:date="2025-05-20T11:03:00Z" w16du:dateUtc="2025-05-20T15:03:00Z">
        <w:r w:rsidR="00841C0A">
          <w:rPr>
            <w:rFonts w:ascii="Arial" w:hAnsi="Arial" w:cs="Arial"/>
            <w:spacing w:val="27"/>
          </w:rPr>
          <w:t xml:space="preserve"> In total, </w:t>
        </w:r>
      </w:ins>
      <w:del w:id="55" w:author="Bobby Stojanoski" w:date="2025-05-20T11:03:00Z" w16du:dateUtc="2025-05-20T15:03:00Z">
        <w:r w:rsidRPr="002E28ED" w:rsidDel="00841C0A">
          <w:rPr>
            <w:rFonts w:ascii="Arial" w:hAnsi="Arial" w:cs="Arial"/>
            <w:spacing w:val="27"/>
          </w:rPr>
          <w:delText xml:space="preserve"> </w:delText>
        </w:r>
      </w:del>
      <w:del w:id="56" w:author="Bobby Stojanoski" w:date="2025-05-20T11:02:00Z" w16du:dateUtc="2025-05-20T15:02:00Z">
        <w:r w:rsidRPr="002E28ED" w:rsidDel="009431F0">
          <w:rPr>
            <w:rFonts w:ascii="Arial" w:hAnsi="Arial" w:cs="Arial"/>
          </w:rPr>
          <w:delText>The</w:delText>
        </w:r>
        <w:r w:rsidRPr="002E28ED" w:rsidDel="009431F0">
          <w:rPr>
            <w:rFonts w:ascii="Arial" w:hAnsi="Arial" w:cs="Arial"/>
            <w:spacing w:val="-9"/>
          </w:rPr>
          <w:delText xml:space="preserve"> </w:delText>
        </w:r>
        <w:r w:rsidRPr="002E28ED" w:rsidDel="009431F0">
          <w:rPr>
            <w:rFonts w:ascii="Arial" w:hAnsi="Arial" w:cs="Arial"/>
          </w:rPr>
          <w:delText xml:space="preserve">study was approved by Ontario Tech’s Research Ethics Board (REB), file </w:delText>
        </w:r>
        <w:r w:rsidRPr="002E28ED" w:rsidDel="009431F0">
          <w:rPr>
            <w:rFonts w:ascii="Arial" w:hAnsi="Arial" w:cs="Arial"/>
            <w:w w:val="120"/>
          </w:rPr>
          <w:delText xml:space="preserve">#: </w:delText>
        </w:r>
        <w:r w:rsidRPr="002E28ED" w:rsidDel="009431F0">
          <w:rPr>
            <w:rFonts w:ascii="Arial" w:hAnsi="Arial" w:cs="Arial"/>
          </w:rPr>
          <w:delText>17656.</w:delText>
        </w:r>
        <w:r w:rsidRPr="002E28ED" w:rsidDel="009431F0">
          <w:rPr>
            <w:rFonts w:ascii="Arial" w:hAnsi="Arial" w:cs="Arial"/>
            <w:spacing w:val="40"/>
          </w:rPr>
          <w:delText xml:space="preserve"> </w:delText>
        </w:r>
      </w:del>
      <w:r w:rsidRPr="002E28ED">
        <w:rPr>
          <w:rFonts w:ascii="Arial" w:hAnsi="Arial" w:cs="Arial"/>
        </w:rPr>
        <w:t>91 par</w:t>
      </w:r>
      <w:del w:id="57" w:author="Bobby Stojanoski" w:date="2025-05-20T10:59:00Z" w16du:dateUtc="2025-05-20T14:59:00Z">
        <w:r w:rsidRPr="002E28ED" w:rsidDel="003D076E">
          <w:rPr>
            <w:rFonts w:ascii="Arial" w:hAnsi="Arial" w:cs="Arial"/>
          </w:rPr>
          <w:delText xml:space="preserve">- </w:delText>
        </w:r>
      </w:del>
      <w:r w:rsidRPr="002E28ED">
        <w:rPr>
          <w:rFonts w:ascii="Arial" w:hAnsi="Arial" w:cs="Arial"/>
          <w:spacing w:val="-4"/>
        </w:rPr>
        <w:t>ticipants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completed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study,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however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3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were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removed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due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recording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issues</w:t>
      </w:r>
      <w:del w:id="58" w:author="Bobby Stojanoski" w:date="2025-05-20T11:05:00Z" w16du:dateUtc="2025-05-20T15:05:00Z">
        <w:r w:rsidRPr="002E28ED" w:rsidDel="00BF78B6">
          <w:rPr>
            <w:rFonts w:ascii="Arial" w:hAnsi="Arial" w:cs="Arial"/>
            <w:spacing w:val="-4"/>
          </w:rPr>
          <w:delText>,</w:delText>
        </w:r>
        <w:r w:rsidRPr="002E28ED" w:rsidDel="00BF78B6">
          <w:rPr>
            <w:rFonts w:ascii="Arial" w:hAnsi="Arial" w:cs="Arial"/>
            <w:spacing w:val="-11"/>
          </w:rPr>
          <w:delText xml:space="preserve"> </w:delText>
        </w:r>
        <w:r w:rsidRPr="002E28ED" w:rsidDel="00BF78B6">
          <w:rPr>
            <w:rFonts w:ascii="Arial" w:hAnsi="Arial" w:cs="Arial"/>
            <w:spacing w:val="-4"/>
          </w:rPr>
          <w:delText xml:space="preserve">leaving </w:delText>
        </w:r>
        <w:r w:rsidRPr="002E28ED" w:rsidDel="00BF78B6">
          <w:rPr>
            <w:rFonts w:ascii="Arial" w:hAnsi="Arial" w:cs="Arial"/>
            <w:spacing w:val="-2"/>
          </w:rPr>
          <w:delText>88</w:delText>
        </w:r>
        <w:r w:rsidRPr="002E28ED" w:rsidDel="00BF78B6">
          <w:rPr>
            <w:rFonts w:ascii="Arial" w:hAnsi="Arial" w:cs="Arial"/>
            <w:spacing w:val="-12"/>
          </w:rPr>
          <w:delText xml:space="preserve"> </w:delText>
        </w:r>
        <w:r w:rsidRPr="002E28ED" w:rsidDel="00BF78B6">
          <w:rPr>
            <w:rFonts w:ascii="Arial" w:hAnsi="Arial" w:cs="Arial"/>
            <w:spacing w:val="-2"/>
          </w:rPr>
          <w:delText>participants</w:delText>
        </w:r>
      </w:del>
      <w:r w:rsidRPr="002E28ED">
        <w:rPr>
          <w:rFonts w:ascii="Arial" w:hAnsi="Arial" w:cs="Arial"/>
          <w:spacing w:val="-2"/>
        </w:rPr>
        <w:t>.</w:t>
      </w:r>
      <w:r w:rsidRPr="002E28ED">
        <w:rPr>
          <w:rFonts w:ascii="Arial" w:hAnsi="Arial" w:cs="Arial"/>
          <w:spacing w:val="4"/>
        </w:rPr>
        <w:t xml:space="preserve"> </w:t>
      </w:r>
      <w:r w:rsidRPr="002E28ED">
        <w:rPr>
          <w:rFonts w:ascii="Arial" w:hAnsi="Arial" w:cs="Arial"/>
          <w:spacing w:val="-2"/>
        </w:rPr>
        <w:t>Signal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quality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assessed</w:t>
      </w:r>
      <w:r w:rsidRPr="002E28ED">
        <w:rPr>
          <w:rFonts w:ascii="Arial" w:hAnsi="Arial" w:cs="Arial"/>
          <w:spacing w:val="-12"/>
        </w:rPr>
        <w:t xml:space="preserve"> </w:t>
      </w:r>
      <w:del w:id="59" w:author="Bobby Stojanoski" w:date="2025-05-20T11:06:00Z" w16du:dateUtc="2025-05-20T15:06:00Z">
        <w:r w:rsidRPr="002E28ED" w:rsidDel="00D646F7">
          <w:rPr>
            <w:rFonts w:ascii="Arial" w:hAnsi="Arial" w:cs="Arial"/>
            <w:spacing w:val="-2"/>
          </w:rPr>
          <w:delText>using</w:delText>
        </w:r>
        <w:r w:rsidRPr="002E28ED" w:rsidDel="00D646F7">
          <w:rPr>
            <w:rFonts w:ascii="Arial" w:hAnsi="Arial" w:cs="Arial"/>
            <w:spacing w:val="-12"/>
          </w:rPr>
          <w:delText xml:space="preserve"> </w:delText>
        </w:r>
      </w:del>
      <w:ins w:id="60" w:author="Bobby Stojanoski" w:date="2025-05-20T11:06:00Z" w16du:dateUtc="2025-05-20T15:06:00Z">
        <w:r w:rsidR="00D646F7">
          <w:rPr>
            <w:rFonts w:ascii="Arial" w:hAnsi="Arial" w:cs="Arial"/>
            <w:spacing w:val="-2"/>
          </w:rPr>
          <w:t xml:space="preserve">by computing the </w:t>
        </w:r>
        <w:r w:rsidR="00D646F7" w:rsidRPr="002E28ED">
          <w:rPr>
            <w:rFonts w:ascii="Arial" w:hAnsi="Arial" w:cs="Arial"/>
          </w:rPr>
          <w:t>Peak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Spectral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Power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(PSP)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and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the</w:t>
        </w:r>
        <w:r w:rsidR="00D646F7" w:rsidRPr="002E28ED">
          <w:rPr>
            <w:rFonts w:ascii="Arial" w:hAnsi="Arial" w:cs="Arial"/>
            <w:spacing w:val="-12"/>
          </w:rPr>
          <w:t xml:space="preserve"> </w:t>
        </w:r>
        <w:r w:rsidR="00D646F7" w:rsidRPr="002E28ED">
          <w:rPr>
            <w:rFonts w:ascii="Arial" w:hAnsi="Arial" w:cs="Arial"/>
          </w:rPr>
          <w:t>Scalp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Coupling Index</w:t>
        </w:r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t>(SCI)</w:t>
        </w:r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t>(</w:t>
        </w:r>
        <w:proofErr w:type="spellStart"/>
        <w:r w:rsidR="00D646F7" w:rsidRPr="002E28ED">
          <w:rPr>
            <w:rFonts w:ascii="Arial" w:hAnsi="Arial" w:cs="Arial"/>
          </w:rPr>
          <w:t>P</w:t>
        </w:r>
        <w:r w:rsidR="00D646F7" w:rsidRPr="002E28ED">
          <w:rPr>
            <w:rFonts w:ascii="Arial" w:hAnsi="Arial" w:cs="Arial"/>
          </w:rPr>
          <w:fldChar w:fldCharType="begin"/>
        </w:r>
        <w:r w:rsidR="00D646F7" w:rsidRPr="002E28ED">
          <w:rPr>
            <w:rFonts w:ascii="Arial" w:hAnsi="Arial" w:cs="Arial"/>
          </w:rPr>
          <w:instrText>HYPERLINK \l "_bookmark50"</w:instrText>
        </w:r>
        <w:r w:rsidR="00D646F7" w:rsidRPr="002E28ED">
          <w:rPr>
            <w:rFonts w:ascii="Arial" w:hAnsi="Arial" w:cs="Arial"/>
          </w:rPr>
        </w:r>
        <w:r w:rsidR="00D646F7" w:rsidRPr="002E28ED">
          <w:rPr>
            <w:rFonts w:ascii="Arial" w:hAnsi="Arial" w:cs="Arial"/>
          </w:rPr>
          <w:fldChar w:fldCharType="separate"/>
        </w:r>
        <w:r w:rsidR="00D646F7" w:rsidRPr="002E28ED">
          <w:rPr>
            <w:rFonts w:ascii="Arial" w:hAnsi="Arial" w:cs="Arial"/>
          </w:rPr>
          <w:t>ollonini</w:t>
        </w:r>
        <w:proofErr w:type="spellEnd"/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t>et</w:t>
        </w:r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t>al.,</w:t>
        </w:r>
        <w:r w:rsidR="00D646F7" w:rsidRPr="002E28ED">
          <w:rPr>
            <w:rFonts w:ascii="Arial" w:hAnsi="Arial" w:cs="Arial"/>
          </w:rPr>
          <w:fldChar w:fldCharType="end"/>
        </w:r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fldChar w:fldCharType="begin"/>
        </w:r>
        <w:r w:rsidR="00D646F7" w:rsidRPr="002E28ED">
          <w:rPr>
            <w:rFonts w:ascii="Arial" w:hAnsi="Arial" w:cs="Arial"/>
          </w:rPr>
          <w:instrText>HYPERLINK \l "_bookmark50"</w:instrText>
        </w:r>
        <w:r w:rsidR="00D646F7" w:rsidRPr="002E28ED">
          <w:rPr>
            <w:rFonts w:ascii="Arial" w:hAnsi="Arial" w:cs="Arial"/>
          </w:rPr>
        </w:r>
        <w:r w:rsidR="00D646F7" w:rsidRPr="002E28ED">
          <w:rPr>
            <w:rFonts w:ascii="Arial" w:hAnsi="Arial" w:cs="Arial"/>
          </w:rPr>
          <w:fldChar w:fldCharType="separate"/>
        </w:r>
        <w:r w:rsidR="00D646F7" w:rsidRPr="002E28ED">
          <w:rPr>
            <w:rFonts w:ascii="Arial" w:hAnsi="Arial" w:cs="Arial"/>
          </w:rPr>
          <w:t>2016)</w:t>
        </w:r>
        <w:r w:rsidR="00D646F7" w:rsidRPr="002E28ED">
          <w:rPr>
            <w:rFonts w:ascii="Arial" w:hAnsi="Arial" w:cs="Arial"/>
          </w:rPr>
          <w:fldChar w:fldCharType="end"/>
        </w:r>
        <w:r w:rsidR="00550408">
          <w:rPr>
            <w:rFonts w:ascii="Arial" w:hAnsi="Arial" w:cs="Arial"/>
          </w:rPr>
          <w:t xml:space="preserve"> over s</w:t>
        </w:r>
        <w:r w:rsidR="00550408" w:rsidRPr="002E28ED">
          <w:rPr>
            <w:rFonts w:ascii="Arial" w:hAnsi="Arial" w:cs="Arial"/>
          </w:rPr>
          <w:t>liding</w:t>
        </w:r>
        <w:r w:rsidR="00550408" w:rsidRPr="002E28ED">
          <w:rPr>
            <w:rFonts w:ascii="Arial" w:hAnsi="Arial" w:cs="Arial"/>
            <w:spacing w:val="-15"/>
          </w:rPr>
          <w:t xml:space="preserve"> </w:t>
        </w:r>
        <w:r w:rsidR="00550408" w:rsidRPr="002E28ED">
          <w:rPr>
            <w:rFonts w:ascii="Arial" w:hAnsi="Arial" w:cs="Arial"/>
          </w:rPr>
          <w:t>windows</w:t>
        </w:r>
        <w:r w:rsidR="00550408">
          <w:rPr>
            <w:rFonts w:ascii="Arial" w:hAnsi="Arial" w:cs="Arial"/>
          </w:rPr>
          <w:t xml:space="preserve"> (</w:t>
        </w:r>
        <w:r w:rsidR="00550408" w:rsidRPr="002E28ED">
          <w:rPr>
            <w:rFonts w:ascii="Arial" w:hAnsi="Arial" w:cs="Arial"/>
          </w:rPr>
          <w:t>5</w:t>
        </w:r>
        <w:r w:rsidR="00550408" w:rsidRPr="002E28ED">
          <w:rPr>
            <w:rFonts w:ascii="Arial" w:hAnsi="Arial" w:cs="Arial"/>
            <w:spacing w:val="-15"/>
          </w:rPr>
          <w:t xml:space="preserve"> </w:t>
        </w:r>
        <w:r w:rsidR="00550408" w:rsidRPr="002E28ED">
          <w:rPr>
            <w:rFonts w:ascii="Arial" w:hAnsi="Arial" w:cs="Arial"/>
          </w:rPr>
          <w:t>seconds</w:t>
        </w:r>
        <w:r w:rsidR="00550408">
          <w:rPr>
            <w:rFonts w:ascii="Arial" w:hAnsi="Arial" w:cs="Arial"/>
          </w:rPr>
          <w:t xml:space="preserve"> in duration)</w:t>
        </w:r>
        <w:r w:rsidR="00550408" w:rsidRPr="002E28ED">
          <w:rPr>
            <w:rFonts w:ascii="Arial" w:hAnsi="Arial" w:cs="Arial"/>
          </w:rPr>
          <w:t xml:space="preserve"> </w:t>
        </w:r>
        <w:r w:rsidR="00550408">
          <w:rPr>
            <w:rFonts w:ascii="Arial" w:hAnsi="Arial" w:cs="Arial"/>
          </w:rPr>
          <w:t>across all</w:t>
        </w:r>
      </w:ins>
      <w:ins w:id="61" w:author="Bobby Stojanoski" w:date="2025-05-20T11:07:00Z" w16du:dateUtc="2025-05-20T15:07:00Z">
        <w:r w:rsidR="00550408">
          <w:rPr>
            <w:rFonts w:ascii="Arial" w:hAnsi="Arial" w:cs="Arial"/>
          </w:rPr>
          <w:t xml:space="preserve"> </w:t>
        </w:r>
      </w:ins>
      <w:ins w:id="62" w:author="Bobby Stojanoski" w:date="2025-05-20T11:06:00Z" w16du:dateUtc="2025-05-20T15:06:00Z">
        <w:r w:rsidR="00550408" w:rsidRPr="002E28ED">
          <w:rPr>
            <w:rFonts w:ascii="Arial" w:hAnsi="Arial" w:cs="Arial"/>
          </w:rPr>
          <w:t>channel</w:t>
        </w:r>
      </w:ins>
      <w:ins w:id="63" w:author="Bobby Stojanoski" w:date="2025-05-20T11:07:00Z" w16du:dateUtc="2025-05-20T15:07:00Z">
        <w:r w:rsidR="00550408">
          <w:rPr>
            <w:rFonts w:ascii="Arial" w:hAnsi="Arial" w:cs="Arial"/>
          </w:rPr>
          <w:t>s</w:t>
        </w:r>
      </w:ins>
      <w:del w:id="64" w:author="Bobby Stojanoski" w:date="2025-05-20T11:07:00Z" w16du:dateUtc="2025-05-20T15:07:00Z">
        <w:r w:rsidRPr="002E28ED" w:rsidDel="00550408">
          <w:rPr>
            <w:rFonts w:ascii="Arial" w:hAnsi="Arial" w:cs="Arial"/>
            <w:spacing w:val="-2"/>
          </w:rPr>
          <w:delText>the</w:delText>
        </w:r>
        <w:r w:rsidRPr="002E28ED" w:rsidDel="00550408">
          <w:rPr>
            <w:rFonts w:ascii="Arial" w:hAnsi="Arial" w:cs="Arial"/>
            <w:spacing w:val="-12"/>
          </w:rPr>
          <w:delText xml:space="preserve"> </w:delText>
        </w:r>
        <w:r w:rsidRPr="002E28ED" w:rsidDel="00550408">
          <w:rPr>
            <w:rFonts w:ascii="Arial" w:hAnsi="Arial" w:cs="Arial"/>
            <w:spacing w:val="-2"/>
          </w:rPr>
          <w:delText>following</w:delText>
        </w:r>
        <w:r w:rsidRPr="002E28ED" w:rsidDel="00550408">
          <w:rPr>
            <w:rFonts w:ascii="Arial" w:hAnsi="Arial" w:cs="Arial"/>
            <w:spacing w:val="-12"/>
          </w:rPr>
          <w:delText xml:space="preserve"> </w:delText>
        </w:r>
        <w:r w:rsidRPr="002E28ED" w:rsidDel="00550408">
          <w:rPr>
            <w:rFonts w:ascii="Arial" w:hAnsi="Arial" w:cs="Arial"/>
            <w:spacing w:val="-2"/>
          </w:rPr>
          <w:delText>criteria</w:delText>
        </w:r>
      </w:del>
      <w:r w:rsidRPr="002E28ED">
        <w:rPr>
          <w:rFonts w:ascii="Arial" w:hAnsi="Arial" w:cs="Arial"/>
          <w:spacing w:val="-2"/>
        </w:rPr>
        <w:t>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similar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ins w:id="65" w:author="Bobby Stojanoski" w:date="2025-05-20T11:07:00Z" w16du:dateUtc="2025-05-20T15:07:00Z">
        <w:r w:rsidR="000956BC">
          <w:rPr>
            <w:rFonts w:ascii="Arial" w:hAnsi="Arial" w:cs="Arial"/>
            <w:spacing w:val="-2"/>
          </w:rPr>
          <w:t xml:space="preserve"> the methods used by </w:t>
        </w:r>
      </w:ins>
      <w:del w:id="66" w:author="Bobby Stojanoski" w:date="2025-05-20T11:07:00Z" w16du:dateUtc="2025-05-20T15:07:00Z">
        <w:r w:rsidRPr="002E28ED" w:rsidDel="000956BC">
          <w:rPr>
            <w:rFonts w:ascii="Arial" w:hAnsi="Arial" w:cs="Arial"/>
            <w:spacing w:val="-12"/>
          </w:rPr>
          <w:delText xml:space="preserve"> </w:delText>
        </w:r>
      </w:del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del w:id="67" w:author="Bobby Stojanoski" w:date="2025-05-20T11:07:00Z" w16du:dateUtc="2025-05-20T15:07:00Z">
        <w:r w:rsidRPr="002E28ED" w:rsidDel="000956BC">
          <w:rPr>
            <w:rFonts w:ascii="Arial" w:hAnsi="Arial" w:cs="Arial"/>
            <w:spacing w:val="-2"/>
          </w:rPr>
          <w:delText>(</w:delText>
        </w:r>
      </w:del>
      <w:r w:rsidRPr="002E28ED">
        <w:rPr>
          <w:rFonts w:ascii="Arial" w:hAnsi="Arial" w:cs="Arial"/>
          <w:spacing w:val="-2"/>
        </w:rPr>
        <w:t>Bul</w:t>
      </w:r>
      <w:del w:id="68" w:author="Bobby Stojanoski" w:date="2025-05-20T10:59:00Z" w16du:dateUtc="2025-05-20T14:59:00Z">
        <w:r w:rsidRPr="002E28ED" w:rsidDel="004D54F2">
          <w:rPr>
            <w:rFonts w:ascii="Arial" w:hAnsi="Arial" w:cs="Arial"/>
            <w:spacing w:val="-2"/>
          </w:rPr>
          <w:delText>-</w:delText>
        </w:r>
      </w:del>
      <w:r w:rsidRPr="002E28ED">
        <w:rPr>
          <w:rFonts w:ascii="Arial" w:hAnsi="Arial" w:cs="Arial"/>
        </w:rPr>
        <w:fldChar w:fldCharType="end"/>
      </w:r>
      <w:del w:id="69" w:author="Bobby Stojanoski" w:date="2025-05-20T10:59:00Z" w16du:dateUtc="2025-05-20T14:59:00Z">
        <w:r w:rsidRPr="002E28ED" w:rsidDel="004D54F2">
          <w:rPr>
            <w:rFonts w:ascii="Arial" w:hAnsi="Arial" w:cs="Arial"/>
            <w:spacing w:val="-2"/>
          </w:rPr>
          <w:delText xml:space="preserve"> </w:delText>
        </w:r>
      </w:del>
      <w:hyperlink w:anchor="_bookmark29" w:history="1">
        <w:r w:rsidRPr="002E28ED">
          <w:rPr>
            <w:rFonts w:ascii="Arial" w:hAnsi="Arial" w:cs="Arial"/>
          </w:rPr>
          <w:t>garelli</w:t>
        </w:r>
        <w:r w:rsidRPr="002E28ED">
          <w:rPr>
            <w:rFonts w:ascii="Arial" w:hAnsi="Arial" w:cs="Arial"/>
            <w:spacing w:val="-15"/>
          </w:rPr>
          <w:t xml:space="preserve"> </w:t>
        </w:r>
        <w:r w:rsidRPr="002E28ED">
          <w:rPr>
            <w:rFonts w:ascii="Arial" w:hAnsi="Arial" w:cs="Arial"/>
          </w:rPr>
          <w:t>et</w:t>
        </w:r>
        <w:r w:rsidRPr="002E28ED">
          <w:rPr>
            <w:rFonts w:ascii="Arial" w:hAnsi="Arial" w:cs="Arial"/>
            <w:spacing w:val="-15"/>
          </w:rPr>
          <w:t xml:space="preserve"> </w:t>
        </w:r>
        <w:r w:rsidRPr="002E28ED">
          <w:rPr>
            <w:rFonts w:ascii="Arial" w:hAnsi="Arial" w:cs="Arial"/>
          </w:rPr>
          <w:t>al.,</w:t>
        </w:r>
      </w:hyperlink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2025</w:t>
      </w:r>
      <w:del w:id="70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)</w:delText>
        </w:r>
      </w:del>
      <w:r w:rsidRPr="002E28ED">
        <w:rPr>
          <w:rFonts w:ascii="Arial" w:hAnsi="Arial" w:cs="Arial"/>
        </w:rPr>
        <w:fldChar w:fldCharType="end"/>
      </w:r>
      <w:ins w:id="71" w:author="Bobby Stojanoski" w:date="2025-05-20T11:07:00Z" w16du:dateUtc="2025-05-20T15:07:00Z">
        <w:r w:rsidR="000956BC">
          <w:rPr>
            <w:rFonts w:ascii="Arial" w:hAnsi="Arial" w:cs="Arial"/>
          </w:rPr>
          <w:t xml:space="preserve">, </w:t>
        </w:r>
      </w:ins>
      <w:del w:id="72" w:author="Bobby Stojanoski" w:date="2025-05-20T11:07:00Z" w16du:dateUtc="2025-05-20T15:07:00Z">
        <w:r w:rsidRPr="002E28ED" w:rsidDel="000956BC">
          <w:rPr>
            <w:rFonts w:ascii="Arial" w:hAnsi="Arial" w:cs="Arial"/>
            <w:spacing w:val="-15"/>
          </w:rPr>
          <w:delText xml:space="preserve"> </w:delText>
        </w:r>
      </w:del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"_bookmark38"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del w:id="73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(</w:delText>
        </w:r>
      </w:del>
      <w:r w:rsidRPr="002E28ED">
        <w:rPr>
          <w:rFonts w:ascii="Arial" w:hAnsi="Arial" w:cs="Arial"/>
        </w:rPr>
        <w:t>Hernandez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Pollonini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2020</w:t>
      </w:r>
      <w:del w:id="74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):</w:delText>
        </w:r>
      </w:del>
      <w:del w:id="75" w:author="Bobby Stojanoski" w:date="2025-05-20T11:06:00Z" w16du:dateUtc="2025-05-20T15:06:00Z"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Sliding</w:delText>
        </w:r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windows</w:delText>
        </w:r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of</w:delText>
        </w:r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5</w:delText>
        </w:r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seconds were</w:delText>
        </w:r>
        <w:r w:rsidRPr="002E28ED" w:rsidDel="00550408">
          <w:rPr>
            <w:rFonts w:ascii="Arial" w:hAnsi="Arial" w:cs="Arial"/>
            <w:spacing w:val="-13"/>
          </w:rPr>
          <w:delText xml:space="preserve"> </w:delText>
        </w:r>
        <w:r w:rsidRPr="002E28ED" w:rsidDel="00550408">
          <w:rPr>
            <w:rFonts w:ascii="Arial" w:hAnsi="Arial" w:cs="Arial"/>
          </w:rPr>
          <w:delText>taken</w:delText>
        </w:r>
        <w:r w:rsidRPr="002E28ED" w:rsidDel="00550408">
          <w:rPr>
            <w:rFonts w:ascii="Arial" w:hAnsi="Arial" w:cs="Arial"/>
            <w:spacing w:val="-13"/>
          </w:rPr>
          <w:delText xml:space="preserve"> </w:delText>
        </w:r>
        <w:r w:rsidRPr="002E28ED" w:rsidDel="00550408">
          <w:rPr>
            <w:rFonts w:ascii="Arial" w:hAnsi="Arial" w:cs="Arial"/>
          </w:rPr>
          <w:delText>from</w:delText>
        </w:r>
        <w:r w:rsidRPr="002E28ED" w:rsidDel="00550408">
          <w:rPr>
            <w:rFonts w:ascii="Arial" w:hAnsi="Arial" w:cs="Arial"/>
            <w:spacing w:val="-13"/>
          </w:rPr>
          <w:delText xml:space="preserve"> </w:delText>
        </w:r>
        <w:r w:rsidRPr="002E28ED" w:rsidDel="00550408">
          <w:rPr>
            <w:rFonts w:ascii="Arial" w:hAnsi="Arial" w:cs="Arial"/>
          </w:rPr>
          <w:delText>each</w:delText>
        </w:r>
        <w:r w:rsidRPr="002E28ED" w:rsidDel="00550408">
          <w:rPr>
            <w:rFonts w:ascii="Arial" w:hAnsi="Arial" w:cs="Arial"/>
            <w:spacing w:val="-13"/>
          </w:rPr>
          <w:delText xml:space="preserve"> </w:delText>
        </w:r>
        <w:r w:rsidRPr="002E28ED" w:rsidDel="00550408">
          <w:rPr>
            <w:rFonts w:ascii="Arial" w:hAnsi="Arial" w:cs="Arial"/>
          </w:rPr>
          <w:delText>channel</w:delText>
        </w:r>
      </w:del>
      <w:del w:id="76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,</w:delText>
        </w:r>
        <w:r w:rsidRPr="002E28ED" w:rsidDel="000956BC">
          <w:rPr>
            <w:rFonts w:ascii="Arial" w:hAnsi="Arial" w:cs="Arial"/>
            <w:spacing w:val="-12"/>
          </w:rPr>
          <w:delText xml:space="preserve"> </w:delText>
        </w:r>
        <w:r w:rsidRPr="002E28ED" w:rsidDel="000956BC">
          <w:rPr>
            <w:rFonts w:ascii="Arial" w:hAnsi="Arial" w:cs="Arial"/>
          </w:rPr>
          <w:delText>and</w:delText>
        </w:r>
        <w:r w:rsidRPr="002E28ED" w:rsidDel="000956BC">
          <w:rPr>
            <w:rFonts w:ascii="Arial" w:hAnsi="Arial" w:cs="Arial"/>
            <w:spacing w:val="-13"/>
          </w:rPr>
          <w:delText xml:space="preserve"> </w:delText>
        </w:r>
      </w:del>
      <w:del w:id="77" w:author="Bobby Stojanoski" w:date="2025-05-20T11:06:00Z" w16du:dateUtc="2025-05-20T15:06:00Z">
        <w:r w:rsidRPr="002E28ED" w:rsidDel="00D646F7">
          <w:rPr>
            <w:rFonts w:ascii="Arial" w:hAnsi="Arial" w:cs="Arial"/>
          </w:rPr>
          <w:delText>Peak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Spectral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Power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(PSP)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and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the</w:delText>
        </w:r>
        <w:r w:rsidRPr="002E28ED" w:rsidDel="00D646F7">
          <w:rPr>
            <w:rFonts w:ascii="Arial" w:hAnsi="Arial" w:cs="Arial"/>
            <w:spacing w:val="-12"/>
          </w:rPr>
          <w:delText xml:space="preserve"> </w:delText>
        </w:r>
        <w:r w:rsidRPr="002E28ED" w:rsidDel="00D646F7">
          <w:rPr>
            <w:rFonts w:ascii="Arial" w:hAnsi="Arial" w:cs="Arial"/>
          </w:rPr>
          <w:delText>Scalp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Coupling Index</w:delText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delText>(SCI)</w:delText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delText>(P</w:delText>
        </w:r>
        <w:r w:rsidRPr="002E28ED" w:rsidDel="00D646F7">
          <w:rPr>
            <w:rFonts w:ascii="Arial" w:hAnsi="Arial" w:cs="Arial"/>
          </w:rPr>
          <w:fldChar w:fldCharType="begin"/>
        </w:r>
        <w:r w:rsidRPr="002E28ED" w:rsidDel="00D646F7">
          <w:rPr>
            <w:rFonts w:ascii="Arial" w:hAnsi="Arial" w:cs="Arial"/>
          </w:rPr>
          <w:delInstrText>HYPERLINK \l "_bookmark50"</w:delInstrText>
        </w:r>
        <w:r w:rsidRPr="002E28ED" w:rsidDel="00D646F7">
          <w:rPr>
            <w:rFonts w:ascii="Arial" w:hAnsi="Arial" w:cs="Arial"/>
          </w:rPr>
        </w:r>
        <w:r w:rsidRPr="002E28ED" w:rsidDel="00D646F7">
          <w:rPr>
            <w:rFonts w:ascii="Arial" w:hAnsi="Arial" w:cs="Arial"/>
          </w:rPr>
          <w:fldChar w:fldCharType="separate"/>
        </w:r>
        <w:r w:rsidRPr="002E28ED" w:rsidDel="00D646F7">
          <w:rPr>
            <w:rFonts w:ascii="Arial" w:hAnsi="Arial" w:cs="Arial"/>
          </w:rPr>
          <w:delText>ollonini</w:delText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delText>et</w:delText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delText>al.,</w:delText>
        </w:r>
        <w:r w:rsidRPr="002E28ED" w:rsidDel="00D646F7">
          <w:rPr>
            <w:rFonts w:ascii="Arial" w:hAnsi="Arial" w:cs="Arial"/>
          </w:rPr>
          <w:fldChar w:fldCharType="end"/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fldChar w:fldCharType="begin"/>
        </w:r>
        <w:r w:rsidRPr="002E28ED" w:rsidDel="00D646F7">
          <w:rPr>
            <w:rFonts w:ascii="Arial" w:hAnsi="Arial" w:cs="Arial"/>
          </w:rPr>
          <w:delInstrText>HYPERLINK \l "_bookmark50"</w:delInstrText>
        </w:r>
        <w:r w:rsidRPr="002E28ED" w:rsidDel="00D646F7">
          <w:rPr>
            <w:rFonts w:ascii="Arial" w:hAnsi="Arial" w:cs="Arial"/>
          </w:rPr>
        </w:r>
        <w:r w:rsidRPr="002E28ED" w:rsidDel="00D646F7">
          <w:rPr>
            <w:rFonts w:ascii="Arial" w:hAnsi="Arial" w:cs="Arial"/>
          </w:rPr>
          <w:fldChar w:fldCharType="separate"/>
        </w:r>
        <w:r w:rsidRPr="002E28ED" w:rsidDel="00D646F7">
          <w:rPr>
            <w:rFonts w:ascii="Arial" w:hAnsi="Arial" w:cs="Arial"/>
          </w:rPr>
          <w:delText>2016)</w:delText>
        </w:r>
        <w:r w:rsidRPr="002E28ED" w:rsidDel="00D646F7">
          <w:rPr>
            <w:rFonts w:ascii="Arial" w:hAnsi="Arial" w:cs="Arial"/>
          </w:rPr>
          <w:fldChar w:fldCharType="end"/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</w:del>
      <w:del w:id="78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were</w:delText>
        </w:r>
        <w:r w:rsidRPr="002E28ED" w:rsidDel="000956BC">
          <w:rPr>
            <w:rFonts w:ascii="Arial" w:hAnsi="Arial" w:cs="Arial"/>
            <w:spacing w:val="-14"/>
          </w:rPr>
          <w:delText xml:space="preserve"> </w:delText>
        </w:r>
        <w:r w:rsidRPr="002E28ED" w:rsidDel="000956BC">
          <w:rPr>
            <w:rFonts w:ascii="Arial" w:hAnsi="Arial" w:cs="Arial"/>
          </w:rPr>
          <w:delText>calculated</w:delText>
        </w:r>
        <w:r w:rsidRPr="002E28ED" w:rsidDel="000956BC">
          <w:rPr>
            <w:rFonts w:ascii="Arial" w:hAnsi="Arial" w:cs="Arial"/>
            <w:spacing w:val="-14"/>
          </w:rPr>
          <w:delText xml:space="preserve"> </w:delText>
        </w:r>
        <w:r w:rsidRPr="002E28ED" w:rsidDel="000956BC">
          <w:rPr>
            <w:rFonts w:ascii="Arial" w:hAnsi="Arial" w:cs="Arial"/>
          </w:rPr>
          <w:delText>for</w:delText>
        </w:r>
        <w:r w:rsidRPr="002E28ED" w:rsidDel="000956BC">
          <w:rPr>
            <w:rFonts w:ascii="Arial" w:hAnsi="Arial" w:cs="Arial"/>
            <w:spacing w:val="-14"/>
          </w:rPr>
          <w:delText xml:space="preserve"> </w:delText>
        </w:r>
        <w:r w:rsidRPr="002E28ED" w:rsidDel="000956BC">
          <w:rPr>
            <w:rFonts w:ascii="Arial" w:hAnsi="Arial" w:cs="Arial"/>
          </w:rPr>
          <w:delText>each</w:delText>
        </w:r>
        <w:r w:rsidRPr="002E28ED" w:rsidDel="000956BC">
          <w:rPr>
            <w:rFonts w:ascii="Arial" w:hAnsi="Arial" w:cs="Arial"/>
            <w:spacing w:val="-14"/>
          </w:rPr>
          <w:delText xml:space="preserve"> </w:delText>
        </w:r>
        <w:r w:rsidRPr="002E28ED" w:rsidDel="000956BC">
          <w:rPr>
            <w:rFonts w:ascii="Arial" w:hAnsi="Arial" w:cs="Arial"/>
          </w:rPr>
          <w:delText>window</w:delText>
        </w:r>
      </w:del>
      <w:r w:rsidRPr="002E28ED">
        <w:rPr>
          <w:rFonts w:ascii="Arial" w:hAnsi="Arial" w:cs="Arial"/>
        </w:rPr>
        <w:t>.</w:t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were included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analysis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if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they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met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following</w:t>
      </w:r>
      <w:r w:rsidRPr="002E28ED">
        <w:rPr>
          <w:rFonts w:ascii="Arial" w:hAnsi="Arial" w:cs="Arial"/>
          <w:spacing w:val="-4"/>
        </w:rPr>
        <w:t xml:space="preserve"> </w:t>
      </w:r>
      <w:ins w:id="79" w:author="Bobby Stojanoski" w:date="2025-05-20T11:14:00Z" w16du:dateUtc="2025-05-20T15:14:00Z">
        <w:r w:rsidR="00BD4567">
          <w:rPr>
            <w:rFonts w:ascii="Arial" w:hAnsi="Arial" w:cs="Arial"/>
            <w:spacing w:val="-4"/>
          </w:rPr>
          <w:t xml:space="preserve">quality assurance </w:t>
        </w:r>
      </w:ins>
      <w:r w:rsidRPr="002E28ED">
        <w:rPr>
          <w:rFonts w:ascii="Arial" w:hAnsi="Arial" w:cs="Arial"/>
        </w:rPr>
        <w:t>criteria:</w:t>
      </w:r>
      <w:ins w:id="80" w:author="Bobby Stojanoski" w:date="2025-05-20T11:04:00Z" w16du:dateUtc="2025-05-20T15:04:00Z">
        <w:r w:rsidR="005D6F2B">
          <w:rPr>
            <w:rFonts w:ascii="Arial" w:hAnsi="Arial" w:cs="Arial"/>
          </w:rPr>
          <w:t xml:space="preserve"> </w:t>
        </w:r>
      </w:ins>
      <w:ins w:id="81" w:author="Bobby Stojanoski" w:date="2025-05-20T11:05:00Z" w16du:dateUtc="2025-05-20T15:05:00Z">
        <w:r w:rsidR="00CF7F2C">
          <w:rPr>
            <w:rFonts w:ascii="Arial" w:hAnsi="Arial" w:cs="Arial"/>
          </w:rPr>
          <w:t>1)</w:t>
        </w:r>
      </w:ins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PSP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i/>
        </w:rPr>
        <w:t>&gt;</w:t>
      </w:r>
      <w:r w:rsidRPr="002E28ED">
        <w:rPr>
          <w:rFonts w:ascii="Arial" w:hAnsi="Arial" w:cs="Arial"/>
          <w:i/>
          <w:spacing w:val="-13"/>
        </w:rPr>
        <w:t xml:space="preserve"> </w:t>
      </w:r>
      <w:r w:rsidRPr="002E28ED">
        <w:rPr>
          <w:rFonts w:ascii="Arial" w:hAnsi="Arial" w:cs="Arial"/>
        </w:rPr>
        <w:t>0.1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SCI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i/>
        </w:rPr>
        <w:t>&gt;</w:t>
      </w:r>
      <w:r w:rsidRPr="002E28ED">
        <w:rPr>
          <w:rFonts w:ascii="Arial" w:hAnsi="Arial" w:cs="Arial"/>
          <w:i/>
          <w:spacing w:val="-13"/>
        </w:rPr>
        <w:t xml:space="preserve"> </w:t>
      </w:r>
      <w:r w:rsidRPr="002E28ED">
        <w:rPr>
          <w:rFonts w:ascii="Arial" w:hAnsi="Arial" w:cs="Arial"/>
        </w:rPr>
        <w:t>0.5</w:t>
      </w:r>
      <w:r w:rsidRPr="002E28ED">
        <w:rPr>
          <w:rFonts w:ascii="Arial" w:hAnsi="Arial" w:cs="Arial"/>
          <w:spacing w:val="-7"/>
        </w:rPr>
        <w:t xml:space="preserve"> </w:t>
      </w:r>
      <w:ins w:id="82" w:author="Bobby Stojanoski" w:date="2025-05-20T11:09:00Z" w16du:dateUtc="2025-05-20T15:09:00Z">
        <w:r w:rsidR="001A0CA0">
          <w:rPr>
            <w:rFonts w:ascii="Arial" w:hAnsi="Arial" w:cs="Arial"/>
            <w:spacing w:val="-7"/>
          </w:rPr>
          <w:t xml:space="preserve">(based on </w:t>
        </w:r>
        <w:r w:rsidR="001A0CA0" w:rsidRPr="002E28ED">
          <w:rPr>
            <w:rFonts w:ascii="Arial" w:hAnsi="Arial" w:cs="Arial"/>
          </w:rPr>
          <w:fldChar w:fldCharType="begin"/>
        </w:r>
        <w:r w:rsidR="001A0CA0" w:rsidRPr="002E28ED">
          <w:rPr>
            <w:rFonts w:ascii="Arial" w:hAnsi="Arial" w:cs="Arial"/>
          </w:rPr>
          <w:instrText>HYPERLINK \l "_bookmark40"</w:instrText>
        </w:r>
        <w:r w:rsidR="001A0CA0" w:rsidRPr="002E28ED">
          <w:rPr>
            <w:rFonts w:ascii="Arial" w:hAnsi="Arial" w:cs="Arial"/>
          </w:rPr>
        </w:r>
        <w:r w:rsidR="001A0CA0" w:rsidRPr="002E28ED">
          <w:rPr>
            <w:rFonts w:ascii="Arial" w:hAnsi="Arial" w:cs="Arial"/>
          </w:rPr>
          <w:fldChar w:fldCharType="separate"/>
        </w:r>
        <w:r w:rsidR="001A0CA0" w:rsidRPr="002E28ED">
          <w:rPr>
            <w:rFonts w:ascii="Arial" w:hAnsi="Arial" w:cs="Arial"/>
            <w:spacing w:val="-2"/>
          </w:rPr>
          <w:t>Holmes et</w:t>
        </w:r>
        <w:r w:rsidR="001A0CA0" w:rsidRPr="002E28ED">
          <w:rPr>
            <w:rFonts w:ascii="Arial" w:hAnsi="Arial" w:cs="Arial"/>
          </w:rPr>
          <w:t xml:space="preserve"> </w:t>
        </w:r>
        <w:r w:rsidR="001A0CA0" w:rsidRPr="002E28ED">
          <w:rPr>
            <w:rFonts w:ascii="Arial" w:hAnsi="Arial" w:cs="Arial"/>
            <w:spacing w:val="-2"/>
          </w:rPr>
          <w:t>al.,</w:t>
        </w:r>
        <w:r w:rsidR="001A0CA0" w:rsidRPr="002E28ED">
          <w:rPr>
            <w:rFonts w:ascii="Arial" w:hAnsi="Arial" w:cs="Arial"/>
          </w:rPr>
          <w:fldChar w:fldCharType="end"/>
        </w:r>
        <w:r w:rsidR="001A0CA0" w:rsidRPr="002E28ED">
          <w:rPr>
            <w:rFonts w:ascii="Arial" w:hAnsi="Arial" w:cs="Arial"/>
          </w:rPr>
          <w:t xml:space="preserve"> </w:t>
        </w:r>
        <w:r w:rsidR="001A0CA0" w:rsidRPr="002E28ED">
          <w:rPr>
            <w:rFonts w:ascii="Arial" w:hAnsi="Arial" w:cs="Arial"/>
          </w:rPr>
          <w:fldChar w:fldCharType="begin"/>
        </w:r>
        <w:r w:rsidR="001A0CA0" w:rsidRPr="002E28ED">
          <w:rPr>
            <w:rFonts w:ascii="Arial" w:hAnsi="Arial" w:cs="Arial"/>
          </w:rPr>
          <w:instrText>HYPERLINK \l "_bookmark40"</w:instrText>
        </w:r>
        <w:r w:rsidR="001A0CA0" w:rsidRPr="002E28ED">
          <w:rPr>
            <w:rFonts w:ascii="Arial" w:hAnsi="Arial" w:cs="Arial"/>
          </w:rPr>
        </w:r>
        <w:r w:rsidR="001A0CA0" w:rsidRPr="002E28ED">
          <w:rPr>
            <w:rFonts w:ascii="Arial" w:hAnsi="Arial" w:cs="Arial"/>
          </w:rPr>
          <w:fldChar w:fldCharType="separate"/>
        </w:r>
        <w:r w:rsidR="001A0CA0" w:rsidRPr="002E28ED">
          <w:rPr>
            <w:rFonts w:ascii="Arial" w:hAnsi="Arial" w:cs="Arial"/>
            <w:spacing w:val="-2"/>
          </w:rPr>
          <w:t>2024</w:t>
        </w:r>
        <w:r w:rsidR="001A0CA0">
          <w:rPr>
            <w:rFonts w:ascii="Arial" w:hAnsi="Arial" w:cs="Arial"/>
            <w:spacing w:val="-2"/>
          </w:rPr>
          <w:t>)</w:t>
        </w:r>
        <w:r w:rsidR="001A0CA0" w:rsidRPr="002E28ED">
          <w:rPr>
            <w:rFonts w:ascii="Arial" w:hAnsi="Arial" w:cs="Arial"/>
          </w:rPr>
          <w:fldChar w:fldCharType="end"/>
        </w:r>
        <w:r w:rsidR="001A0CA0">
          <w:rPr>
            <w:rFonts w:ascii="Arial" w:hAnsi="Arial" w:cs="Arial"/>
          </w:rPr>
          <w:t xml:space="preserve"> </w:t>
        </w:r>
      </w:ins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more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than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70%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windows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single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 xml:space="preserve">channel,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channel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considered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have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good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signal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quality</w:t>
      </w:r>
      <w:ins w:id="83" w:author="Bobby Stojanoski" w:date="2025-05-20T11:07:00Z" w16du:dateUtc="2025-05-20T15:07:00Z">
        <w:r w:rsidR="00A813D6">
          <w:rPr>
            <w:rFonts w:ascii="Arial" w:hAnsi="Arial" w:cs="Arial"/>
            <w:spacing w:val="-2"/>
          </w:rPr>
          <w:t xml:space="preserve"> and 2)</w:t>
        </w:r>
      </w:ins>
      <w:ins w:id="84" w:author="Bobby Stojanoski" w:date="2025-05-20T11:08:00Z" w16du:dateUtc="2025-05-20T15:08:00Z">
        <w:r w:rsidR="00A813D6">
          <w:rPr>
            <w:rFonts w:ascii="Arial" w:hAnsi="Arial" w:cs="Arial"/>
            <w:spacing w:val="-2"/>
          </w:rPr>
          <w:t xml:space="preserve"> </w:t>
        </w:r>
      </w:ins>
      <w:r w:rsidRPr="002E28ED">
        <w:rPr>
          <w:rFonts w:ascii="Arial" w:hAnsi="Arial" w:cs="Arial"/>
          <w:i/>
        </w:rPr>
        <w:t>&gt;</w:t>
      </w:r>
      <w:r w:rsidRPr="002E28ED">
        <w:rPr>
          <w:rFonts w:ascii="Arial" w:hAnsi="Arial" w:cs="Arial"/>
          <w:i/>
          <w:spacing w:val="3"/>
        </w:rPr>
        <w:t xml:space="preserve"> </w:t>
      </w:r>
      <w:r w:rsidRPr="002E28ED">
        <w:rPr>
          <w:rFonts w:ascii="Arial" w:hAnsi="Arial" w:cs="Arial"/>
        </w:rPr>
        <w:t>70%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channels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single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considered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have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good signal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quality,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included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analysis.</w:t>
      </w:r>
      <w:ins w:id="85" w:author="Bobby Stojanoski" w:date="2025-05-20T11:08:00Z" w16du:dateUtc="2025-05-20T15:08:00Z">
        <w:r w:rsidR="00A813D6">
          <w:rPr>
            <w:rFonts w:ascii="Arial" w:hAnsi="Arial" w:cs="Arial"/>
          </w:rPr>
          <w:t xml:space="preserve"> </w:t>
        </w:r>
      </w:ins>
    </w:p>
    <w:p w14:paraId="49BBF871" w14:textId="4BF4FF91" w:rsidR="002A482E" w:rsidRPr="002E28ED" w:rsidDel="00CF6608" w:rsidRDefault="00100570">
      <w:pPr>
        <w:pStyle w:val="BodyText"/>
        <w:ind w:right="177"/>
        <w:rPr>
          <w:del w:id="86" w:author="Bobby Stojanoski" w:date="2025-05-20T11:09:00Z" w16du:dateUtc="2025-05-20T15:09:00Z"/>
          <w:rFonts w:ascii="Arial" w:hAnsi="Arial" w:cs="Arial"/>
        </w:rPr>
        <w:pPrChange w:id="87" w:author="Bobby Stojanoski" w:date="2025-05-20T11:10:00Z" w16du:dateUtc="2025-05-20T15:10:00Z">
          <w:pPr>
            <w:pStyle w:val="BodyText"/>
            <w:spacing w:before="259" w:line="355" w:lineRule="auto"/>
            <w:ind w:left="120" w:firstLine="351"/>
          </w:pPr>
        </w:pPrChange>
      </w:pPr>
      <w:del w:id="88" w:author="Bobby Stojanoski" w:date="2025-05-20T11:09:00Z" w16du:dateUtc="2025-05-20T15:09:00Z">
        <w:r w:rsidRPr="002E28ED" w:rsidDel="00CF6608">
          <w:rPr>
            <w:rFonts w:ascii="Arial" w:hAnsi="Arial" w:cs="Arial"/>
            <w:spacing w:val="-2"/>
          </w:rPr>
          <w:delText>The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minimum SCI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threshold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was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set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to 0.5,</w:delText>
        </w:r>
        <w:r w:rsidRPr="002E28ED" w:rsidDel="00CF6608">
          <w:rPr>
            <w:rFonts w:ascii="Arial" w:hAnsi="Arial" w:cs="Arial"/>
            <w:spacing w:val="7"/>
          </w:rPr>
          <w:delText xml:space="preserve"> </w:delText>
        </w:r>
      </w:del>
      <w:del w:id="89" w:author="Bobby Stojanoski" w:date="2025-05-20T11:08:00Z" w16du:dateUtc="2025-05-20T15:08:00Z">
        <w:r w:rsidRPr="002E28ED" w:rsidDel="00024D7A">
          <w:rPr>
            <w:rFonts w:ascii="Arial" w:hAnsi="Arial" w:cs="Arial"/>
            <w:spacing w:val="-2"/>
          </w:rPr>
          <w:delText>used</w:delText>
        </w:r>
        <w:r w:rsidRPr="002E28ED" w:rsidDel="00024D7A">
          <w:rPr>
            <w:rFonts w:ascii="Arial" w:hAnsi="Arial" w:cs="Arial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in</w:delText>
        </w:r>
      </w:del>
      <w:del w:id="90" w:author="Bobby Stojanoski" w:date="2025-05-20T11:09:00Z" w16du:dateUtc="2025-05-20T15:09:00Z">
        <w:r w:rsidRPr="002E28ED" w:rsidDel="001A0CA0">
          <w:rPr>
            <w:rFonts w:ascii="Arial" w:hAnsi="Arial" w:cs="Arial"/>
          </w:rPr>
          <w:delText xml:space="preserve"> </w:delText>
        </w:r>
        <w:r w:rsidRPr="002E28ED" w:rsidDel="001A0CA0">
          <w:rPr>
            <w:rFonts w:ascii="Arial" w:hAnsi="Arial" w:cs="Arial"/>
          </w:rPr>
          <w:fldChar w:fldCharType="begin"/>
        </w:r>
        <w:r w:rsidRPr="002E28ED" w:rsidDel="001A0CA0">
          <w:rPr>
            <w:rFonts w:ascii="Arial" w:hAnsi="Arial" w:cs="Arial"/>
          </w:rPr>
          <w:delInstrText>HYPERLINK \l "_bookmark40"</w:delInstrText>
        </w:r>
        <w:r w:rsidRPr="002E28ED" w:rsidDel="001A0CA0">
          <w:rPr>
            <w:rFonts w:ascii="Arial" w:hAnsi="Arial" w:cs="Arial"/>
          </w:rPr>
        </w:r>
        <w:r w:rsidRPr="002E28ED" w:rsidDel="001A0CA0">
          <w:rPr>
            <w:rFonts w:ascii="Arial" w:hAnsi="Arial" w:cs="Arial"/>
          </w:rPr>
          <w:fldChar w:fldCharType="separate"/>
        </w:r>
      </w:del>
      <w:del w:id="91" w:author="Bobby Stojanoski" w:date="2025-05-20T11:08:00Z" w16du:dateUtc="2025-05-20T15:08:00Z">
        <w:r w:rsidRPr="002E28ED" w:rsidDel="00024D7A">
          <w:rPr>
            <w:rFonts w:ascii="Arial" w:hAnsi="Arial" w:cs="Arial"/>
            <w:spacing w:val="-2"/>
          </w:rPr>
          <w:delText>(</w:delText>
        </w:r>
      </w:del>
      <w:del w:id="92" w:author="Bobby Stojanoski" w:date="2025-05-20T11:09:00Z" w16du:dateUtc="2025-05-20T15:09:00Z">
        <w:r w:rsidRPr="002E28ED" w:rsidDel="001A0CA0">
          <w:rPr>
            <w:rFonts w:ascii="Arial" w:hAnsi="Arial" w:cs="Arial"/>
            <w:spacing w:val="-2"/>
          </w:rPr>
          <w:delText>Holmes et</w:delText>
        </w:r>
        <w:r w:rsidRPr="002E28ED" w:rsidDel="001A0CA0">
          <w:rPr>
            <w:rFonts w:ascii="Arial" w:hAnsi="Arial" w:cs="Arial"/>
          </w:rPr>
          <w:delText xml:space="preserve"> </w:delText>
        </w:r>
        <w:r w:rsidRPr="002E28ED" w:rsidDel="001A0CA0">
          <w:rPr>
            <w:rFonts w:ascii="Arial" w:hAnsi="Arial" w:cs="Arial"/>
            <w:spacing w:val="-2"/>
          </w:rPr>
          <w:delText>al.,</w:delText>
        </w:r>
        <w:r w:rsidRPr="002E28ED" w:rsidDel="001A0CA0">
          <w:rPr>
            <w:rFonts w:ascii="Arial" w:hAnsi="Arial" w:cs="Arial"/>
          </w:rPr>
          <w:fldChar w:fldCharType="end"/>
        </w:r>
        <w:r w:rsidRPr="002E28ED" w:rsidDel="001A0CA0">
          <w:rPr>
            <w:rFonts w:ascii="Arial" w:hAnsi="Arial" w:cs="Arial"/>
          </w:rPr>
          <w:delText xml:space="preserve"> </w:delText>
        </w:r>
        <w:r w:rsidRPr="002E28ED" w:rsidDel="001A0CA0">
          <w:rPr>
            <w:rFonts w:ascii="Arial" w:hAnsi="Arial" w:cs="Arial"/>
          </w:rPr>
          <w:fldChar w:fldCharType="begin"/>
        </w:r>
        <w:r w:rsidRPr="002E28ED" w:rsidDel="001A0CA0">
          <w:rPr>
            <w:rFonts w:ascii="Arial" w:hAnsi="Arial" w:cs="Arial"/>
          </w:rPr>
          <w:delInstrText>HYPERLINK \l "_bookmark40"</w:delInstrText>
        </w:r>
        <w:r w:rsidRPr="002E28ED" w:rsidDel="001A0CA0">
          <w:rPr>
            <w:rFonts w:ascii="Arial" w:hAnsi="Arial" w:cs="Arial"/>
          </w:rPr>
        </w:r>
        <w:r w:rsidRPr="002E28ED" w:rsidDel="001A0CA0">
          <w:rPr>
            <w:rFonts w:ascii="Arial" w:hAnsi="Arial" w:cs="Arial"/>
          </w:rPr>
          <w:fldChar w:fldCharType="separate"/>
        </w:r>
        <w:r w:rsidRPr="002E28ED" w:rsidDel="001A0CA0">
          <w:rPr>
            <w:rFonts w:ascii="Arial" w:hAnsi="Arial" w:cs="Arial"/>
            <w:spacing w:val="-2"/>
          </w:rPr>
          <w:delText>2024</w:delText>
        </w:r>
      </w:del>
      <w:del w:id="93" w:author="Bobby Stojanoski" w:date="2025-05-20T11:08:00Z" w16du:dateUtc="2025-05-20T15:08:00Z">
        <w:r w:rsidRPr="002E28ED" w:rsidDel="00024D7A">
          <w:rPr>
            <w:rFonts w:ascii="Arial" w:hAnsi="Arial" w:cs="Arial"/>
            <w:spacing w:val="-2"/>
          </w:rPr>
          <w:delText>),</w:delText>
        </w:r>
      </w:del>
      <w:del w:id="94" w:author="Bobby Stojanoski" w:date="2025-05-20T11:09:00Z" w16du:dateUtc="2025-05-20T15:09:00Z">
        <w:r w:rsidRPr="002E28ED" w:rsidDel="001A0CA0">
          <w:rPr>
            <w:rFonts w:ascii="Arial" w:hAnsi="Arial" w:cs="Arial"/>
          </w:rPr>
          <w:fldChar w:fldCharType="end"/>
        </w:r>
        <w:r w:rsidRPr="002E28ED" w:rsidDel="00CF6608">
          <w:rPr>
            <w:rFonts w:ascii="Arial" w:hAnsi="Arial" w:cs="Arial"/>
            <w:spacing w:val="7"/>
          </w:rPr>
          <w:delText xml:space="preserve"> </w:delText>
        </w:r>
      </w:del>
      <w:del w:id="95" w:author="Bobby Stojanoski" w:date="2025-05-20T11:08:00Z" w16du:dateUtc="2025-05-20T15:08:00Z">
        <w:r w:rsidRPr="002E28ED" w:rsidDel="00024D7A">
          <w:rPr>
            <w:rFonts w:ascii="Arial" w:hAnsi="Arial" w:cs="Arial"/>
            <w:spacing w:val="-2"/>
          </w:rPr>
          <w:delText>however other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studies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have</w:delText>
        </w:r>
        <w:r w:rsidRPr="002E28ED" w:rsidDel="00024D7A">
          <w:rPr>
            <w:rFonts w:ascii="Arial" w:hAnsi="Arial" w:cs="Arial"/>
            <w:spacing w:val="-9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used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SCI</w:delText>
        </w:r>
        <w:r w:rsidRPr="002E28ED" w:rsidDel="00024D7A">
          <w:rPr>
            <w:rFonts w:ascii="Arial" w:hAnsi="Arial" w:cs="Arial"/>
            <w:spacing w:val="-9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thresholds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as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low</w:delText>
        </w:r>
        <w:r w:rsidRPr="002E28ED" w:rsidDel="00024D7A">
          <w:rPr>
            <w:rFonts w:ascii="Arial" w:hAnsi="Arial" w:cs="Arial"/>
            <w:spacing w:val="-9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as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0.25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</w:rPr>
          <w:fldChar w:fldCharType="begin"/>
        </w:r>
        <w:r w:rsidRPr="002E28ED" w:rsidDel="00024D7A">
          <w:rPr>
            <w:rFonts w:ascii="Arial" w:hAnsi="Arial" w:cs="Arial"/>
          </w:rPr>
          <w:delInstrText>HYPERLINK \l "_bookmark56"</w:delInstrText>
        </w:r>
        <w:r w:rsidRPr="002E28ED" w:rsidDel="00024D7A">
          <w:rPr>
            <w:rFonts w:ascii="Arial" w:hAnsi="Arial" w:cs="Arial"/>
          </w:rPr>
        </w:r>
        <w:r w:rsidRPr="002E28ED" w:rsidDel="00024D7A">
          <w:rPr>
            <w:rFonts w:ascii="Arial" w:hAnsi="Arial" w:cs="Arial"/>
          </w:rPr>
          <w:fldChar w:fldCharType="separate"/>
        </w:r>
        <w:r w:rsidRPr="002E28ED" w:rsidDel="00024D7A">
          <w:rPr>
            <w:rFonts w:ascii="Arial" w:hAnsi="Arial" w:cs="Arial"/>
            <w:spacing w:val="-2"/>
          </w:rPr>
          <w:delText>(Zhou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et</w:delText>
        </w:r>
        <w:r w:rsidRPr="002E28ED" w:rsidDel="00024D7A">
          <w:rPr>
            <w:rFonts w:ascii="Arial" w:hAnsi="Arial" w:cs="Arial"/>
            <w:spacing w:val="-9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al.,</w:delText>
        </w:r>
        <w:r w:rsidRPr="002E28ED" w:rsidDel="00024D7A">
          <w:rPr>
            <w:rFonts w:ascii="Arial" w:hAnsi="Arial" w:cs="Arial"/>
          </w:rPr>
          <w:fldChar w:fldCharType="end"/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</w:rPr>
          <w:fldChar w:fldCharType="begin"/>
        </w:r>
        <w:r w:rsidRPr="002E28ED" w:rsidDel="00024D7A">
          <w:rPr>
            <w:rFonts w:ascii="Arial" w:hAnsi="Arial" w:cs="Arial"/>
          </w:rPr>
          <w:delInstrText>HYPERLINK \l "_bookmark56"</w:delInstrText>
        </w:r>
        <w:r w:rsidRPr="002E28ED" w:rsidDel="00024D7A">
          <w:rPr>
            <w:rFonts w:ascii="Arial" w:hAnsi="Arial" w:cs="Arial"/>
          </w:rPr>
        </w:r>
        <w:r w:rsidRPr="002E28ED" w:rsidDel="00024D7A">
          <w:rPr>
            <w:rFonts w:ascii="Arial" w:hAnsi="Arial" w:cs="Arial"/>
          </w:rPr>
          <w:fldChar w:fldCharType="separate"/>
        </w:r>
        <w:r w:rsidRPr="002E28ED" w:rsidDel="00024D7A">
          <w:rPr>
            <w:rFonts w:ascii="Arial" w:hAnsi="Arial" w:cs="Arial"/>
            <w:spacing w:val="-2"/>
          </w:rPr>
          <w:delText>2024).</w:delText>
        </w:r>
        <w:r w:rsidRPr="002E28ED" w:rsidDel="00024D7A">
          <w:rPr>
            <w:rFonts w:ascii="Arial" w:hAnsi="Arial" w:cs="Arial"/>
          </w:rPr>
          <w:fldChar w:fldCharType="end"/>
        </w:r>
        <w:r w:rsidRPr="002E28ED" w:rsidDel="00024D7A">
          <w:rPr>
            <w:rFonts w:ascii="Arial" w:hAnsi="Arial" w:cs="Arial"/>
            <w:spacing w:val="13"/>
          </w:rPr>
          <w:delText xml:space="preserve"> </w:delText>
        </w:r>
      </w:del>
      <w:del w:id="96" w:author="Bobby Stojanoski" w:date="2025-05-20T11:10:00Z" w16du:dateUtc="2025-05-20T15:10:00Z">
        <w:r w:rsidRPr="002E28ED" w:rsidDel="0072366D">
          <w:rPr>
            <w:rFonts w:ascii="Arial" w:hAnsi="Arial" w:cs="Arial"/>
            <w:spacing w:val="-2"/>
          </w:rPr>
          <w:delText>After</w:delText>
        </w:r>
        <w:r w:rsidRPr="002E28ED" w:rsidDel="0072366D">
          <w:rPr>
            <w:rFonts w:ascii="Arial" w:hAnsi="Arial" w:cs="Arial"/>
            <w:spacing w:val="-10"/>
          </w:rPr>
          <w:delText xml:space="preserve"> </w:delText>
        </w:r>
        <w:r w:rsidRPr="002E28ED" w:rsidDel="0072366D">
          <w:rPr>
            <w:rFonts w:ascii="Arial" w:hAnsi="Arial" w:cs="Arial"/>
            <w:spacing w:val="-6"/>
          </w:rPr>
          <w:delText>applying</w:delText>
        </w:r>
      </w:del>
    </w:p>
    <w:p w14:paraId="49BBF872" w14:textId="77777777" w:rsidR="002A482E" w:rsidRPr="002E28ED" w:rsidDel="0072366D" w:rsidRDefault="002A482E">
      <w:pPr>
        <w:pStyle w:val="BodyText"/>
        <w:ind w:right="177"/>
        <w:rPr>
          <w:del w:id="97" w:author="Bobby Stojanoski" w:date="2025-05-20T11:10:00Z" w16du:dateUtc="2025-05-20T15:10:00Z"/>
          <w:rFonts w:ascii="Arial" w:hAnsi="Arial" w:cs="Arial"/>
        </w:rPr>
        <w:pPrChange w:id="98" w:author="Bobby Stojanoski" w:date="2025-05-20T11:10:00Z" w16du:dateUtc="2025-05-20T15:10:00Z">
          <w:pPr>
            <w:pStyle w:val="BodyText"/>
            <w:spacing w:before="66"/>
          </w:pPr>
        </w:pPrChange>
      </w:pPr>
    </w:p>
    <w:p w14:paraId="49BBF873" w14:textId="77777777" w:rsidR="002A482E" w:rsidRPr="002E28ED" w:rsidDel="0072366D" w:rsidRDefault="00100570">
      <w:pPr>
        <w:pStyle w:val="BodyText"/>
        <w:ind w:right="177"/>
        <w:rPr>
          <w:del w:id="99" w:author="Bobby Stojanoski" w:date="2025-05-20T11:10:00Z" w16du:dateUtc="2025-05-20T15:10:00Z"/>
          <w:rFonts w:ascii="Arial" w:hAnsi="Arial" w:cs="Arial"/>
        </w:rPr>
        <w:pPrChange w:id="100" w:author="Bobby Stojanoski" w:date="2025-05-20T11:10:00Z" w16du:dateUtc="2025-05-20T15:10:00Z">
          <w:pPr>
            <w:pStyle w:val="BodyText"/>
            <w:ind w:right="177"/>
            <w:jc w:val="center"/>
          </w:pPr>
        </w:pPrChange>
      </w:pPr>
      <w:del w:id="101" w:author="Bobby Stojanoski" w:date="2025-05-20T11:10:00Z" w16du:dateUtc="2025-05-20T15:10:00Z">
        <w:r w:rsidRPr="002E28ED" w:rsidDel="0072366D">
          <w:rPr>
            <w:rFonts w:ascii="Arial" w:hAnsi="Arial" w:cs="Arial"/>
            <w:spacing w:val="-10"/>
          </w:rPr>
          <w:delText>2</w:delText>
        </w:r>
      </w:del>
    </w:p>
    <w:p w14:paraId="49BBF874" w14:textId="3041E3B4" w:rsidR="002A482E" w:rsidRPr="002E28ED" w:rsidDel="0072366D" w:rsidRDefault="002A482E">
      <w:pPr>
        <w:pStyle w:val="BodyText"/>
        <w:ind w:right="177"/>
        <w:rPr>
          <w:del w:id="102" w:author="Bobby Stojanoski" w:date="2025-05-20T11:10:00Z" w16du:dateUtc="2025-05-20T15:10:00Z"/>
        </w:rPr>
        <w:sectPr w:rsidR="002A482E" w:rsidRPr="002E28ED" w:rsidDel="0072366D">
          <w:headerReference w:type="default" r:id="rId8"/>
          <w:pgSz w:w="12240" w:h="15840"/>
          <w:pgMar w:top="3800" w:right="1140" w:bottom="280" w:left="1680" w:header="3104" w:footer="0" w:gutter="0"/>
          <w:cols w:space="720"/>
        </w:sectPr>
        <w:pPrChange w:id="103" w:author="Bobby Stojanoski" w:date="2025-05-20T11:10:00Z" w16du:dateUtc="2025-05-20T15:10:00Z">
          <w:pPr>
            <w:jc w:val="center"/>
          </w:pPr>
        </w:pPrChange>
      </w:pPr>
    </w:p>
    <w:p w14:paraId="49BBF875" w14:textId="77777777" w:rsidR="002A482E" w:rsidRPr="002E28ED" w:rsidDel="0072366D" w:rsidRDefault="002A482E" w:rsidP="00841C0A">
      <w:pPr>
        <w:pStyle w:val="BodyText"/>
        <w:spacing w:before="74"/>
        <w:rPr>
          <w:del w:id="104" w:author="Bobby Stojanoski" w:date="2025-05-20T11:10:00Z" w16du:dateUtc="2025-05-20T15:10:00Z"/>
          <w:rFonts w:ascii="Arial" w:hAnsi="Arial" w:cs="Arial"/>
        </w:rPr>
      </w:pPr>
    </w:p>
    <w:p w14:paraId="49BBF876" w14:textId="3508C69A" w:rsidR="002A482E" w:rsidRPr="002E28ED" w:rsidRDefault="00EB61E7" w:rsidP="002D3EE2">
      <w:pPr>
        <w:pStyle w:val="BodyText"/>
        <w:spacing w:before="1" w:line="355" w:lineRule="auto"/>
        <w:ind w:right="296"/>
        <w:rPr>
          <w:rFonts w:ascii="Arial" w:hAnsi="Arial" w:cs="Arial"/>
        </w:rPr>
      </w:pPr>
      <w:ins w:id="105" w:author="Bobby Stojanoski" w:date="2025-05-20T11:15:00Z" w16du:dateUtc="2025-05-20T15:15:00Z">
        <w:r>
          <w:rPr>
            <w:rFonts w:ascii="Arial" w:hAnsi="Arial" w:cs="Arial"/>
            <w:spacing w:val="-2"/>
          </w:rPr>
          <w:t xml:space="preserve">There were </w:t>
        </w:r>
      </w:ins>
      <w:ins w:id="106" w:author="Bobby Stojanoski" w:date="2025-05-20T11:16:00Z" w16du:dateUtc="2025-05-20T15:16:00Z">
        <w:r>
          <w:rPr>
            <w:rFonts w:ascii="Arial" w:hAnsi="Arial" w:cs="Arial"/>
            <w:spacing w:val="-2"/>
          </w:rPr>
          <w:t>35</w:t>
        </w:r>
      </w:ins>
      <w:ins w:id="107" w:author="Bobby Stojanoski" w:date="2025-05-20T11:13:00Z" w16du:dateUtc="2025-05-20T15:13:00Z">
        <w:r w:rsidR="00143954">
          <w:rPr>
            <w:rFonts w:ascii="Arial" w:hAnsi="Arial" w:cs="Arial"/>
            <w:spacing w:val="-2"/>
          </w:rPr>
          <w:t xml:space="preserve"> </w:t>
        </w:r>
      </w:ins>
      <w:ins w:id="108" w:author="Bobby Stojanoski" w:date="2025-05-20T11:16:00Z" w16du:dateUtc="2025-05-20T15:16:00Z">
        <w:r>
          <w:rPr>
            <w:rFonts w:ascii="Arial" w:hAnsi="Arial" w:cs="Arial"/>
            <w:spacing w:val="-2"/>
          </w:rPr>
          <w:t>data</w:t>
        </w:r>
      </w:ins>
      <w:ins w:id="109" w:author="Bobby Stojanoski" w:date="2025-05-20T11:13:00Z" w16du:dateUtc="2025-05-20T15:13:00Z">
        <w:r w:rsidR="00143954">
          <w:rPr>
            <w:rFonts w:ascii="Arial" w:hAnsi="Arial" w:cs="Arial"/>
            <w:spacing w:val="-2"/>
          </w:rPr>
          <w:t xml:space="preserve"> </w:t>
        </w:r>
      </w:ins>
      <w:ins w:id="110" w:author="Bobby Stojanoski" w:date="2025-05-20T11:16:00Z" w16du:dateUtc="2025-05-20T15:16:00Z">
        <w:r>
          <w:rPr>
            <w:rFonts w:ascii="Arial" w:hAnsi="Arial" w:cs="Arial"/>
            <w:spacing w:val="-2"/>
          </w:rPr>
          <w:t>that did</w:t>
        </w:r>
      </w:ins>
      <w:ins w:id="111" w:author="Bobby Stojanoski" w:date="2025-05-20T11:13:00Z" w16du:dateUtc="2025-05-20T15:13:00Z">
        <w:r w:rsidR="00143954">
          <w:rPr>
            <w:rFonts w:ascii="Arial" w:hAnsi="Arial" w:cs="Arial"/>
            <w:spacing w:val="-2"/>
          </w:rPr>
          <w:t xml:space="preserve"> not meet the</w:t>
        </w:r>
      </w:ins>
      <w:ins w:id="112" w:author="Bobby Stojanoski" w:date="2025-05-20T11:14:00Z" w16du:dateUtc="2025-05-20T15:14:00Z">
        <w:r w:rsidR="00BD4567" w:rsidRPr="00BD4567">
          <w:rPr>
            <w:rFonts w:ascii="Arial" w:hAnsi="Arial" w:cs="Arial"/>
            <w:spacing w:val="-4"/>
          </w:rPr>
          <w:t xml:space="preserve"> </w:t>
        </w:r>
        <w:r w:rsidR="00BD4567">
          <w:rPr>
            <w:rFonts w:ascii="Arial" w:hAnsi="Arial" w:cs="Arial"/>
            <w:spacing w:val="-4"/>
          </w:rPr>
          <w:t xml:space="preserve">quality assurance </w:t>
        </w:r>
      </w:ins>
      <w:ins w:id="113" w:author="Bobby Stojanoski" w:date="2025-05-20T11:16:00Z" w16du:dateUtc="2025-05-20T15:16:00Z">
        <w:r w:rsidRPr="002E28ED">
          <w:rPr>
            <w:rFonts w:ascii="Arial" w:hAnsi="Arial" w:cs="Arial"/>
          </w:rPr>
          <w:t>criteri</w:t>
        </w:r>
        <w:r>
          <w:rPr>
            <w:rFonts w:ascii="Arial" w:hAnsi="Arial" w:cs="Arial"/>
          </w:rPr>
          <w:t>a and</w:t>
        </w:r>
      </w:ins>
      <w:ins w:id="114" w:author="Bobby Stojanoski" w:date="2025-05-20T11:14:00Z" w16du:dateUtc="2025-05-20T15:14:00Z">
        <w:r w:rsidR="00BD4567">
          <w:rPr>
            <w:rFonts w:ascii="Arial" w:hAnsi="Arial" w:cs="Arial"/>
          </w:rPr>
          <w:t xml:space="preserve"> were excluded from </w:t>
        </w:r>
      </w:ins>
      <w:ins w:id="115" w:author="Bobby Stojanoski" w:date="2025-05-20T11:15:00Z" w16du:dateUtc="2025-05-20T15:15:00Z">
        <w:r w:rsidR="00BD4567">
          <w:rPr>
            <w:rFonts w:ascii="Arial" w:hAnsi="Arial" w:cs="Arial"/>
          </w:rPr>
          <w:t>subsequent analy</w:t>
        </w:r>
        <w:r w:rsidR="003C6A22">
          <w:rPr>
            <w:rFonts w:ascii="Arial" w:hAnsi="Arial" w:cs="Arial"/>
          </w:rPr>
          <w:t>ses</w:t>
        </w:r>
      </w:ins>
      <w:ins w:id="116" w:author="Bobby Stojanoski" w:date="2025-05-20T11:16:00Z" w16du:dateUtc="2025-05-20T15:16:00Z">
        <w:r>
          <w:rPr>
            <w:rFonts w:ascii="Arial" w:hAnsi="Arial" w:cs="Arial"/>
          </w:rPr>
          <w:t xml:space="preserve">. A total </w:t>
        </w:r>
      </w:ins>
      <w:ins w:id="117" w:author="Bobby Stojanoski" w:date="2025-05-20T11:15:00Z" w16du:dateUtc="2025-05-20T15:15:00Z">
        <w:r w:rsidR="003C6A22">
          <w:rPr>
            <w:rFonts w:ascii="Arial" w:hAnsi="Arial" w:cs="Arial"/>
          </w:rPr>
          <w:t>53</w:t>
        </w:r>
      </w:ins>
      <w:del w:id="118" w:author="Bobby Stojanoski" w:date="2025-05-20T11:12:00Z" w16du:dateUtc="2025-05-20T15:12:00Z">
        <w:r w:rsidR="00100570" w:rsidRPr="002E28ED" w:rsidDel="00F26910">
          <w:rPr>
            <w:rFonts w:ascii="Arial" w:hAnsi="Arial" w:cs="Arial"/>
          </w:rPr>
          <w:delText>these criteria</w:delText>
        </w:r>
      </w:del>
      <w:del w:id="119" w:author="Bobby Stojanoski" w:date="2025-05-20T11:15:00Z" w16du:dateUtc="2025-05-20T15:15:00Z">
        <w:r w:rsidR="00100570" w:rsidRPr="002E28ED" w:rsidDel="003C6A22">
          <w:rPr>
            <w:rFonts w:ascii="Arial" w:hAnsi="Arial" w:cs="Arial"/>
          </w:rPr>
          <w:delText>, 53</w:delText>
        </w:r>
      </w:del>
      <w:r w:rsidR="00100570" w:rsidRPr="002E28ED">
        <w:rPr>
          <w:rFonts w:ascii="Arial" w:hAnsi="Arial" w:cs="Arial"/>
        </w:rPr>
        <w:t xml:space="preserve"> participants </w:t>
      </w:r>
      <w:ins w:id="120" w:author="Bobby Stojanoski" w:date="2025-05-20T11:17:00Z" w16du:dateUtc="2025-05-20T15:17:00Z">
        <w:r w:rsidR="001A2929">
          <w:rPr>
            <w:rFonts w:ascii="Arial" w:hAnsi="Arial" w:cs="Arial"/>
          </w:rPr>
          <w:t>(</w:t>
        </w:r>
        <w:r w:rsidR="001A2929" w:rsidRPr="002E28ED">
          <w:rPr>
            <w:rFonts w:ascii="Arial" w:hAnsi="Arial" w:cs="Arial"/>
          </w:rPr>
          <w:t xml:space="preserve">Figure </w:t>
        </w:r>
        <w:r w:rsidR="001A2929" w:rsidRPr="002E28ED">
          <w:rPr>
            <w:rFonts w:ascii="Arial" w:hAnsi="Arial" w:cs="Arial"/>
          </w:rPr>
          <w:fldChar w:fldCharType="begin"/>
        </w:r>
        <w:r w:rsidR="001A2929" w:rsidRPr="002E28ED">
          <w:rPr>
            <w:rFonts w:ascii="Arial" w:hAnsi="Arial" w:cs="Arial"/>
          </w:rPr>
          <w:instrText>HYPERLINK \l "_bookmark5"</w:instrText>
        </w:r>
        <w:r w:rsidR="001A2929" w:rsidRPr="002E28ED">
          <w:rPr>
            <w:rFonts w:ascii="Arial" w:hAnsi="Arial" w:cs="Arial"/>
          </w:rPr>
        </w:r>
        <w:r w:rsidR="001A2929" w:rsidRPr="002E28ED">
          <w:rPr>
            <w:rFonts w:ascii="Arial" w:hAnsi="Arial" w:cs="Arial"/>
          </w:rPr>
          <w:fldChar w:fldCharType="separate"/>
        </w:r>
        <w:r w:rsidR="001A2929" w:rsidRPr="002E28ED">
          <w:rPr>
            <w:rFonts w:ascii="Arial" w:hAnsi="Arial" w:cs="Arial"/>
          </w:rPr>
          <w:t>2.1.</w:t>
        </w:r>
        <w:r w:rsidR="001A2929" w:rsidRPr="002E28ED">
          <w:rPr>
            <w:rFonts w:ascii="Arial" w:hAnsi="Arial" w:cs="Arial"/>
          </w:rPr>
          <w:fldChar w:fldCharType="end"/>
        </w:r>
        <w:r w:rsidR="001A2929">
          <w:rPr>
            <w:rFonts w:ascii="Arial" w:hAnsi="Arial" w:cs="Arial"/>
          </w:rPr>
          <w:t xml:space="preserve">) </w:t>
        </w:r>
      </w:ins>
      <w:r w:rsidR="00100570" w:rsidRPr="002E28ED">
        <w:rPr>
          <w:rFonts w:ascii="Arial" w:hAnsi="Arial" w:cs="Arial"/>
        </w:rPr>
        <w:t xml:space="preserve">were included in the </w:t>
      </w:r>
      <w:ins w:id="121" w:author="Bobby Stojanoski" w:date="2025-05-20T11:16:00Z" w16du:dateUtc="2025-05-20T15:16:00Z">
        <w:r w:rsidR="00100570">
          <w:rPr>
            <w:rFonts w:ascii="Arial" w:hAnsi="Arial" w:cs="Arial"/>
          </w:rPr>
          <w:t xml:space="preserve">final </w:t>
        </w:r>
      </w:ins>
      <w:r w:rsidR="00100570" w:rsidRPr="002E28ED">
        <w:rPr>
          <w:rFonts w:ascii="Arial" w:hAnsi="Arial" w:cs="Arial"/>
        </w:rPr>
        <w:t>analys</w:t>
      </w:r>
      <w:ins w:id="122" w:author="Bobby Stojanoski" w:date="2025-05-20T11:16:00Z" w16du:dateUtc="2025-05-20T15:16:00Z">
        <w:r w:rsidR="00100570">
          <w:rPr>
            <w:rFonts w:ascii="Arial" w:hAnsi="Arial" w:cs="Arial"/>
          </w:rPr>
          <w:t>e</w:t>
        </w:r>
      </w:ins>
      <w:del w:id="123" w:author="Bobby Stojanoski" w:date="2025-05-20T11:16:00Z" w16du:dateUtc="2025-05-20T15:16:00Z">
        <w:r w:rsidR="00100570" w:rsidRPr="002E28ED" w:rsidDel="00100570">
          <w:rPr>
            <w:rFonts w:ascii="Arial" w:hAnsi="Arial" w:cs="Arial"/>
          </w:rPr>
          <w:delText>i</w:delText>
        </w:r>
      </w:del>
      <w:r w:rsidR="00100570" w:rsidRPr="002E28ED">
        <w:rPr>
          <w:rFonts w:ascii="Arial" w:hAnsi="Arial" w:cs="Arial"/>
        </w:rPr>
        <w:t>s.</w:t>
      </w:r>
      <w:r w:rsidR="00100570" w:rsidRPr="002E28ED">
        <w:rPr>
          <w:rFonts w:ascii="Arial" w:hAnsi="Arial" w:cs="Arial"/>
          <w:spacing w:val="40"/>
        </w:rPr>
        <w:t xml:space="preserve"> </w:t>
      </w:r>
      <w:del w:id="124" w:author="Bobby Stojanoski" w:date="2025-05-20T11:17:00Z" w16du:dateUtc="2025-05-20T15:17:00Z">
        <w:r w:rsidR="00100570" w:rsidRPr="002E28ED" w:rsidDel="001A2929">
          <w:rPr>
            <w:rFonts w:ascii="Arial" w:hAnsi="Arial" w:cs="Arial"/>
          </w:rPr>
          <w:delText xml:space="preserve">All participants met the PSP threshold, but only 53/88 met the SCI threshold, as shown in Figure </w:delText>
        </w:r>
        <w:r w:rsidR="00100570" w:rsidRPr="002E28ED" w:rsidDel="001A2929">
          <w:rPr>
            <w:rFonts w:ascii="Arial" w:hAnsi="Arial" w:cs="Arial"/>
          </w:rPr>
          <w:fldChar w:fldCharType="begin"/>
        </w:r>
        <w:r w:rsidR="00100570" w:rsidRPr="002E28ED" w:rsidDel="001A2929">
          <w:rPr>
            <w:rFonts w:ascii="Arial" w:hAnsi="Arial" w:cs="Arial"/>
          </w:rPr>
          <w:delInstrText>HYPERLINK \l "_bookmark5"</w:delInstrText>
        </w:r>
        <w:r w:rsidR="00100570" w:rsidRPr="002E28ED" w:rsidDel="001A2929">
          <w:rPr>
            <w:rFonts w:ascii="Arial" w:hAnsi="Arial" w:cs="Arial"/>
          </w:rPr>
        </w:r>
        <w:r w:rsidR="00100570" w:rsidRPr="002E28ED" w:rsidDel="001A2929">
          <w:rPr>
            <w:rFonts w:ascii="Arial" w:hAnsi="Arial" w:cs="Arial"/>
          </w:rPr>
          <w:fldChar w:fldCharType="separate"/>
        </w:r>
        <w:r w:rsidR="00100570" w:rsidRPr="002E28ED" w:rsidDel="001A2929">
          <w:rPr>
            <w:rFonts w:ascii="Arial" w:hAnsi="Arial" w:cs="Arial"/>
          </w:rPr>
          <w:delText>2.1.</w:delText>
        </w:r>
        <w:r w:rsidR="00100570" w:rsidRPr="002E28ED" w:rsidDel="001A2929">
          <w:rPr>
            <w:rFonts w:ascii="Arial" w:hAnsi="Arial" w:cs="Arial"/>
          </w:rPr>
          <w:fldChar w:fldCharType="end"/>
        </w:r>
        <w:r w:rsidR="00100570" w:rsidRPr="002E28ED" w:rsidDel="001A2929">
          <w:rPr>
            <w:rFonts w:ascii="Arial" w:hAnsi="Arial" w:cs="Arial"/>
            <w:spacing w:val="40"/>
          </w:rPr>
          <w:delText xml:space="preserve"> </w:delText>
        </w:r>
      </w:del>
      <w:r w:rsidR="00100570" w:rsidRPr="002E28ED">
        <w:rPr>
          <w:rFonts w:ascii="Arial" w:hAnsi="Arial" w:cs="Arial"/>
        </w:rPr>
        <w:t xml:space="preserve">The 53 participants ranged in age from 17 to 51 (M </w:t>
      </w:r>
      <w:r w:rsidR="00100570" w:rsidRPr="002E28ED">
        <w:rPr>
          <w:rFonts w:ascii="Arial" w:hAnsi="Arial" w:cs="Arial"/>
          <w:w w:val="120"/>
        </w:rPr>
        <w:t xml:space="preserve">= </w:t>
      </w:r>
      <w:r w:rsidR="00100570" w:rsidRPr="002E28ED">
        <w:rPr>
          <w:rFonts w:ascii="Arial" w:hAnsi="Arial" w:cs="Arial"/>
        </w:rPr>
        <w:t xml:space="preserve">21.60, SD </w:t>
      </w:r>
      <w:r w:rsidR="00100570" w:rsidRPr="002E28ED">
        <w:rPr>
          <w:rFonts w:ascii="Arial" w:hAnsi="Arial" w:cs="Arial"/>
          <w:w w:val="120"/>
        </w:rPr>
        <w:t xml:space="preserve">= </w:t>
      </w:r>
      <w:r w:rsidR="00100570" w:rsidRPr="002E28ED">
        <w:rPr>
          <w:rFonts w:ascii="Arial" w:hAnsi="Arial" w:cs="Arial"/>
        </w:rPr>
        <w:t xml:space="preserve">6.61), 39/53 were female, </w:t>
      </w:r>
      <w:bookmarkStart w:id="125" w:name="_bookmark5"/>
      <w:bookmarkEnd w:id="125"/>
      <w:r w:rsidR="00100570" w:rsidRPr="002E28ED">
        <w:rPr>
          <w:rFonts w:ascii="Arial" w:hAnsi="Arial" w:cs="Arial"/>
          <w:spacing w:val="-2"/>
        </w:rPr>
        <w:t>and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no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demographic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information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was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collected.</w:t>
      </w:r>
      <w:ins w:id="126" w:author="Bobby Stojanoski" w:date="2025-05-20T11:02:00Z" w16du:dateUtc="2025-05-20T15:02:00Z">
        <w:r w:rsidR="009431F0">
          <w:rPr>
            <w:rFonts w:ascii="Arial" w:hAnsi="Arial" w:cs="Arial"/>
            <w:spacing w:val="-2"/>
          </w:rPr>
          <w:t xml:space="preserve"> </w:t>
        </w:r>
        <w:r w:rsidR="009431F0" w:rsidRPr="002E28ED">
          <w:rPr>
            <w:rFonts w:ascii="Arial" w:hAnsi="Arial" w:cs="Arial"/>
          </w:rPr>
          <w:t>The</w:t>
        </w:r>
        <w:r w:rsidR="009431F0" w:rsidRPr="002E28ED">
          <w:rPr>
            <w:rFonts w:ascii="Arial" w:hAnsi="Arial" w:cs="Arial"/>
            <w:spacing w:val="-9"/>
          </w:rPr>
          <w:t xml:space="preserve"> </w:t>
        </w:r>
        <w:r w:rsidR="009431F0" w:rsidRPr="002E28ED">
          <w:rPr>
            <w:rFonts w:ascii="Arial" w:hAnsi="Arial" w:cs="Arial"/>
          </w:rPr>
          <w:t>study was approved by Ontario Tech’s Research Ethics Board (REB)</w:t>
        </w:r>
      </w:ins>
      <w:ins w:id="127" w:author="Bobby Stojanoski" w:date="2025-05-20T11:03:00Z" w16du:dateUtc="2025-05-20T15:03:00Z">
        <w:r w:rsidR="009431F0">
          <w:rPr>
            <w:rFonts w:ascii="Arial" w:hAnsi="Arial" w:cs="Arial"/>
          </w:rPr>
          <w:t xml:space="preserve">. </w:t>
        </w:r>
      </w:ins>
    </w:p>
    <w:p w14:paraId="49BBF877" w14:textId="77777777" w:rsidR="002A482E" w:rsidRPr="002E28ED" w:rsidRDefault="00100570" w:rsidP="00841C0A">
      <w:pPr>
        <w:pStyle w:val="BodyText"/>
        <w:spacing w:before="12"/>
        <w:rPr>
          <w:rFonts w:ascii="Arial" w:hAnsi="Arial" w:cs="Arial"/>
          <w:sz w:val="3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251658251" behindDoc="1" locked="0" layoutInCell="1" allowOverlap="1" wp14:anchorId="49BBF974" wp14:editId="49BBF975">
            <wp:simplePos x="0" y="0"/>
            <wp:positionH relativeFrom="page">
              <wp:posOffset>1428762</wp:posOffset>
            </wp:positionH>
            <wp:positionV relativeFrom="paragraph">
              <wp:posOffset>48662</wp:posOffset>
            </wp:positionV>
            <wp:extent cx="5029200" cy="374884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F878" w14:textId="77777777" w:rsidR="002A482E" w:rsidRPr="002E28ED" w:rsidRDefault="00100570" w:rsidP="002D3EE2">
      <w:pPr>
        <w:pStyle w:val="BodyText"/>
        <w:spacing w:before="311" w:line="213" w:lineRule="auto"/>
        <w:ind w:left="119" w:right="296"/>
        <w:rPr>
          <w:rFonts w:ascii="Arial" w:hAnsi="Arial" w:cs="Arial"/>
        </w:rPr>
      </w:pPr>
      <w:r w:rsidRPr="002E28ED">
        <w:rPr>
          <w:rFonts w:ascii="Arial" w:hAnsi="Arial" w:cs="Arial"/>
        </w:rPr>
        <w:lastRenderedPageBreak/>
        <w:t>Figure 2.1: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Percentage of Channels where SCI </w:t>
      </w:r>
      <w:r w:rsidRPr="002E28ED">
        <w:rPr>
          <w:rFonts w:ascii="Arial" w:hAnsi="Arial" w:cs="Arial"/>
          <w:i/>
        </w:rPr>
        <w:t xml:space="preserve">&gt; </w:t>
      </w:r>
      <w:r w:rsidRPr="002E28ED">
        <w:rPr>
          <w:rFonts w:ascii="Arial" w:hAnsi="Arial" w:cs="Arial"/>
        </w:rPr>
        <w:t xml:space="preserve">0.5 for </w:t>
      </w:r>
      <w:r w:rsidRPr="002E28ED">
        <w:rPr>
          <w:rFonts w:ascii="Arial" w:hAnsi="Arial" w:cs="Arial"/>
          <w:i/>
        </w:rPr>
        <w:t xml:space="preserve">&gt; </w:t>
      </w:r>
      <w:r w:rsidRPr="002E28ED">
        <w:rPr>
          <w:rFonts w:ascii="Arial" w:hAnsi="Arial" w:cs="Arial"/>
        </w:rPr>
        <w:t>70% of the windows.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</w:t>
      </w:r>
      <w:r w:rsidRPr="002E28ED">
        <w:rPr>
          <w:rFonts w:ascii="Arial" w:hAnsi="Arial" w:cs="Arial"/>
          <w:spacing w:val="-6"/>
        </w:rPr>
        <w:t xml:space="preserve">green dashed line represents the threshold of 70% of windows that each participant must </w:t>
      </w:r>
      <w:r w:rsidRPr="002E28ED">
        <w:rPr>
          <w:rFonts w:ascii="Arial" w:hAnsi="Arial" w:cs="Arial"/>
        </w:rPr>
        <w:t>meet to be included in the analysis.</w:t>
      </w:r>
    </w:p>
    <w:p w14:paraId="49BBF87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7A" w14:textId="77777777" w:rsidR="002A482E" w:rsidRPr="002E28ED" w:rsidRDefault="002A482E" w:rsidP="00841C0A">
      <w:pPr>
        <w:pStyle w:val="BodyText"/>
        <w:spacing w:before="108"/>
        <w:rPr>
          <w:rFonts w:ascii="Arial" w:hAnsi="Arial" w:cs="Arial"/>
        </w:rPr>
      </w:pPr>
    </w:p>
    <w:p w14:paraId="49BBF87B" w14:textId="77777777" w:rsidR="002A482E" w:rsidRPr="002E28ED" w:rsidRDefault="00100570" w:rsidP="00841C0A">
      <w:pPr>
        <w:pStyle w:val="Heading2"/>
        <w:numPr>
          <w:ilvl w:val="1"/>
          <w:numId w:val="5"/>
        </w:numPr>
        <w:tabs>
          <w:tab w:val="left" w:pos="1002"/>
        </w:tabs>
        <w:rPr>
          <w:rFonts w:ascii="Arial" w:hAnsi="Arial" w:cs="Arial"/>
        </w:rPr>
      </w:pPr>
      <w:bookmarkStart w:id="128" w:name="Stimuli"/>
      <w:bookmarkStart w:id="129" w:name="_bookmark6"/>
      <w:bookmarkEnd w:id="128"/>
      <w:bookmarkEnd w:id="129"/>
      <w:r w:rsidRPr="002E28ED">
        <w:rPr>
          <w:rFonts w:ascii="Arial" w:hAnsi="Arial" w:cs="Arial"/>
          <w:spacing w:val="-2"/>
          <w:w w:val="105"/>
        </w:rPr>
        <w:t>Stimuli</w:t>
      </w:r>
    </w:p>
    <w:p w14:paraId="78FC814A" w14:textId="383A3A68" w:rsidR="005635F7" w:rsidRPr="002E28ED" w:rsidRDefault="00100570" w:rsidP="002D3EE2">
      <w:pPr>
        <w:pStyle w:val="BodyText"/>
        <w:spacing w:before="201" w:line="355" w:lineRule="auto"/>
        <w:ind w:right="296"/>
        <w:rPr>
          <w:moveTo w:id="130" w:author="Bobby Stojanoski" w:date="2025-05-20T11:39:00Z" w16du:dateUtc="2025-05-20T15:39:00Z"/>
          <w:rFonts w:ascii="Arial" w:hAnsi="Arial" w:cs="Arial"/>
        </w:rPr>
      </w:pP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1"/>
        </w:rPr>
        <w:t xml:space="preserve"> </w:t>
      </w:r>
      <w:del w:id="131" w:author="Bobby Stojanoski" w:date="2025-05-20T11:21:00Z" w16du:dateUtc="2025-05-20T15:21:00Z">
        <w:r w:rsidRPr="002E28ED" w:rsidDel="009E4A62">
          <w:rPr>
            <w:rFonts w:ascii="Arial" w:hAnsi="Arial" w:cs="Arial"/>
          </w:rPr>
          <w:delText>were</w:delText>
        </w:r>
        <w:r w:rsidRPr="002E28ED" w:rsidDel="009E4A62">
          <w:rPr>
            <w:rFonts w:ascii="Arial" w:hAnsi="Arial" w:cs="Arial"/>
            <w:spacing w:val="-1"/>
          </w:rPr>
          <w:delText xml:space="preserve"> </w:delText>
        </w:r>
        <w:r w:rsidRPr="002E28ED" w:rsidDel="009E4A62">
          <w:rPr>
            <w:rFonts w:ascii="Arial" w:hAnsi="Arial" w:cs="Arial"/>
          </w:rPr>
          <w:delText>picked</w:delText>
        </w:r>
        <w:r w:rsidRPr="002E28ED" w:rsidDel="009E4A62">
          <w:rPr>
            <w:rFonts w:ascii="Arial" w:hAnsi="Arial" w:cs="Arial"/>
            <w:spacing w:val="-1"/>
          </w:rPr>
          <w:delText xml:space="preserve"> </w:delText>
        </w:r>
        <w:r w:rsidRPr="002E28ED" w:rsidDel="009E4A62">
          <w:rPr>
            <w:rFonts w:ascii="Arial" w:hAnsi="Arial" w:cs="Arial"/>
          </w:rPr>
          <w:delText>from</w:delText>
        </w:r>
        <w:r w:rsidRPr="002E28ED" w:rsidDel="009E4A62">
          <w:rPr>
            <w:rFonts w:ascii="Arial" w:hAnsi="Arial" w:cs="Arial"/>
            <w:spacing w:val="-1"/>
          </w:rPr>
          <w:delText xml:space="preserve"> </w:delText>
        </w:r>
        <w:r w:rsidRPr="002E28ED" w:rsidDel="009E4A62">
          <w:rPr>
            <w:rFonts w:ascii="Arial" w:hAnsi="Arial" w:cs="Arial"/>
          </w:rPr>
          <w:delText>two</w:delText>
        </w:r>
        <w:r w:rsidRPr="002E28ED" w:rsidDel="009E4A62">
          <w:rPr>
            <w:rFonts w:ascii="Arial" w:hAnsi="Arial" w:cs="Arial"/>
            <w:spacing w:val="-1"/>
          </w:rPr>
          <w:delText xml:space="preserve"> </w:delText>
        </w:r>
        <w:r w:rsidRPr="002E28ED" w:rsidDel="009E4A62">
          <w:rPr>
            <w:rFonts w:ascii="Arial" w:hAnsi="Arial" w:cs="Arial"/>
          </w:rPr>
          <w:delText>datasets</w:delText>
        </w:r>
      </w:del>
      <w:ins w:id="132" w:author="Bobby Stojanoski" w:date="2025-05-20T11:21:00Z" w16du:dateUtc="2025-05-20T15:21:00Z">
        <w:r w:rsidR="009E4A62">
          <w:rPr>
            <w:rFonts w:ascii="Arial" w:hAnsi="Arial" w:cs="Arial"/>
          </w:rPr>
          <w:t>stimuli were</w:t>
        </w:r>
        <w:r w:rsidR="00142903">
          <w:rPr>
            <w:rFonts w:ascii="Arial" w:hAnsi="Arial" w:cs="Arial"/>
          </w:rPr>
          <w:t xml:space="preserve"> selected from two large publicly available repositories</w:t>
        </w:r>
      </w:ins>
      <w:r w:rsidRPr="002E28ED">
        <w:rPr>
          <w:rFonts w:ascii="Arial" w:hAnsi="Arial" w:cs="Arial"/>
        </w:rPr>
        <w:t>: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RADIATE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1"/>
        </w:rPr>
        <w:t xml:space="preserve"> </w:t>
      </w:r>
      <w:hyperlink w:anchor="_bookmark30" w:history="1">
        <w:r w:rsidRPr="002E28ED">
          <w:rPr>
            <w:rFonts w:ascii="Arial" w:hAnsi="Arial" w:cs="Arial"/>
          </w:rPr>
          <w:t>(Conley</w:t>
        </w:r>
        <w:r w:rsidRPr="002E28ED">
          <w:rPr>
            <w:rFonts w:ascii="Arial" w:hAnsi="Arial" w:cs="Arial"/>
            <w:spacing w:val="-1"/>
          </w:rPr>
          <w:t xml:space="preserve"> </w:t>
        </w:r>
        <w:r w:rsidRPr="002E28ED">
          <w:rPr>
            <w:rFonts w:ascii="Arial" w:hAnsi="Arial" w:cs="Arial"/>
          </w:rPr>
          <w:t>et</w:t>
        </w:r>
        <w:r w:rsidRPr="002E28ED">
          <w:rPr>
            <w:rFonts w:ascii="Arial" w:hAnsi="Arial" w:cs="Arial"/>
            <w:spacing w:val="-1"/>
          </w:rPr>
          <w:t xml:space="preserve"> </w:t>
        </w:r>
        <w:r w:rsidRPr="002E28ED">
          <w:rPr>
            <w:rFonts w:ascii="Arial" w:hAnsi="Arial" w:cs="Arial"/>
          </w:rPr>
          <w:t>al.,</w:t>
        </w:r>
      </w:hyperlink>
      <w:r w:rsidRPr="002E28ED">
        <w:rPr>
          <w:rFonts w:ascii="Arial" w:hAnsi="Arial" w:cs="Arial"/>
          <w:spacing w:val="-1"/>
        </w:rPr>
        <w:t xml:space="preserve"> </w:t>
      </w:r>
      <w:hyperlink w:anchor="_bookmark30" w:history="1">
        <w:r w:rsidRPr="002E28ED">
          <w:rPr>
            <w:rFonts w:ascii="Arial" w:hAnsi="Arial" w:cs="Arial"/>
          </w:rPr>
          <w:t>2018)</w:t>
        </w:r>
      </w:hyperlink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and 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UIBVFED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9"/>
        </w:rPr>
        <w:t xml:space="preserve"> </w:t>
      </w:r>
      <w:hyperlink w:anchor="_bookmark47" w:history="1">
        <w:r w:rsidRPr="002E28ED">
          <w:rPr>
            <w:rFonts w:ascii="Arial" w:hAnsi="Arial" w:cs="Arial"/>
          </w:rPr>
          <w:t>(Oliver</w:t>
        </w:r>
        <w:r w:rsidRPr="002E28ED">
          <w:rPr>
            <w:rFonts w:ascii="Arial" w:hAnsi="Arial" w:cs="Arial"/>
            <w:spacing w:val="-9"/>
          </w:rPr>
          <w:t xml:space="preserve"> </w:t>
        </w:r>
        <w:r w:rsidRPr="002E28ED">
          <w:rPr>
            <w:rFonts w:ascii="Arial" w:hAnsi="Arial" w:cs="Arial"/>
          </w:rPr>
          <w:t>and</w:t>
        </w:r>
        <w:r w:rsidRPr="002E28ED">
          <w:rPr>
            <w:rFonts w:ascii="Arial" w:hAnsi="Arial" w:cs="Arial"/>
            <w:spacing w:val="-9"/>
          </w:rPr>
          <w:t xml:space="preserve"> </w:t>
        </w:r>
        <w:r w:rsidRPr="002E28ED">
          <w:rPr>
            <w:rFonts w:ascii="Arial" w:hAnsi="Arial" w:cs="Arial"/>
          </w:rPr>
          <w:t>Amengual</w:t>
        </w:r>
        <w:r w:rsidRPr="002E28ED">
          <w:rPr>
            <w:rFonts w:ascii="Arial" w:hAnsi="Arial" w:cs="Arial"/>
            <w:spacing w:val="-9"/>
          </w:rPr>
          <w:t xml:space="preserve"> </w:t>
        </w:r>
        <w:r w:rsidRPr="002E28ED">
          <w:rPr>
            <w:rFonts w:ascii="Arial" w:hAnsi="Arial" w:cs="Arial"/>
          </w:rPr>
          <w:t>Alcover,</w:t>
        </w:r>
      </w:hyperlink>
      <w:r w:rsidRPr="002E28ED">
        <w:rPr>
          <w:rFonts w:ascii="Arial" w:hAnsi="Arial" w:cs="Arial"/>
          <w:spacing w:val="-9"/>
        </w:rPr>
        <w:t xml:space="preserve"> </w:t>
      </w:r>
      <w:hyperlink w:anchor="_bookmark47" w:history="1">
        <w:r w:rsidRPr="002E28ED">
          <w:rPr>
            <w:rFonts w:ascii="Arial" w:hAnsi="Arial" w:cs="Arial"/>
          </w:rPr>
          <w:t>2020).</w:t>
        </w:r>
      </w:hyperlink>
      <w:r w:rsidRPr="002E28ED">
        <w:rPr>
          <w:rFonts w:ascii="Arial" w:hAnsi="Arial" w:cs="Arial"/>
        </w:rPr>
        <w:t xml:space="preserve"> 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RADIATE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9"/>
        </w:rPr>
        <w:t xml:space="preserve"> </w:t>
      </w:r>
      <w:del w:id="133" w:author="Bobby Stojanoski" w:date="2025-05-20T11:21:00Z" w16du:dateUtc="2025-05-20T15:21:00Z">
        <w:r w:rsidRPr="002E28ED" w:rsidDel="00142903">
          <w:rPr>
            <w:rFonts w:ascii="Arial" w:hAnsi="Arial" w:cs="Arial"/>
          </w:rPr>
          <w:delText xml:space="preserve">is </w:delText>
        </w:r>
      </w:del>
      <w:ins w:id="134" w:author="Bobby Stojanoski" w:date="2025-05-20T11:21:00Z" w16du:dateUtc="2025-05-20T15:21:00Z">
        <w:r w:rsidR="00142903">
          <w:rPr>
            <w:rFonts w:ascii="Arial" w:hAnsi="Arial" w:cs="Arial"/>
          </w:rPr>
          <w:t xml:space="preserve">contains </w:t>
        </w:r>
      </w:ins>
      <w:del w:id="135" w:author="Bobby Stojanoski" w:date="2025-05-20T11:22:00Z" w16du:dateUtc="2025-05-20T15:22:00Z">
        <w:r w:rsidRPr="002E28ED" w:rsidDel="00AB1252">
          <w:rPr>
            <w:rFonts w:ascii="Arial" w:hAnsi="Arial" w:cs="Arial"/>
            <w:spacing w:val="-4"/>
          </w:rPr>
          <w:delText>a</w:delText>
        </w:r>
        <w:r w:rsidRPr="002E28ED" w:rsidDel="00AB1252">
          <w:rPr>
            <w:rFonts w:ascii="Arial" w:hAnsi="Arial" w:cs="Arial"/>
            <w:spacing w:val="-6"/>
          </w:rPr>
          <w:delText xml:space="preserve"> </w:delText>
        </w:r>
        <w:r w:rsidRPr="002E28ED" w:rsidDel="00AB1252">
          <w:rPr>
            <w:rFonts w:ascii="Arial" w:hAnsi="Arial" w:cs="Arial"/>
            <w:spacing w:val="-4"/>
          </w:rPr>
          <w:delText>set</w:delText>
        </w:r>
        <w:r w:rsidRPr="002E28ED" w:rsidDel="00AB1252">
          <w:rPr>
            <w:rFonts w:ascii="Arial" w:hAnsi="Arial" w:cs="Arial"/>
            <w:spacing w:val="-6"/>
          </w:rPr>
          <w:delText xml:space="preserve"> </w:delText>
        </w:r>
        <w:r w:rsidRPr="002E28ED" w:rsidDel="00AB1252">
          <w:rPr>
            <w:rFonts w:ascii="Arial" w:hAnsi="Arial" w:cs="Arial"/>
            <w:spacing w:val="-4"/>
          </w:rPr>
          <w:delText>of</w:delText>
        </w:r>
        <w:r w:rsidRPr="002E28ED" w:rsidDel="00AB1252">
          <w:rPr>
            <w:rFonts w:ascii="Arial" w:hAnsi="Arial" w:cs="Arial"/>
            <w:spacing w:val="-6"/>
          </w:rPr>
          <w:delText xml:space="preserve"> </w:delText>
        </w:r>
        <w:r w:rsidRPr="002E28ED" w:rsidDel="00AB1252">
          <w:rPr>
            <w:rFonts w:ascii="Arial" w:hAnsi="Arial" w:cs="Arial"/>
            <w:spacing w:val="-4"/>
          </w:rPr>
          <w:delText>16</w:delText>
        </w:r>
        <w:r w:rsidRPr="002E28ED" w:rsidDel="00AB1252">
          <w:rPr>
            <w:rFonts w:ascii="Arial" w:hAnsi="Arial" w:cs="Arial"/>
            <w:spacing w:val="-6"/>
          </w:rPr>
          <w:delText xml:space="preserve"> </w:delText>
        </w:r>
        <w:r w:rsidRPr="002E28ED" w:rsidDel="00AB1252">
          <w:rPr>
            <w:rFonts w:ascii="Arial" w:hAnsi="Arial" w:cs="Arial"/>
            <w:spacing w:val="-4"/>
          </w:rPr>
          <w:delText>emotional</w:delText>
        </w:r>
        <w:r w:rsidRPr="002E28ED" w:rsidDel="00AB1252">
          <w:rPr>
            <w:rFonts w:ascii="Arial" w:hAnsi="Arial" w:cs="Arial"/>
            <w:spacing w:val="-6"/>
          </w:rPr>
          <w:delText xml:space="preserve"> </w:delText>
        </w:r>
        <w:r w:rsidRPr="002E28ED" w:rsidDel="00AB1252">
          <w:rPr>
            <w:rFonts w:ascii="Arial" w:hAnsi="Arial" w:cs="Arial"/>
            <w:spacing w:val="-4"/>
          </w:rPr>
          <w:delText>expressions</w:delText>
        </w:r>
        <w:r w:rsidRPr="002E28ED" w:rsidDel="00AB1252">
          <w:rPr>
            <w:rFonts w:ascii="Arial" w:hAnsi="Arial" w:cs="Arial"/>
            <w:spacing w:val="-6"/>
          </w:rPr>
          <w:delText xml:space="preserve"> </w:delText>
        </w:r>
        <w:r w:rsidRPr="002E28ED" w:rsidDel="00AB1252">
          <w:rPr>
            <w:rFonts w:ascii="Arial" w:hAnsi="Arial" w:cs="Arial"/>
            <w:spacing w:val="-4"/>
          </w:rPr>
          <w:delText>by</w:delText>
        </w:r>
        <w:r w:rsidRPr="002E28ED" w:rsidDel="00AB1252">
          <w:rPr>
            <w:rFonts w:ascii="Arial" w:hAnsi="Arial" w:cs="Arial"/>
            <w:spacing w:val="-6"/>
          </w:rPr>
          <w:delText xml:space="preserve"> </w:delText>
        </w:r>
      </w:del>
      <w:r w:rsidRPr="002E28ED">
        <w:rPr>
          <w:rFonts w:ascii="Arial" w:hAnsi="Arial" w:cs="Arial"/>
          <w:spacing w:val="-4"/>
        </w:rPr>
        <w:t>109</w:t>
      </w:r>
      <w:r w:rsidRPr="002E28ED">
        <w:rPr>
          <w:rFonts w:ascii="Arial" w:hAnsi="Arial" w:cs="Arial"/>
          <w:spacing w:val="-6"/>
        </w:rPr>
        <w:t xml:space="preserve"> </w:t>
      </w:r>
      <w:ins w:id="136" w:author="Bobby Stojanoski" w:date="2025-05-20T11:22:00Z" w16du:dateUtc="2025-05-20T15:22:00Z">
        <w:r w:rsidR="00AB1252">
          <w:rPr>
            <w:rFonts w:ascii="Arial" w:hAnsi="Arial" w:cs="Arial"/>
            <w:spacing w:val="-6"/>
          </w:rPr>
          <w:t xml:space="preserve">images of </w:t>
        </w:r>
      </w:ins>
      <w:r w:rsidRPr="002E28ED">
        <w:rPr>
          <w:rFonts w:ascii="Arial" w:hAnsi="Arial" w:cs="Arial"/>
          <w:spacing w:val="-4"/>
        </w:rPr>
        <w:t>racially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ethnically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diverse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real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people,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4"/>
        </w:rPr>
        <w:t xml:space="preserve">aged </w:t>
      </w:r>
      <w:r w:rsidRPr="002E28ED">
        <w:rPr>
          <w:rFonts w:ascii="Arial" w:hAnsi="Arial" w:cs="Arial"/>
        </w:rPr>
        <w:t>18-30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years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old</w:t>
      </w:r>
      <w:ins w:id="137" w:author="Bobby Stojanoski" w:date="2025-05-20T11:22:00Z" w16du:dateUtc="2025-05-20T15:22:00Z">
        <w:r w:rsidR="00AB1252">
          <w:rPr>
            <w:rFonts w:ascii="Arial" w:hAnsi="Arial" w:cs="Arial"/>
          </w:rPr>
          <w:t xml:space="preserve"> </w:t>
        </w:r>
        <w:r w:rsidR="00AB1252">
          <w:rPr>
            <w:rFonts w:ascii="Arial" w:hAnsi="Arial" w:cs="Arial"/>
            <w:spacing w:val="-4"/>
          </w:rPr>
          <w:t>expressing 1</w:t>
        </w:r>
        <w:r w:rsidR="00AB1252" w:rsidRPr="002E28ED">
          <w:rPr>
            <w:rFonts w:ascii="Arial" w:hAnsi="Arial" w:cs="Arial"/>
            <w:spacing w:val="-4"/>
          </w:rPr>
          <w:t>6</w:t>
        </w:r>
        <w:r w:rsidR="00AB1252" w:rsidRPr="002E28ED">
          <w:rPr>
            <w:rFonts w:ascii="Arial" w:hAnsi="Arial" w:cs="Arial"/>
            <w:spacing w:val="-6"/>
          </w:rPr>
          <w:t xml:space="preserve"> </w:t>
        </w:r>
        <w:r w:rsidR="00AB1252" w:rsidRPr="002E28ED">
          <w:rPr>
            <w:rFonts w:ascii="Arial" w:hAnsi="Arial" w:cs="Arial"/>
            <w:spacing w:val="-4"/>
          </w:rPr>
          <w:t>emotio</w:t>
        </w:r>
        <w:r w:rsidR="00AB1252">
          <w:rPr>
            <w:rFonts w:ascii="Arial" w:hAnsi="Arial" w:cs="Arial"/>
            <w:spacing w:val="-4"/>
          </w:rPr>
          <w:t>ns</w:t>
        </w:r>
      </w:ins>
      <w:r w:rsidRPr="002E28ED">
        <w:rPr>
          <w:rFonts w:ascii="Arial" w:hAnsi="Arial" w:cs="Arial"/>
        </w:rPr>
        <w:t>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UIBVFED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15"/>
        </w:rPr>
        <w:t xml:space="preserve"> </w:t>
      </w:r>
      <w:del w:id="138" w:author="Bobby Stojanoski" w:date="2025-05-20T11:22:00Z" w16du:dateUtc="2025-05-20T15:22:00Z">
        <w:r w:rsidRPr="002E28ED" w:rsidDel="00066DB2">
          <w:rPr>
            <w:rFonts w:ascii="Arial" w:hAnsi="Arial" w:cs="Arial"/>
          </w:rPr>
          <w:delText>is</w:delText>
        </w:r>
        <w:r w:rsidRPr="002E28ED" w:rsidDel="00066DB2">
          <w:rPr>
            <w:rFonts w:ascii="Arial" w:hAnsi="Arial" w:cs="Arial"/>
            <w:spacing w:val="-15"/>
          </w:rPr>
          <w:delText xml:space="preserve"> </w:delText>
        </w:r>
      </w:del>
      <w:ins w:id="139" w:author="Bobby Stojanoski" w:date="2025-05-20T11:22:00Z" w16du:dateUtc="2025-05-20T15:22:00Z">
        <w:r w:rsidR="00066DB2">
          <w:rPr>
            <w:rFonts w:ascii="Arial" w:hAnsi="Arial" w:cs="Arial"/>
          </w:rPr>
          <w:t xml:space="preserve">contains </w:t>
        </w:r>
      </w:ins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del w:id="140" w:author="Bobby Stojanoski" w:date="2025-05-20T11:22:00Z" w16du:dateUtc="2025-05-20T15:22:00Z">
        <w:r w:rsidRPr="002E28ED" w:rsidDel="00066DB2">
          <w:rPr>
            <w:rFonts w:ascii="Arial" w:hAnsi="Arial" w:cs="Arial"/>
          </w:rPr>
          <w:delText>32</w:delText>
        </w:r>
        <w:r w:rsidRPr="002E28ED" w:rsidDel="00066DB2">
          <w:rPr>
            <w:rFonts w:ascii="Arial" w:hAnsi="Arial" w:cs="Arial"/>
            <w:spacing w:val="-15"/>
          </w:rPr>
          <w:delText xml:space="preserve"> </w:delText>
        </w:r>
        <w:r w:rsidRPr="002E28ED" w:rsidDel="00066DB2">
          <w:rPr>
            <w:rFonts w:ascii="Arial" w:hAnsi="Arial" w:cs="Arial"/>
          </w:rPr>
          <w:delText>emotional</w:delText>
        </w:r>
        <w:r w:rsidRPr="002E28ED" w:rsidDel="00066DB2">
          <w:rPr>
            <w:rFonts w:ascii="Arial" w:hAnsi="Arial" w:cs="Arial"/>
            <w:spacing w:val="-15"/>
          </w:rPr>
          <w:delText xml:space="preserve"> </w:delText>
        </w:r>
        <w:r w:rsidRPr="002E28ED" w:rsidDel="00066DB2">
          <w:rPr>
            <w:rFonts w:ascii="Arial" w:hAnsi="Arial" w:cs="Arial"/>
          </w:rPr>
          <w:delText>expressions</w:delText>
        </w:r>
        <w:r w:rsidRPr="002E28ED" w:rsidDel="00066DB2">
          <w:rPr>
            <w:rFonts w:ascii="Arial" w:hAnsi="Arial" w:cs="Arial"/>
            <w:spacing w:val="-15"/>
          </w:rPr>
          <w:delText xml:space="preserve"> </w:delText>
        </w:r>
        <w:r w:rsidRPr="002E28ED" w:rsidDel="00066DB2">
          <w:rPr>
            <w:rFonts w:ascii="Arial" w:hAnsi="Arial" w:cs="Arial"/>
          </w:rPr>
          <w:delText>by</w:delText>
        </w:r>
        <w:r w:rsidRPr="002E28ED" w:rsidDel="00066DB2">
          <w:rPr>
            <w:rFonts w:ascii="Arial" w:hAnsi="Arial" w:cs="Arial"/>
            <w:spacing w:val="-15"/>
          </w:rPr>
          <w:delText xml:space="preserve"> </w:delText>
        </w:r>
      </w:del>
      <w:r w:rsidRPr="002E28ED">
        <w:rPr>
          <w:rFonts w:ascii="Arial" w:hAnsi="Arial" w:cs="Arial"/>
        </w:rPr>
        <w:t>20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virtual </w:t>
      </w:r>
      <w:r w:rsidRPr="002E28ED">
        <w:rPr>
          <w:rFonts w:ascii="Arial" w:hAnsi="Arial" w:cs="Arial"/>
          <w:spacing w:val="-4"/>
        </w:rPr>
        <w:t>characters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that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also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ethnically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diverse,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aged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20-80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years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old</w:t>
      </w:r>
      <w:ins w:id="141" w:author="Bobby Stojanoski" w:date="2025-05-20T11:23:00Z" w16du:dateUtc="2025-05-20T15:23:00Z">
        <w:r w:rsidR="00066DB2">
          <w:rPr>
            <w:rFonts w:ascii="Arial" w:hAnsi="Arial" w:cs="Arial"/>
            <w:spacing w:val="-4"/>
          </w:rPr>
          <w:t xml:space="preserve"> expressing </w:t>
        </w:r>
        <w:r w:rsidR="00066DB2" w:rsidRPr="002E28ED">
          <w:rPr>
            <w:rFonts w:ascii="Arial" w:hAnsi="Arial" w:cs="Arial"/>
          </w:rPr>
          <w:t>32</w:t>
        </w:r>
        <w:r w:rsidR="00066DB2" w:rsidRPr="002E28ED">
          <w:rPr>
            <w:rFonts w:ascii="Arial" w:hAnsi="Arial" w:cs="Arial"/>
            <w:spacing w:val="-15"/>
          </w:rPr>
          <w:t xml:space="preserve"> </w:t>
        </w:r>
        <w:r w:rsidR="00066DB2" w:rsidRPr="002E28ED">
          <w:rPr>
            <w:rFonts w:ascii="Arial" w:hAnsi="Arial" w:cs="Arial"/>
          </w:rPr>
          <w:t>emotion</w:t>
        </w:r>
        <w:r w:rsidR="00066DB2">
          <w:rPr>
            <w:rFonts w:ascii="Arial" w:hAnsi="Arial" w:cs="Arial"/>
          </w:rPr>
          <w:t>s</w:t>
        </w:r>
      </w:ins>
      <w:r w:rsidRPr="002E28ED">
        <w:rPr>
          <w:rFonts w:ascii="Arial" w:hAnsi="Arial" w:cs="Arial"/>
          <w:spacing w:val="-4"/>
        </w:rPr>
        <w:t>.</w:t>
      </w:r>
      <w:r w:rsidRPr="002E28ED">
        <w:rPr>
          <w:rFonts w:ascii="Arial" w:hAnsi="Arial" w:cs="Arial"/>
          <w:spacing w:val="20"/>
        </w:rPr>
        <w:t xml:space="preserve"> </w:t>
      </w:r>
      <w:del w:id="142" w:author="Bobby Stojanoski" w:date="2025-05-20T11:23:00Z" w16du:dateUtc="2025-05-20T15:23:00Z">
        <w:r w:rsidRPr="002E28ED" w:rsidDel="000B7A6C">
          <w:rPr>
            <w:rFonts w:ascii="Arial" w:hAnsi="Arial" w:cs="Arial"/>
            <w:spacing w:val="-4"/>
          </w:rPr>
          <w:delText>To</w:delText>
        </w:r>
        <w:r w:rsidRPr="002E28ED" w:rsidDel="000B7A6C">
          <w:rPr>
            <w:rFonts w:ascii="Arial" w:hAnsi="Arial" w:cs="Arial"/>
            <w:spacing w:val="-9"/>
          </w:rPr>
          <w:delText xml:space="preserve"> </w:delText>
        </w:r>
        <w:r w:rsidRPr="002E28ED" w:rsidDel="000B7A6C">
          <w:rPr>
            <w:rFonts w:ascii="Arial" w:hAnsi="Arial" w:cs="Arial"/>
            <w:spacing w:val="-4"/>
          </w:rPr>
          <w:delText>create</w:delText>
        </w:r>
        <w:r w:rsidRPr="002E28ED" w:rsidDel="000B7A6C">
          <w:rPr>
            <w:rFonts w:ascii="Arial" w:hAnsi="Arial" w:cs="Arial"/>
            <w:spacing w:val="-9"/>
          </w:rPr>
          <w:delText xml:space="preserve"> </w:delText>
        </w:r>
        <w:r w:rsidRPr="002E28ED" w:rsidDel="000B7A6C">
          <w:rPr>
            <w:rFonts w:ascii="Arial" w:hAnsi="Arial" w:cs="Arial"/>
            <w:spacing w:val="-4"/>
          </w:rPr>
          <w:delText>t</w:delText>
        </w:r>
      </w:del>
      <w:ins w:id="143" w:author="Bobby Stojanoski" w:date="2025-05-20T11:23:00Z" w16du:dateUtc="2025-05-20T15:23:00Z">
        <w:r w:rsidR="000B7A6C">
          <w:rPr>
            <w:rFonts w:ascii="Arial" w:hAnsi="Arial" w:cs="Arial"/>
            <w:spacing w:val="-4"/>
          </w:rPr>
          <w:t>T</w:t>
        </w:r>
      </w:ins>
      <w:r w:rsidRPr="002E28ED">
        <w:rPr>
          <w:rFonts w:ascii="Arial" w:hAnsi="Arial" w:cs="Arial"/>
          <w:spacing w:val="-4"/>
        </w:rPr>
        <w:t>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UIBVFED</w:t>
      </w:r>
      <w:ins w:id="144" w:author="Bobby Stojanoski" w:date="2025-05-20T11:41:00Z" w16du:dateUtc="2025-05-20T15:41:00Z">
        <w:r w:rsidR="001224F9">
          <w:rPr>
            <w:rFonts w:ascii="Arial" w:hAnsi="Arial" w:cs="Arial"/>
            <w:spacing w:val="-4"/>
          </w:rPr>
          <w:t xml:space="preserve"> </w:t>
        </w:r>
      </w:ins>
      <w:r w:rsidRPr="002E28ED">
        <w:rPr>
          <w:rFonts w:ascii="Arial" w:hAnsi="Arial" w:cs="Arial"/>
          <w:spacing w:val="-2"/>
        </w:rPr>
        <w:t>faces</w:t>
      </w:r>
      <w:del w:id="145" w:author="Bobby Stojanoski" w:date="2025-05-20T11:23:00Z" w16du:dateUtc="2025-05-20T15:23:00Z">
        <w:r w:rsidRPr="002E28ED" w:rsidDel="000B7A6C">
          <w:rPr>
            <w:rFonts w:ascii="Arial" w:hAnsi="Arial" w:cs="Arial"/>
            <w:spacing w:val="-2"/>
          </w:rPr>
          <w:delText>,</w:delText>
        </w:r>
        <w:r w:rsidRPr="002E28ED" w:rsidDel="000B7A6C">
          <w:rPr>
            <w:rFonts w:ascii="Arial" w:hAnsi="Arial" w:cs="Arial"/>
            <w:spacing w:val="-11"/>
          </w:rPr>
          <w:delText xml:space="preserve"> </w:delText>
        </w:r>
        <w:r w:rsidRPr="002E28ED" w:rsidDel="000B7A6C">
          <w:rPr>
            <w:rFonts w:ascii="Arial" w:hAnsi="Arial" w:cs="Arial"/>
            <w:spacing w:val="-2"/>
          </w:rPr>
          <w:delText>the</w:delText>
        </w:r>
        <w:r w:rsidRPr="002E28ED" w:rsidDel="000B7A6C">
          <w:rPr>
            <w:rFonts w:ascii="Arial" w:hAnsi="Arial" w:cs="Arial"/>
            <w:spacing w:val="-11"/>
          </w:rPr>
          <w:delText xml:space="preserve"> </w:delText>
        </w:r>
        <w:r w:rsidRPr="002E28ED" w:rsidDel="000B7A6C">
          <w:rPr>
            <w:rFonts w:ascii="Arial" w:hAnsi="Arial" w:cs="Arial"/>
            <w:spacing w:val="-2"/>
          </w:rPr>
          <w:delText>authors</w:delText>
        </w:r>
        <w:r w:rsidRPr="002E28ED" w:rsidDel="000B7A6C">
          <w:rPr>
            <w:rFonts w:ascii="Arial" w:hAnsi="Arial" w:cs="Arial"/>
            <w:spacing w:val="-11"/>
          </w:rPr>
          <w:delText xml:space="preserve"> </w:delText>
        </w:r>
        <w:r w:rsidRPr="002E28ED" w:rsidDel="000B7A6C">
          <w:rPr>
            <w:rFonts w:ascii="Arial" w:hAnsi="Arial" w:cs="Arial"/>
            <w:spacing w:val="-2"/>
          </w:rPr>
          <w:delText>used</w:delText>
        </w:r>
      </w:del>
      <w:ins w:id="146" w:author="Bobby Stojanoski" w:date="2025-05-20T11:23:00Z" w16du:dateUtc="2025-05-20T15:23:00Z">
        <w:r w:rsidR="000B7A6C">
          <w:rPr>
            <w:rFonts w:ascii="Arial" w:hAnsi="Arial" w:cs="Arial"/>
            <w:spacing w:val="-2"/>
          </w:rPr>
          <w:t xml:space="preserve"> were created (reference) using</w:t>
        </w:r>
      </w:ins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blendshapes</w:t>
      </w:r>
      <w:proofErr w:type="spellEnd"/>
      <w:r w:rsidRPr="002E28ED">
        <w:rPr>
          <w:rFonts w:ascii="Arial" w:hAnsi="Arial" w:cs="Arial"/>
          <w:spacing w:val="-2"/>
        </w:rPr>
        <w:t>,</w:t>
      </w:r>
      <w:r w:rsidRPr="002E28ED">
        <w:rPr>
          <w:rFonts w:ascii="Arial" w:hAnsi="Arial" w:cs="Arial"/>
          <w:spacing w:val="-11"/>
        </w:rPr>
        <w:t xml:space="preserve"> </w:t>
      </w:r>
      <w:del w:id="147" w:author="Bobby Stojanoski" w:date="2025-05-20T11:33:00Z" w16du:dateUtc="2025-05-20T15:33:00Z">
        <w:r w:rsidRPr="002E28ED" w:rsidDel="00CA4F7B">
          <w:rPr>
            <w:rFonts w:ascii="Arial" w:hAnsi="Arial" w:cs="Arial"/>
            <w:spacing w:val="-2"/>
          </w:rPr>
          <w:delText>which</w:delText>
        </w:r>
        <w:r w:rsidRPr="002E28ED" w:rsidDel="00CA4F7B">
          <w:rPr>
            <w:rFonts w:ascii="Arial" w:hAnsi="Arial" w:cs="Arial"/>
            <w:spacing w:val="-11"/>
          </w:rPr>
          <w:delText xml:space="preserve"> </w:delText>
        </w:r>
        <w:r w:rsidRPr="002E28ED" w:rsidDel="00CA4F7B">
          <w:rPr>
            <w:rFonts w:ascii="Arial" w:hAnsi="Arial" w:cs="Arial"/>
            <w:spacing w:val="-2"/>
          </w:rPr>
          <w:delText>is</w:delText>
        </w:r>
        <w:r w:rsidRPr="002E28ED" w:rsidDel="00CA4F7B">
          <w:rPr>
            <w:rFonts w:ascii="Arial" w:hAnsi="Arial" w:cs="Arial"/>
            <w:spacing w:val="-11"/>
          </w:rPr>
          <w:delText xml:space="preserve"> </w:delText>
        </w:r>
        <w:r w:rsidRPr="002E28ED" w:rsidDel="00CA4F7B">
          <w:rPr>
            <w:rFonts w:ascii="Arial" w:hAnsi="Arial" w:cs="Arial"/>
            <w:spacing w:val="-2"/>
          </w:rPr>
          <w:delText>an</w:delText>
        </w:r>
        <w:r w:rsidRPr="002E28ED" w:rsidDel="00CA4F7B">
          <w:rPr>
            <w:rFonts w:ascii="Arial" w:hAnsi="Arial" w:cs="Arial"/>
            <w:spacing w:val="-11"/>
          </w:rPr>
          <w:delText xml:space="preserve"> </w:delText>
        </w:r>
        <w:r w:rsidRPr="002E28ED" w:rsidDel="00CA4F7B">
          <w:rPr>
            <w:rFonts w:ascii="Arial" w:hAnsi="Arial" w:cs="Arial"/>
            <w:spacing w:val="-2"/>
          </w:rPr>
          <w:delText>effective</w:delText>
        </w:r>
        <w:r w:rsidRPr="002E28ED" w:rsidDel="00CA4F7B">
          <w:rPr>
            <w:rFonts w:ascii="Arial" w:hAnsi="Arial" w:cs="Arial"/>
            <w:spacing w:val="-11"/>
          </w:rPr>
          <w:delText xml:space="preserve"> </w:delText>
        </w:r>
        <w:r w:rsidRPr="002E28ED" w:rsidDel="00CA4F7B">
          <w:rPr>
            <w:rFonts w:ascii="Arial" w:hAnsi="Arial" w:cs="Arial"/>
            <w:spacing w:val="-2"/>
          </w:rPr>
          <w:delText>way</w:delText>
        </w:r>
        <w:r w:rsidRPr="002E28ED" w:rsidDel="00CA4F7B">
          <w:rPr>
            <w:rFonts w:ascii="Arial" w:hAnsi="Arial" w:cs="Arial"/>
            <w:spacing w:val="-11"/>
          </w:rPr>
          <w:delText xml:space="preserve"> </w:delText>
        </w:r>
        <w:r w:rsidRPr="002E28ED" w:rsidDel="00CA4F7B">
          <w:rPr>
            <w:rFonts w:ascii="Arial" w:hAnsi="Arial" w:cs="Arial"/>
            <w:spacing w:val="-2"/>
          </w:rPr>
          <w:delText>to</w:delText>
        </w:r>
      </w:del>
      <w:ins w:id="148" w:author="Bobby Stojanoski" w:date="2025-05-20T11:33:00Z" w16du:dateUtc="2025-05-20T15:33:00Z">
        <w:r w:rsidR="00CA4F7B">
          <w:rPr>
            <w:rFonts w:ascii="Arial" w:hAnsi="Arial" w:cs="Arial"/>
            <w:spacing w:val="-2"/>
          </w:rPr>
          <w:t>a tool that</w:t>
        </w:r>
      </w:ins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represent</w:t>
      </w:r>
      <w:ins w:id="149" w:author="Bobby Stojanoski" w:date="2025-05-20T11:33:00Z" w16du:dateUtc="2025-05-20T15:33:00Z">
        <w:r w:rsidR="00CA4F7B">
          <w:rPr>
            <w:rFonts w:ascii="Arial" w:hAnsi="Arial" w:cs="Arial"/>
            <w:spacing w:val="-2"/>
          </w:rPr>
          <w:t>s and manipulates</w:t>
        </w:r>
      </w:ins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facial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action units</w:t>
      </w:r>
      <w:r w:rsidRPr="002E28ED">
        <w:rPr>
          <w:rFonts w:ascii="Arial" w:hAnsi="Arial" w:cs="Arial"/>
          <w:spacing w:val="-15"/>
        </w:rPr>
        <w:t xml:space="preserve"> </w:t>
      </w:r>
      <w:hyperlink w:anchor="_bookmark33" w:history="1">
        <w:r w:rsidRPr="002E28ED">
          <w:rPr>
            <w:rFonts w:ascii="Arial" w:hAnsi="Arial" w:cs="Arial"/>
            <w:spacing w:val="-2"/>
          </w:rPr>
          <w:t>(Ekman</w:t>
        </w:r>
        <w:r w:rsidRPr="002E28ED">
          <w:rPr>
            <w:rFonts w:ascii="Arial" w:hAnsi="Arial" w:cs="Arial"/>
            <w:spacing w:val="-13"/>
          </w:rPr>
          <w:t xml:space="preserve"> </w:t>
        </w:r>
        <w:r w:rsidRPr="002E28ED">
          <w:rPr>
            <w:rFonts w:ascii="Arial" w:hAnsi="Arial" w:cs="Arial"/>
            <w:spacing w:val="-2"/>
          </w:rPr>
          <w:t>and</w:t>
        </w:r>
        <w:r w:rsidRPr="002E28ED">
          <w:rPr>
            <w:rFonts w:ascii="Arial" w:hAnsi="Arial" w:cs="Arial"/>
            <w:spacing w:val="-13"/>
          </w:rPr>
          <w:t xml:space="preserve"> </w:t>
        </w:r>
        <w:r w:rsidRPr="002E28ED">
          <w:rPr>
            <w:rFonts w:ascii="Arial" w:hAnsi="Arial" w:cs="Arial"/>
            <w:spacing w:val="-2"/>
          </w:rPr>
          <w:t>Friesen,</w:t>
        </w:r>
      </w:hyperlink>
      <w:r w:rsidRPr="002E28ED">
        <w:rPr>
          <w:rFonts w:ascii="Arial" w:hAnsi="Arial" w:cs="Arial"/>
          <w:spacing w:val="-13"/>
        </w:rPr>
        <w:t xml:space="preserve"> </w:t>
      </w:r>
      <w:hyperlink w:anchor="_bookmark33" w:history="1">
        <w:r w:rsidRPr="002E28ED">
          <w:rPr>
            <w:rFonts w:ascii="Arial" w:hAnsi="Arial" w:cs="Arial"/>
            <w:spacing w:val="-2"/>
          </w:rPr>
          <w:t>1978).</w:t>
        </w:r>
      </w:hyperlink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faces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used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del w:id="150" w:author="Bobby Stojanoski" w:date="2025-05-20T11:37:00Z" w16du:dateUtc="2025-05-20T15:37:00Z">
        <w:r w:rsidRPr="002E28ED" w:rsidDel="00063D77">
          <w:rPr>
            <w:rFonts w:ascii="Arial" w:hAnsi="Arial" w:cs="Arial"/>
            <w:spacing w:val="-2"/>
          </w:rPr>
          <w:delText>stimuli</w:delText>
        </w:r>
        <w:r w:rsidRPr="002E28ED" w:rsidDel="00063D77">
          <w:rPr>
            <w:rFonts w:ascii="Arial" w:hAnsi="Arial" w:cs="Arial"/>
            <w:spacing w:val="-13"/>
          </w:rPr>
          <w:delText xml:space="preserve"> </w:delText>
        </w:r>
        <w:r w:rsidRPr="002E28ED" w:rsidDel="00063D77">
          <w:rPr>
            <w:rFonts w:ascii="Arial" w:hAnsi="Arial" w:cs="Arial"/>
            <w:spacing w:val="-2"/>
          </w:rPr>
          <w:delText>presentation</w:delText>
        </w:r>
        <w:r w:rsidRPr="002E28ED" w:rsidDel="00063D77">
          <w:rPr>
            <w:rFonts w:ascii="Arial" w:hAnsi="Arial" w:cs="Arial"/>
            <w:spacing w:val="-13"/>
          </w:rPr>
          <w:delText xml:space="preserve"> </w:delText>
        </w:r>
        <w:r w:rsidRPr="002E28ED" w:rsidDel="00063D77">
          <w:rPr>
            <w:rFonts w:ascii="Arial" w:hAnsi="Arial" w:cs="Arial"/>
            <w:spacing w:val="-2"/>
          </w:rPr>
          <w:delText>were</w:delText>
        </w:r>
        <w:r w:rsidRPr="002E28ED" w:rsidDel="00063D77">
          <w:rPr>
            <w:rFonts w:ascii="Arial" w:hAnsi="Arial" w:cs="Arial"/>
            <w:spacing w:val="-13"/>
          </w:rPr>
          <w:delText xml:space="preserve"> </w:delText>
        </w:r>
        <w:r w:rsidRPr="002E28ED" w:rsidDel="00063D77">
          <w:rPr>
            <w:rFonts w:ascii="Arial" w:hAnsi="Arial" w:cs="Arial"/>
            <w:spacing w:val="-2"/>
          </w:rPr>
          <w:delText xml:space="preserve">picked </w:delText>
        </w:r>
        <w:r w:rsidRPr="002E28ED" w:rsidDel="00063D77">
          <w:rPr>
            <w:rFonts w:ascii="Arial" w:hAnsi="Arial" w:cs="Arial"/>
          </w:rPr>
          <w:delText>carefully,</w:delText>
        </w:r>
        <w:r w:rsidRPr="002E28ED" w:rsidDel="00063D77">
          <w:rPr>
            <w:rFonts w:ascii="Arial" w:hAnsi="Arial" w:cs="Arial"/>
            <w:spacing w:val="-10"/>
          </w:rPr>
          <w:delText xml:space="preserve"> </w:delText>
        </w:r>
        <w:r w:rsidRPr="002E28ED" w:rsidDel="00063D77">
          <w:rPr>
            <w:rFonts w:ascii="Arial" w:hAnsi="Arial" w:cs="Arial"/>
          </w:rPr>
          <w:delText>then</w:delText>
        </w:r>
        <w:r w:rsidRPr="002E28ED" w:rsidDel="00063D77">
          <w:rPr>
            <w:rFonts w:ascii="Arial" w:hAnsi="Arial" w:cs="Arial"/>
            <w:spacing w:val="-10"/>
          </w:rPr>
          <w:delText xml:space="preserve"> </w:delText>
        </w:r>
        <w:r w:rsidRPr="002E28ED" w:rsidDel="00063D77">
          <w:rPr>
            <w:rFonts w:ascii="Arial" w:hAnsi="Arial" w:cs="Arial"/>
          </w:rPr>
          <w:delText>validated</w:delText>
        </w:r>
        <w:r w:rsidRPr="002E28ED" w:rsidDel="00063D77">
          <w:rPr>
            <w:rFonts w:ascii="Arial" w:hAnsi="Arial" w:cs="Arial"/>
            <w:spacing w:val="-9"/>
          </w:rPr>
          <w:delText xml:space="preserve"> </w:delText>
        </w:r>
        <w:r w:rsidRPr="002E28ED" w:rsidDel="00063D77">
          <w:rPr>
            <w:rFonts w:ascii="Arial" w:hAnsi="Arial" w:cs="Arial"/>
          </w:rPr>
          <w:delText>by</w:delText>
        </w:r>
        <w:r w:rsidRPr="002E28ED" w:rsidDel="00063D77">
          <w:rPr>
            <w:rFonts w:ascii="Arial" w:hAnsi="Arial" w:cs="Arial"/>
            <w:spacing w:val="-10"/>
          </w:rPr>
          <w:delText xml:space="preserve"> </w:delText>
        </w:r>
        <w:r w:rsidRPr="002E28ED" w:rsidDel="00063D77">
          <w:rPr>
            <w:rFonts w:ascii="Arial" w:hAnsi="Arial" w:cs="Arial"/>
          </w:rPr>
          <w:delText>both</w:delText>
        </w:r>
        <w:r w:rsidRPr="002E28ED" w:rsidDel="00063D77">
          <w:rPr>
            <w:rFonts w:ascii="Arial" w:hAnsi="Arial" w:cs="Arial"/>
            <w:spacing w:val="-9"/>
          </w:rPr>
          <w:delText xml:space="preserve"> </w:delText>
        </w:r>
        <w:r w:rsidRPr="002E28ED" w:rsidDel="00063D77">
          <w:rPr>
            <w:rFonts w:ascii="Arial" w:hAnsi="Arial" w:cs="Arial"/>
          </w:rPr>
          <w:delText>co-supervisors</w:delText>
        </w:r>
        <w:r w:rsidRPr="002E28ED" w:rsidDel="00063D77">
          <w:rPr>
            <w:rFonts w:ascii="Arial" w:hAnsi="Arial" w:cs="Arial"/>
            <w:spacing w:val="-9"/>
          </w:rPr>
          <w:delText xml:space="preserve"> </w:delText>
        </w:r>
        <w:r w:rsidRPr="002E28ED" w:rsidDel="00063D77">
          <w:rPr>
            <w:rFonts w:ascii="Arial" w:hAnsi="Arial" w:cs="Arial"/>
          </w:rPr>
          <w:delText>with</w:delText>
        </w:r>
        <w:r w:rsidRPr="002E28ED" w:rsidDel="00063D77">
          <w:rPr>
            <w:rFonts w:ascii="Arial" w:hAnsi="Arial" w:cs="Arial"/>
            <w:spacing w:val="-10"/>
          </w:rPr>
          <w:delText xml:space="preserve"> </w:delText>
        </w:r>
        <w:r w:rsidRPr="002E28ED" w:rsidDel="00063D77">
          <w:rPr>
            <w:rFonts w:ascii="Arial" w:hAnsi="Arial" w:cs="Arial"/>
          </w:rPr>
          <w:delText>this</w:delText>
        </w:r>
        <w:r w:rsidRPr="002E28ED" w:rsidDel="00063D77">
          <w:rPr>
            <w:rFonts w:ascii="Arial" w:hAnsi="Arial" w:cs="Arial"/>
            <w:spacing w:val="-10"/>
          </w:rPr>
          <w:delText xml:space="preserve"> </w:delText>
        </w:r>
        <w:r w:rsidRPr="002E28ED" w:rsidDel="00063D77">
          <w:rPr>
            <w:rFonts w:ascii="Arial" w:hAnsi="Arial" w:cs="Arial"/>
          </w:rPr>
          <w:delText>strict</w:delText>
        </w:r>
      </w:del>
      <w:ins w:id="151" w:author="Bobby Stojanoski" w:date="2025-05-20T11:37:00Z" w16du:dateUtc="2025-05-20T15:37:00Z">
        <w:r w:rsidR="00063D77">
          <w:rPr>
            <w:rFonts w:ascii="Arial" w:hAnsi="Arial" w:cs="Arial"/>
            <w:spacing w:val="-2"/>
          </w:rPr>
          <w:t>current study were based on the following</w:t>
        </w:r>
      </w:ins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criteria</w:t>
      </w:r>
      <w:del w:id="152" w:author="Bobby Stojanoski" w:date="2025-05-20T11:37:00Z" w16du:dateUtc="2025-05-20T15:37:00Z">
        <w:r w:rsidRPr="002E28ED" w:rsidDel="00063D77">
          <w:rPr>
            <w:rFonts w:ascii="Arial" w:hAnsi="Arial" w:cs="Arial"/>
            <w:spacing w:val="-10"/>
          </w:rPr>
          <w:delText xml:space="preserve"> </w:delText>
        </w:r>
        <w:r w:rsidRPr="002E28ED" w:rsidDel="00063D77">
          <w:rPr>
            <w:rFonts w:ascii="Arial" w:hAnsi="Arial" w:cs="Arial"/>
          </w:rPr>
          <w:delText>in</w:delText>
        </w:r>
        <w:r w:rsidRPr="002E28ED" w:rsidDel="00063D77">
          <w:rPr>
            <w:rFonts w:ascii="Arial" w:hAnsi="Arial" w:cs="Arial"/>
            <w:spacing w:val="-10"/>
          </w:rPr>
          <w:delText xml:space="preserve"> </w:delText>
        </w:r>
        <w:r w:rsidRPr="002E28ED" w:rsidDel="00063D77">
          <w:rPr>
            <w:rFonts w:ascii="Arial" w:hAnsi="Arial" w:cs="Arial"/>
          </w:rPr>
          <w:delText>mind</w:delText>
        </w:r>
      </w:del>
      <w:r w:rsidRPr="002E28ED">
        <w:rPr>
          <w:rFonts w:ascii="Arial" w:hAnsi="Arial" w:cs="Arial"/>
        </w:rPr>
        <w:t>:</w:t>
      </w:r>
      <w:ins w:id="153" w:author="Bobby Stojanoski" w:date="2025-05-20T11:37:00Z" w16du:dateUtc="2025-05-20T15:37:00Z">
        <w:r w:rsidR="00063D77">
          <w:rPr>
            <w:rFonts w:ascii="Arial" w:hAnsi="Arial" w:cs="Arial"/>
          </w:rPr>
          <w:t xml:space="preserve"> </w:t>
        </w:r>
        <w:r w:rsidR="0048211A">
          <w:rPr>
            <w:rFonts w:ascii="Arial" w:hAnsi="Arial" w:cs="Arial"/>
          </w:rPr>
          <w:t xml:space="preserve">1) </w:t>
        </w:r>
      </w:ins>
      <w:r w:rsidRPr="002E28ED">
        <w:rPr>
          <w:rFonts w:ascii="Arial" w:hAnsi="Arial" w:cs="Arial"/>
        </w:rPr>
        <w:t>20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young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adult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models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selected,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5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males,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5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females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from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both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datasets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(RADIATE and UIBVFED)</w:t>
      </w:r>
      <w:ins w:id="154" w:author="Bobby Stojanoski" w:date="2025-05-20T11:37:00Z" w16du:dateUtc="2025-05-20T15:37:00Z">
        <w:r w:rsidR="0048211A">
          <w:rPr>
            <w:rFonts w:ascii="Arial" w:hAnsi="Arial" w:cs="Arial"/>
          </w:rPr>
          <w:t xml:space="preserve">, 2) </w:t>
        </w:r>
      </w:ins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corresponding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models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from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each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dataset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were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matched</w:t>
      </w:r>
      <w:r w:rsidRPr="002E28ED">
        <w:rPr>
          <w:rFonts w:ascii="Arial" w:hAnsi="Arial" w:cs="Arial"/>
          <w:spacing w:val="-13"/>
        </w:rPr>
        <w:t xml:space="preserve"> </w:t>
      </w:r>
      <w:del w:id="155" w:author="Bobby Stojanoski" w:date="2025-05-20T11:38:00Z" w16du:dateUtc="2025-05-20T15:38:00Z">
        <w:r w:rsidRPr="002E28ED" w:rsidDel="00981BA0">
          <w:rPr>
            <w:rFonts w:ascii="Arial" w:hAnsi="Arial" w:cs="Arial"/>
            <w:spacing w:val="-2"/>
          </w:rPr>
          <w:delText>as</w:delText>
        </w:r>
        <w:r w:rsidRPr="002E28ED" w:rsidDel="00981BA0">
          <w:rPr>
            <w:rFonts w:ascii="Arial" w:hAnsi="Arial" w:cs="Arial"/>
            <w:spacing w:val="-13"/>
          </w:rPr>
          <w:delText xml:space="preserve"> </w:delText>
        </w:r>
        <w:r w:rsidRPr="002E28ED" w:rsidDel="00981BA0">
          <w:rPr>
            <w:rFonts w:ascii="Arial" w:hAnsi="Arial" w:cs="Arial"/>
            <w:spacing w:val="-2"/>
          </w:rPr>
          <w:delText>closely</w:delText>
        </w:r>
        <w:r w:rsidRPr="002E28ED" w:rsidDel="00981BA0">
          <w:rPr>
            <w:rFonts w:ascii="Arial" w:hAnsi="Arial" w:cs="Arial"/>
            <w:spacing w:val="-13"/>
          </w:rPr>
          <w:delText xml:space="preserve"> </w:delText>
        </w:r>
        <w:r w:rsidRPr="002E28ED" w:rsidDel="00981BA0">
          <w:rPr>
            <w:rFonts w:ascii="Arial" w:hAnsi="Arial" w:cs="Arial"/>
            <w:spacing w:val="-2"/>
          </w:rPr>
          <w:delText>as</w:delText>
        </w:r>
        <w:r w:rsidRPr="002E28ED" w:rsidDel="00981BA0">
          <w:rPr>
            <w:rFonts w:ascii="Arial" w:hAnsi="Arial" w:cs="Arial"/>
            <w:spacing w:val="-13"/>
          </w:rPr>
          <w:delText xml:space="preserve"> </w:delText>
        </w:r>
        <w:r w:rsidRPr="002E28ED" w:rsidDel="00981BA0">
          <w:rPr>
            <w:rFonts w:ascii="Arial" w:hAnsi="Arial" w:cs="Arial"/>
            <w:spacing w:val="-2"/>
          </w:rPr>
          <w:delText xml:space="preserve">possible, </w:delText>
        </w:r>
        <w:r w:rsidRPr="002E28ED" w:rsidDel="00981BA0">
          <w:rPr>
            <w:rFonts w:ascii="Arial" w:hAnsi="Arial" w:cs="Arial"/>
          </w:rPr>
          <w:delText>in</w:delText>
        </w:r>
        <w:r w:rsidRPr="002E28ED" w:rsidDel="00981BA0">
          <w:rPr>
            <w:rFonts w:ascii="Arial" w:hAnsi="Arial" w:cs="Arial"/>
            <w:spacing w:val="-2"/>
          </w:rPr>
          <w:delText xml:space="preserve"> </w:delText>
        </w:r>
        <w:r w:rsidRPr="002E28ED" w:rsidDel="00981BA0">
          <w:rPr>
            <w:rFonts w:ascii="Arial" w:hAnsi="Arial" w:cs="Arial"/>
          </w:rPr>
          <w:delText>terms</w:delText>
        </w:r>
        <w:r w:rsidRPr="002E28ED" w:rsidDel="00981BA0">
          <w:rPr>
            <w:rFonts w:ascii="Arial" w:hAnsi="Arial" w:cs="Arial"/>
            <w:spacing w:val="-1"/>
          </w:rPr>
          <w:delText xml:space="preserve"> </w:delText>
        </w:r>
        <w:r w:rsidRPr="002E28ED" w:rsidDel="00981BA0">
          <w:rPr>
            <w:rFonts w:ascii="Arial" w:hAnsi="Arial" w:cs="Arial"/>
          </w:rPr>
          <w:delText>of</w:delText>
        </w:r>
        <w:r w:rsidRPr="002E28ED" w:rsidDel="00981BA0">
          <w:rPr>
            <w:rFonts w:ascii="Arial" w:hAnsi="Arial" w:cs="Arial"/>
            <w:spacing w:val="-1"/>
          </w:rPr>
          <w:delText xml:space="preserve"> </w:delText>
        </w:r>
        <w:r w:rsidRPr="002E28ED" w:rsidDel="00981BA0">
          <w:rPr>
            <w:rFonts w:ascii="Arial" w:hAnsi="Arial" w:cs="Arial"/>
          </w:rPr>
          <w:delText>each</w:delText>
        </w:r>
        <w:r w:rsidRPr="002E28ED" w:rsidDel="00981BA0">
          <w:rPr>
            <w:rFonts w:ascii="Arial" w:hAnsi="Arial" w:cs="Arial"/>
            <w:spacing w:val="-2"/>
          </w:rPr>
          <w:delText xml:space="preserve"> </w:delText>
        </w:r>
        <w:r w:rsidRPr="002E28ED" w:rsidDel="00981BA0">
          <w:rPr>
            <w:rFonts w:ascii="Arial" w:hAnsi="Arial" w:cs="Arial"/>
          </w:rPr>
          <w:delText>model’s</w:delText>
        </w:r>
      </w:del>
      <w:ins w:id="156" w:author="Bobby Stojanoski" w:date="2025-05-20T11:38:00Z" w16du:dateUtc="2025-05-20T15:38:00Z">
        <w:r w:rsidR="00981BA0">
          <w:rPr>
            <w:rFonts w:ascii="Arial" w:hAnsi="Arial" w:cs="Arial"/>
          </w:rPr>
          <w:t>for</w:t>
        </w:r>
      </w:ins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shape,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sex,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skin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tone,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hair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color</w:t>
      </w:r>
      <w:ins w:id="157" w:author="Bobby Stojanoski" w:date="2025-05-20T11:38:00Z" w16du:dateUtc="2025-05-20T15:38:00Z">
        <w:r w:rsidR="00981BA0">
          <w:rPr>
            <w:rFonts w:ascii="Arial" w:hAnsi="Arial" w:cs="Arial"/>
          </w:rPr>
          <w:t xml:space="preserve">, and 3) </w:t>
        </w:r>
        <w:r w:rsidR="00981BA0">
          <w:rPr>
            <w:rFonts w:ascii="Arial" w:hAnsi="Arial" w:cs="Arial"/>
            <w:spacing w:val="-4"/>
          </w:rPr>
          <w:t>7</w:t>
        </w:r>
      </w:ins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emotional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expressions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(anger,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disgust,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fear,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happiness,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sadness,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surprise,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 xml:space="preserve">neutral)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selected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model,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closely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align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Ekman’s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6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basic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emotions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w w:val="120"/>
        </w:rPr>
        <w:t xml:space="preserve">+ </w:t>
      </w:r>
      <w:r w:rsidRPr="002E28ED">
        <w:rPr>
          <w:rFonts w:ascii="Arial" w:hAnsi="Arial" w:cs="Arial"/>
        </w:rPr>
        <w:t xml:space="preserve">neutral </w:t>
      </w:r>
      <w:hyperlink w:anchor="_bookmark32" w:history="1">
        <w:r w:rsidRPr="002E28ED">
          <w:rPr>
            <w:rFonts w:ascii="Arial" w:hAnsi="Arial" w:cs="Arial"/>
          </w:rPr>
          <w:t>(Ekman,</w:t>
        </w:r>
      </w:hyperlink>
      <w:r w:rsidRPr="002E28ED">
        <w:rPr>
          <w:rFonts w:ascii="Arial" w:hAnsi="Arial" w:cs="Arial"/>
        </w:rPr>
        <w:t xml:space="preserve"> </w:t>
      </w:r>
      <w:hyperlink w:anchor="_bookmark32" w:history="1">
        <w:r w:rsidRPr="002E28ED">
          <w:rPr>
            <w:rFonts w:ascii="Arial" w:hAnsi="Arial" w:cs="Arial"/>
          </w:rPr>
          <w:t>1992).</w:t>
        </w:r>
      </w:hyperlink>
      <w:ins w:id="158" w:author="Bobby Stojanoski" w:date="2025-05-20T11:39:00Z" w16du:dateUtc="2025-05-20T15:39:00Z">
        <w:r w:rsidR="005635F7" w:rsidRPr="005635F7">
          <w:rPr>
            <w:rFonts w:ascii="Arial" w:hAnsi="Arial" w:cs="Arial"/>
          </w:rPr>
          <w:t xml:space="preserve"> </w:t>
        </w:r>
      </w:ins>
      <w:moveToRangeStart w:id="159" w:author="Bobby Stojanoski" w:date="2025-05-20T11:39:00Z" w:name="move198633578"/>
      <w:moveTo w:id="160" w:author="Bobby Stojanoski" w:date="2025-05-20T11:39:00Z" w16du:dateUtc="2025-05-20T15:39:00Z">
        <w:r w:rsidR="005635F7" w:rsidRPr="002E28ED">
          <w:rPr>
            <w:rFonts w:ascii="Arial" w:hAnsi="Arial" w:cs="Arial"/>
          </w:rPr>
          <w:t>The</w:t>
        </w:r>
        <w:r w:rsidR="005635F7" w:rsidRPr="002E28ED">
          <w:rPr>
            <w:rFonts w:ascii="Arial" w:hAnsi="Arial" w:cs="Arial"/>
            <w:spacing w:val="-11"/>
          </w:rPr>
          <w:t xml:space="preserve"> </w:t>
        </w:r>
        <w:r w:rsidR="005635F7" w:rsidRPr="002E28ED">
          <w:rPr>
            <w:rFonts w:ascii="Arial" w:hAnsi="Arial" w:cs="Arial"/>
          </w:rPr>
          <w:t>UIBVFED</w:t>
        </w:r>
        <w:r w:rsidR="005635F7" w:rsidRPr="002E28ED">
          <w:rPr>
            <w:rFonts w:ascii="Arial" w:hAnsi="Arial" w:cs="Arial"/>
            <w:spacing w:val="-11"/>
          </w:rPr>
          <w:t xml:space="preserve"> </w:t>
        </w:r>
        <w:r w:rsidR="005635F7" w:rsidRPr="002E28ED">
          <w:rPr>
            <w:rFonts w:ascii="Arial" w:hAnsi="Arial" w:cs="Arial"/>
          </w:rPr>
          <w:t>images</w:t>
        </w:r>
        <w:r w:rsidR="005635F7" w:rsidRPr="002E28ED">
          <w:rPr>
            <w:rFonts w:ascii="Arial" w:hAnsi="Arial" w:cs="Arial"/>
            <w:spacing w:val="-11"/>
          </w:rPr>
          <w:t xml:space="preserve"> </w:t>
        </w:r>
        <w:r w:rsidR="005635F7" w:rsidRPr="002E28ED">
          <w:rPr>
            <w:rFonts w:ascii="Arial" w:hAnsi="Arial" w:cs="Arial"/>
          </w:rPr>
          <w:t>were</w:t>
        </w:r>
        <w:r w:rsidR="005635F7" w:rsidRPr="002E28ED">
          <w:rPr>
            <w:rFonts w:ascii="Arial" w:hAnsi="Arial" w:cs="Arial"/>
            <w:spacing w:val="-11"/>
          </w:rPr>
          <w:t xml:space="preserve"> </w:t>
        </w:r>
        <w:r w:rsidR="005635F7" w:rsidRPr="002E28ED">
          <w:rPr>
            <w:rFonts w:ascii="Arial" w:hAnsi="Arial" w:cs="Arial"/>
          </w:rPr>
          <w:t>cropped</w:t>
        </w:r>
        <w:r w:rsidR="005635F7" w:rsidRPr="002E28ED">
          <w:rPr>
            <w:rFonts w:ascii="Arial" w:hAnsi="Arial" w:cs="Arial"/>
            <w:spacing w:val="-11"/>
          </w:rPr>
          <w:t xml:space="preserve"> </w:t>
        </w:r>
        <w:r w:rsidR="005635F7" w:rsidRPr="002E28ED">
          <w:rPr>
            <w:rFonts w:ascii="Arial" w:hAnsi="Arial" w:cs="Arial"/>
          </w:rPr>
          <w:t>to</w:t>
        </w:r>
        <w:r w:rsidR="005635F7" w:rsidRPr="002E28ED">
          <w:rPr>
            <w:rFonts w:ascii="Arial" w:hAnsi="Arial" w:cs="Arial"/>
            <w:spacing w:val="-11"/>
          </w:rPr>
          <w:t xml:space="preserve"> </w:t>
        </w:r>
        <w:r w:rsidR="005635F7" w:rsidRPr="002E28ED">
          <w:rPr>
            <w:rFonts w:ascii="Arial" w:hAnsi="Arial" w:cs="Arial"/>
          </w:rPr>
          <w:t>the</w:t>
        </w:r>
        <w:r w:rsidR="005635F7" w:rsidRPr="002E28ED">
          <w:rPr>
            <w:rFonts w:ascii="Arial" w:hAnsi="Arial" w:cs="Arial"/>
            <w:spacing w:val="-11"/>
          </w:rPr>
          <w:t xml:space="preserve"> </w:t>
        </w:r>
        <w:r w:rsidR="005635F7" w:rsidRPr="002E28ED">
          <w:rPr>
            <w:rFonts w:ascii="Arial" w:hAnsi="Arial" w:cs="Arial"/>
          </w:rPr>
          <w:t>same</w:t>
        </w:r>
        <w:r w:rsidR="005635F7" w:rsidRPr="002E28ED">
          <w:rPr>
            <w:rFonts w:ascii="Arial" w:hAnsi="Arial" w:cs="Arial"/>
            <w:spacing w:val="-11"/>
          </w:rPr>
          <w:t xml:space="preserve"> </w:t>
        </w:r>
        <w:r w:rsidR="005635F7" w:rsidRPr="002E28ED">
          <w:rPr>
            <w:rFonts w:ascii="Arial" w:hAnsi="Arial" w:cs="Arial"/>
          </w:rPr>
          <w:t>size</w:t>
        </w:r>
        <w:r w:rsidR="005635F7" w:rsidRPr="002E28ED">
          <w:rPr>
            <w:rFonts w:ascii="Arial" w:hAnsi="Arial" w:cs="Arial"/>
            <w:spacing w:val="-11"/>
          </w:rPr>
          <w:t xml:space="preserve"> </w:t>
        </w:r>
        <w:r w:rsidR="005635F7" w:rsidRPr="002E28ED">
          <w:rPr>
            <w:rFonts w:ascii="Arial" w:hAnsi="Arial" w:cs="Arial"/>
          </w:rPr>
          <w:t>as the</w:t>
        </w:r>
        <w:r w:rsidR="005635F7" w:rsidRPr="002E28ED">
          <w:rPr>
            <w:rFonts w:ascii="Arial" w:hAnsi="Arial" w:cs="Arial"/>
            <w:spacing w:val="-1"/>
          </w:rPr>
          <w:t xml:space="preserve"> </w:t>
        </w:r>
        <w:r w:rsidR="005635F7" w:rsidRPr="002E28ED">
          <w:rPr>
            <w:rFonts w:ascii="Arial" w:hAnsi="Arial" w:cs="Arial"/>
          </w:rPr>
          <w:t>RADIATE</w:t>
        </w:r>
        <w:r w:rsidR="005635F7" w:rsidRPr="002E28ED">
          <w:rPr>
            <w:rFonts w:ascii="Arial" w:hAnsi="Arial" w:cs="Arial"/>
            <w:spacing w:val="-1"/>
          </w:rPr>
          <w:t xml:space="preserve"> </w:t>
        </w:r>
        <w:r w:rsidR="005635F7" w:rsidRPr="002E28ED">
          <w:rPr>
            <w:rFonts w:ascii="Arial" w:hAnsi="Arial" w:cs="Arial"/>
          </w:rPr>
          <w:t>images,</w:t>
        </w:r>
        <w:r w:rsidR="005635F7" w:rsidRPr="002E28ED">
          <w:rPr>
            <w:rFonts w:ascii="Arial" w:hAnsi="Arial" w:cs="Arial"/>
            <w:spacing w:val="-2"/>
          </w:rPr>
          <w:t xml:space="preserve"> </w:t>
        </w:r>
        <w:r w:rsidR="005635F7" w:rsidRPr="002E28ED">
          <w:rPr>
            <w:rFonts w:ascii="Arial" w:hAnsi="Arial" w:cs="Arial"/>
          </w:rPr>
          <w:t>for</w:t>
        </w:r>
        <w:r w:rsidR="005635F7" w:rsidRPr="002E28ED">
          <w:rPr>
            <w:rFonts w:ascii="Arial" w:hAnsi="Arial" w:cs="Arial"/>
            <w:spacing w:val="-1"/>
          </w:rPr>
          <w:t xml:space="preserve"> </w:t>
        </w:r>
        <w:r w:rsidR="005635F7" w:rsidRPr="002E28ED">
          <w:rPr>
            <w:rFonts w:ascii="Arial" w:hAnsi="Arial" w:cs="Arial"/>
          </w:rPr>
          <w:t>consistency</w:t>
        </w:r>
        <w:r w:rsidR="005635F7" w:rsidRPr="002E28ED">
          <w:rPr>
            <w:rFonts w:ascii="Arial" w:hAnsi="Arial" w:cs="Arial"/>
            <w:spacing w:val="-2"/>
          </w:rPr>
          <w:t xml:space="preserve"> </w:t>
        </w:r>
        <w:r w:rsidR="005635F7" w:rsidRPr="002E28ED">
          <w:rPr>
            <w:rFonts w:ascii="Arial" w:hAnsi="Arial" w:cs="Arial"/>
          </w:rPr>
          <w:t>in</w:t>
        </w:r>
        <w:r w:rsidR="005635F7" w:rsidRPr="002E28ED">
          <w:rPr>
            <w:rFonts w:ascii="Arial" w:hAnsi="Arial" w:cs="Arial"/>
            <w:spacing w:val="-2"/>
          </w:rPr>
          <w:t xml:space="preserve"> </w:t>
        </w:r>
        <w:r w:rsidR="005635F7" w:rsidRPr="002E28ED">
          <w:rPr>
            <w:rFonts w:ascii="Arial" w:hAnsi="Arial" w:cs="Arial"/>
          </w:rPr>
          <w:t>the</w:t>
        </w:r>
        <w:r w:rsidR="005635F7" w:rsidRPr="002E28ED">
          <w:rPr>
            <w:rFonts w:ascii="Arial" w:hAnsi="Arial" w:cs="Arial"/>
            <w:spacing w:val="-1"/>
          </w:rPr>
          <w:t xml:space="preserve"> </w:t>
        </w:r>
        <w:r w:rsidR="005635F7" w:rsidRPr="002E28ED">
          <w:rPr>
            <w:rFonts w:ascii="Arial" w:hAnsi="Arial" w:cs="Arial"/>
          </w:rPr>
          <w:t>stimuli</w:t>
        </w:r>
        <w:r w:rsidR="005635F7" w:rsidRPr="002E28ED">
          <w:rPr>
            <w:rFonts w:ascii="Arial" w:hAnsi="Arial" w:cs="Arial"/>
            <w:spacing w:val="-2"/>
          </w:rPr>
          <w:t xml:space="preserve"> </w:t>
        </w:r>
        <w:r w:rsidR="005635F7" w:rsidRPr="002E28ED">
          <w:rPr>
            <w:rFonts w:ascii="Arial" w:hAnsi="Arial" w:cs="Arial"/>
          </w:rPr>
          <w:t>presentation.</w:t>
        </w:r>
      </w:moveTo>
    </w:p>
    <w:moveToRangeEnd w:id="159"/>
    <w:p w14:paraId="49BBF882" w14:textId="09F8F969" w:rsidR="002A482E" w:rsidRPr="002E28ED" w:rsidRDefault="002A482E" w:rsidP="002D3EE2">
      <w:pPr>
        <w:pStyle w:val="BodyText"/>
        <w:spacing w:before="1" w:line="355" w:lineRule="auto"/>
        <w:ind w:left="119" w:right="296"/>
        <w:rPr>
          <w:rFonts w:ascii="Arial" w:hAnsi="Arial" w:cs="Arial"/>
        </w:rPr>
      </w:pPr>
    </w:p>
    <w:p w14:paraId="49BBF883" w14:textId="6D53F2C5" w:rsidR="002A482E" w:rsidRPr="002D3EE2" w:rsidRDefault="00100570" w:rsidP="002D3EE2">
      <w:pPr>
        <w:pStyle w:val="BodyText"/>
        <w:spacing w:before="201" w:line="355" w:lineRule="auto"/>
        <w:ind w:left="119" w:right="296" w:firstLine="351"/>
        <w:rPr>
          <w:rFonts w:ascii="Arial" w:hAnsi="Arial" w:cs="Arial"/>
          <w:strike/>
        </w:rPr>
      </w:pPr>
      <w:commentRangeStart w:id="161"/>
      <w:r w:rsidRPr="002D3EE2">
        <w:rPr>
          <w:rFonts w:ascii="Arial" w:hAnsi="Arial" w:cs="Arial"/>
          <w:strike/>
        </w:rPr>
        <w:t>The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final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dataset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consisted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of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10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models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from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the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RADIATE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dataset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and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10</w:t>
      </w:r>
      <w:r w:rsidRPr="002D3EE2">
        <w:rPr>
          <w:rFonts w:ascii="Arial" w:hAnsi="Arial" w:cs="Arial"/>
          <w:strike/>
          <w:spacing w:val="-12"/>
        </w:rPr>
        <w:t xml:space="preserve"> </w:t>
      </w:r>
      <w:r w:rsidRPr="002D3EE2">
        <w:rPr>
          <w:rFonts w:ascii="Arial" w:hAnsi="Arial" w:cs="Arial"/>
          <w:strike/>
        </w:rPr>
        <w:t>models from the UIBVFED dataset, with 7 emotional expressions for each model, and each model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had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a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corresponding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model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in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the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other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dataset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that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matched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them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as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closely</w:t>
      </w:r>
      <w:r w:rsidRPr="002D3EE2">
        <w:rPr>
          <w:rFonts w:ascii="Arial" w:hAnsi="Arial" w:cs="Arial"/>
          <w:strike/>
          <w:spacing w:val="-15"/>
        </w:rPr>
        <w:t xml:space="preserve"> </w:t>
      </w:r>
      <w:r w:rsidRPr="002D3EE2">
        <w:rPr>
          <w:rFonts w:ascii="Arial" w:hAnsi="Arial" w:cs="Arial"/>
          <w:strike/>
        </w:rPr>
        <w:t>as possible.</w:t>
      </w:r>
      <w:r w:rsidRPr="002D3EE2">
        <w:rPr>
          <w:rFonts w:ascii="Arial" w:hAnsi="Arial" w:cs="Arial"/>
          <w:strike/>
          <w:spacing w:val="10"/>
        </w:rPr>
        <w:t xml:space="preserve"> </w:t>
      </w:r>
      <w:r w:rsidRPr="002D3EE2">
        <w:rPr>
          <w:rFonts w:ascii="Arial" w:hAnsi="Arial" w:cs="Arial"/>
          <w:strike/>
        </w:rPr>
        <w:t>The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RADIATE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dataset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was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used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for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the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real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faces,</w:t>
      </w:r>
      <w:r w:rsidRPr="002D3EE2">
        <w:rPr>
          <w:rFonts w:ascii="Arial" w:hAnsi="Arial" w:cs="Arial"/>
          <w:strike/>
          <w:spacing w:val="-9"/>
        </w:rPr>
        <w:t xml:space="preserve"> </w:t>
      </w:r>
      <w:r w:rsidRPr="002D3EE2">
        <w:rPr>
          <w:rFonts w:ascii="Arial" w:hAnsi="Arial" w:cs="Arial"/>
          <w:strike/>
        </w:rPr>
        <w:t>and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the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UIBVFED</w:t>
      </w:r>
      <w:r w:rsidRPr="002D3EE2">
        <w:rPr>
          <w:rFonts w:ascii="Arial" w:hAnsi="Arial" w:cs="Arial"/>
          <w:strike/>
          <w:spacing w:val="-10"/>
        </w:rPr>
        <w:t xml:space="preserve"> </w:t>
      </w:r>
      <w:r w:rsidRPr="002D3EE2">
        <w:rPr>
          <w:rFonts w:ascii="Arial" w:hAnsi="Arial" w:cs="Arial"/>
          <w:strike/>
        </w:rPr>
        <w:t>dataset was</w:t>
      </w:r>
      <w:r w:rsidRPr="002D3EE2">
        <w:rPr>
          <w:rFonts w:ascii="Arial" w:hAnsi="Arial" w:cs="Arial"/>
          <w:strike/>
          <w:spacing w:val="-11"/>
        </w:rPr>
        <w:t xml:space="preserve"> </w:t>
      </w:r>
      <w:r w:rsidRPr="002D3EE2">
        <w:rPr>
          <w:rFonts w:ascii="Arial" w:hAnsi="Arial" w:cs="Arial"/>
          <w:strike/>
        </w:rPr>
        <w:t>used</w:t>
      </w:r>
      <w:r w:rsidRPr="002D3EE2">
        <w:rPr>
          <w:rFonts w:ascii="Arial" w:hAnsi="Arial" w:cs="Arial"/>
          <w:strike/>
          <w:spacing w:val="-11"/>
        </w:rPr>
        <w:t xml:space="preserve"> </w:t>
      </w:r>
      <w:r w:rsidRPr="002D3EE2">
        <w:rPr>
          <w:rFonts w:ascii="Arial" w:hAnsi="Arial" w:cs="Arial"/>
          <w:strike/>
        </w:rPr>
        <w:t>for</w:t>
      </w:r>
      <w:r w:rsidRPr="002D3EE2">
        <w:rPr>
          <w:rFonts w:ascii="Arial" w:hAnsi="Arial" w:cs="Arial"/>
          <w:strike/>
          <w:spacing w:val="-11"/>
        </w:rPr>
        <w:t xml:space="preserve"> </w:t>
      </w:r>
      <w:r w:rsidRPr="002D3EE2">
        <w:rPr>
          <w:rFonts w:ascii="Arial" w:hAnsi="Arial" w:cs="Arial"/>
          <w:strike/>
        </w:rPr>
        <w:t>the</w:t>
      </w:r>
      <w:r w:rsidRPr="002D3EE2">
        <w:rPr>
          <w:rFonts w:ascii="Arial" w:hAnsi="Arial" w:cs="Arial"/>
          <w:strike/>
          <w:spacing w:val="-11"/>
        </w:rPr>
        <w:t xml:space="preserve"> </w:t>
      </w:r>
      <w:r w:rsidRPr="002D3EE2">
        <w:rPr>
          <w:rFonts w:ascii="Arial" w:hAnsi="Arial" w:cs="Arial"/>
          <w:strike/>
        </w:rPr>
        <w:t>virtual</w:t>
      </w:r>
      <w:r w:rsidRPr="002D3EE2">
        <w:rPr>
          <w:rFonts w:ascii="Arial" w:hAnsi="Arial" w:cs="Arial"/>
          <w:strike/>
          <w:spacing w:val="-11"/>
        </w:rPr>
        <w:t xml:space="preserve"> </w:t>
      </w:r>
      <w:r w:rsidRPr="002D3EE2">
        <w:rPr>
          <w:rFonts w:ascii="Arial" w:hAnsi="Arial" w:cs="Arial"/>
          <w:strike/>
        </w:rPr>
        <w:t>faces</w:t>
      </w:r>
      <w:moveFromRangeStart w:id="162" w:author="Bobby Stojanoski" w:date="2025-05-20T11:39:00Z" w:name="move198633578"/>
      <w:moveFrom w:id="163" w:author="Bobby Stojanoski" w:date="2025-05-20T11:39:00Z" w16du:dateUtc="2025-05-20T15:39:00Z">
        <w:r w:rsidRPr="002D3EE2" w:rsidDel="005635F7">
          <w:rPr>
            <w:rFonts w:ascii="Arial" w:hAnsi="Arial" w:cs="Arial"/>
            <w:strike/>
          </w:rPr>
          <w:t>.</w:t>
        </w:r>
        <w:r w:rsidRPr="002D3EE2" w:rsidDel="005635F7">
          <w:rPr>
            <w:rFonts w:ascii="Arial" w:hAnsi="Arial" w:cs="Arial"/>
            <w:strike/>
            <w:spacing w:val="9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The</w:t>
        </w:r>
        <w:r w:rsidRPr="002D3EE2" w:rsidDel="005635F7">
          <w:rPr>
            <w:rFonts w:ascii="Arial" w:hAnsi="Arial" w:cs="Arial"/>
            <w:strike/>
            <w:spacing w:val="-1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UIBVFED</w:t>
        </w:r>
        <w:r w:rsidRPr="002D3EE2" w:rsidDel="005635F7">
          <w:rPr>
            <w:rFonts w:ascii="Arial" w:hAnsi="Arial" w:cs="Arial"/>
            <w:strike/>
            <w:spacing w:val="-1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images</w:t>
        </w:r>
        <w:r w:rsidRPr="002D3EE2" w:rsidDel="005635F7">
          <w:rPr>
            <w:rFonts w:ascii="Arial" w:hAnsi="Arial" w:cs="Arial"/>
            <w:strike/>
            <w:spacing w:val="-1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were</w:t>
        </w:r>
        <w:r w:rsidRPr="002D3EE2" w:rsidDel="005635F7">
          <w:rPr>
            <w:rFonts w:ascii="Arial" w:hAnsi="Arial" w:cs="Arial"/>
            <w:strike/>
            <w:spacing w:val="-1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cropped</w:t>
        </w:r>
        <w:r w:rsidRPr="002D3EE2" w:rsidDel="005635F7">
          <w:rPr>
            <w:rFonts w:ascii="Arial" w:hAnsi="Arial" w:cs="Arial"/>
            <w:strike/>
            <w:spacing w:val="-1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to</w:t>
        </w:r>
        <w:r w:rsidRPr="002D3EE2" w:rsidDel="005635F7">
          <w:rPr>
            <w:rFonts w:ascii="Arial" w:hAnsi="Arial" w:cs="Arial"/>
            <w:strike/>
            <w:spacing w:val="-1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the</w:t>
        </w:r>
        <w:r w:rsidRPr="002D3EE2" w:rsidDel="005635F7">
          <w:rPr>
            <w:rFonts w:ascii="Arial" w:hAnsi="Arial" w:cs="Arial"/>
            <w:strike/>
            <w:spacing w:val="-1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same</w:t>
        </w:r>
        <w:r w:rsidRPr="002D3EE2" w:rsidDel="005635F7">
          <w:rPr>
            <w:rFonts w:ascii="Arial" w:hAnsi="Arial" w:cs="Arial"/>
            <w:strike/>
            <w:spacing w:val="-1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size</w:t>
        </w:r>
        <w:r w:rsidRPr="002D3EE2" w:rsidDel="005635F7">
          <w:rPr>
            <w:rFonts w:ascii="Arial" w:hAnsi="Arial" w:cs="Arial"/>
            <w:strike/>
            <w:spacing w:val="-1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as the</w:t>
        </w:r>
        <w:r w:rsidRPr="002D3EE2" w:rsidDel="005635F7">
          <w:rPr>
            <w:rFonts w:ascii="Arial" w:hAnsi="Arial" w:cs="Arial"/>
            <w:strike/>
            <w:spacing w:val="-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RADIATE</w:t>
        </w:r>
        <w:r w:rsidRPr="002D3EE2" w:rsidDel="005635F7">
          <w:rPr>
            <w:rFonts w:ascii="Arial" w:hAnsi="Arial" w:cs="Arial"/>
            <w:strike/>
            <w:spacing w:val="-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images,</w:t>
        </w:r>
        <w:r w:rsidRPr="002D3EE2" w:rsidDel="005635F7">
          <w:rPr>
            <w:rFonts w:ascii="Arial" w:hAnsi="Arial" w:cs="Arial"/>
            <w:strike/>
            <w:spacing w:val="-2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for</w:t>
        </w:r>
        <w:r w:rsidRPr="002D3EE2" w:rsidDel="005635F7">
          <w:rPr>
            <w:rFonts w:ascii="Arial" w:hAnsi="Arial" w:cs="Arial"/>
            <w:strike/>
            <w:spacing w:val="-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consistency</w:t>
        </w:r>
        <w:r w:rsidRPr="002D3EE2" w:rsidDel="005635F7">
          <w:rPr>
            <w:rFonts w:ascii="Arial" w:hAnsi="Arial" w:cs="Arial"/>
            <w:strike/>
            <w:spacing w:val="-2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in</w:t>
        </w:r>
        <w:r w:rsidRPr="002D3EE2" w:rsidDel="005635F7">
          <w:rPr>
            <w:rFonts w:ascii="Arial" w:hAnsi="Arial" w:cs="Arial"/>
            <w:strike/>
            <w:spacing w:val="-2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the</w:t>
        </w:r>
        <w:r w:rsidRPr="002D3EE2" w:rsidDel="005635F7">
          <w:rPr>
            <w:rFonts w:ascii="Arial" w:hAnsi="Arial" w:cs="Arial"/>
            <w:strike/>
            <w:spacing w:val="-1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stimuli</w:t>
        </w:r>
        <w:r w:rsidRPr="002D3EE2" w:rsidDel="005635F7">
          <w:rPr>
            <w:rFonts w:ascii="Arial" w:hAnsi="Arial" w:cs="Arial"/>
            <w:strike/>
            <w:spacing w:val="-2"/>
          </w:rPr>
          <w:t xml:space="preserve"> </w:t>
        </w:r>
        <w:r w:rsidRPr="002D3EE2" w:rsidDel="005635F7">
          <w:rPr>
            <w:rFonts w:ascii="Arial" w:hAnsi="Arial" w:cs="Arial"/>
            <w:strike/>
          </w:rPr>
          <w:t>presentation.</w:t>
        </w:r>
      </w:moveFrom>
      <w:moveFromRangeEnd w:id="162"/>
      <w:commentRangeEnd w:id="161"/>
      <w:r w:rsidR="00CF5056" w:rsidRPr="002D3EE2">
        <w:rPr>
          <w:rStyle w:val="CommentReference"/>
          <w:strike/>
        </w:rPr>
        <w:commentReference w:id="161"/>
      </w:r>
    </w:p>
    <w:p w14:paraId="49BBF884" w14:textId="77777777" w:rsidR="002A482E" w:rsidRPr="002E28ED" w:rsidRDefault="002A482E" w:rsidP="00841C0A">
      <w:pPr>
        <w:pStyle w:val="BodyText"/>
        <w:spacing w:before="181"/>
        <w:rPr>
          <w:rFonts w:ascii="Arial" w:hAnsi="Arial" w:cs="Arial"/>
        </w:rPr>
      </w:pPr>
    </w:p>
    <w:p w14:paraId="49BBF885" w14:textId="77777777" w:rsidR="002A482E" w:rsidRPr="002E28ED" w:rsidRDefault="00100570" w:rsidP="00841C0A">
      <w:pPr>
        <w:pStyle w:val="Heading2"/>
        <w:numPr>
          <w:ilvl w:val="1"/>
          <w:numId w:val="5"/>
        </w:numPr>
        <w:tabs>
          <w:tab w:val="left" w:pos="1002"/>
        </w:tabs>
        <w:spacing w:before="1"/>
        <w:rPr>
          <w:rFonts w:ascii="Arial" w:hAnsi="Arial" w:cs="Arial"/>
        </w:rPr>
      </w:pPr>
      <w:bookmarkStart w:id="164" w:name="Design_and_Procedure"/>
      <w:bookmarkStart w:id="165" w:name="_bookmark7"/>
      <w:bookmarkEnd w:id="164"/>
      <w:bookmarkEnd w:id="165"/>
      <w:r w:rsidRPr="002E28ED">
        <w:rPr>
          <w:rFonts w:ascii="Arial" w:hAnsi="Arial" w:cs="Arial"/>
          <w:w w:val="105"/>
        </w:rPr>
        <w:t>Design</w:t>
      </w:r>
      <w:r w:rsidRPr="002E28ED">
        <w:rPr>
          <w:rFonts w:ascii="Arial" w:hAnsi="Arial" w:cs="Arial"/>
          <w:spacing w:val="2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and</w:t>
      </w:r>
      <w:r w:rsidRPr="002E28ED">
        <w:rPr>
          <w:rFonts w:ascii="Arial" w:hAnsi="Arial" w:cs="Arial"/>
          <w:spacing w:val="23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Procedure</w:t>
      </w:r>
    </w:p>
    <w:p w14:paraId="59DFB8EA" w14:textId="77777777" w:rsidR="00860CD4" w:rsidRPr="002E28ED" w:rsidRDefault="00860CD4" w:rsidP="00860CD4">
      <w:pPr>
        <w:pStyle w:val="Heading3"/>
        <w:numPr>
          <w:ilvl w:val="2"/>
          <w:numId w:val="5"/>
        </w:numPr>
        <w:tabs>
          <w:tab w:val="left" w:pos="1106"/>
        </w:tabs>
        <w:rPr>
          <w:moveTo w:id="166" w:author="Bobby Stojanoski" w:date="2025-05-20T12:01:00Z" w16du:dateUtc="2025-05-20T16:01:00Z"/>
          <w:rFonts w:ascii="Arial" w:hAnsi="Arial" w:cs="Arial"/>
        </w:rPr>
      </w:pPr>
      <w:bookmarkStart w:id="167" w:name="Design"/>
      <w:bookmarkStart w:id="168" w:name="_bookmark8"/>
      <w:bookmarkEnd w:id="167"/>
      <w:bookmarkEnd w:id="168"/>
      <w:moveToRangeStart w:id="169" w:author="Bobby Stojanoski" w:date="2025-05-20T12:01:00Z" w:name="move198634896"/>
      <w:moveTo w:id="170" w:author="Bobby Stojanoski" w:date="2025-05-20T12:01:00Z" w16du:dateUtc="2025-05-20T16:01:00Z">
        <w:r w:rsidRPr="002E28ED">
          <w:rPr>
            <w:rFonts w:ascii="Arial" w:hAnsi="Arial" w:cs="Arial"/>
            <w:spacing w:val="-2"/>
            <w:w w:val="110"/>
          </w:rPr>
          <w:t>Procedure</w:t>
        </w:r>
      </w:moveTo>
    </w:p>
    <w:moveToRangeEnd w:id="169"/>
    <w:p w14:paraId="49BBF886" w14:textId="01E8C524" w:rsidR="002A482E" w:rsidRPr="002E28ED" w:rsidDel="00860CD4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spacing w:before="436"/>
        <w:rPr>
          <w:del w:id="171" w:author="Bobby Stojanoski" w:date="2025-05-20T12:01:00Z" w16du:dateUtc="2025-05-20T16:01:00Z"/>
          <w:rFonts w:ascii="Arial" w:hAnsi="Arial" w:cs="Arial"/>
        </w:rPr>
      </w:pPr>
      <w:del w:id="172" w:author="Bobby Stojanoski" w:date="2025-05-20T12:01:00Z" w16du:dateUtc="2025-05-20T16:01:00Z">
        <w:r w:rsidRPr="002E28ED" w:rsidDel="00860CD4">
          <w:rPr>
            <w:rFonts w:ascii="Arial" w:hAnsi="Arial" w:cs="Arial"/>
            <w:spacing w:val="-2"/>
            <w:w w:val="105"/>
          </w:rPr>
          <w:delText>Design</w:delText>
        </w:r>
      </w:del>
    </w:p>
    <w:p w14:paraId="49BBF892" w14:textId="194B73E6" w:rsidR="002A482E" w:rsidRPr="00BB7549" w:rsidDel="00BB186A" w:rsidRDefault="00100570">
      <w:pPr>
        <w:pStyle w:val="ListParagraph"/>
        <w:tabs>
          <w:tab w:val="left" w:pos="471"/>
          <w:tab w:val="left" w:pos="703"/>
        </w:tabs>
        <w:ind w:left="119" w:right="298" w:firstLine="0"/>
        <w:rPr>
          <w:del w:id="173" w:author="Bobby Stojanoski" w:date="2025-05-20T12:02:00Z" w16du:dateUtc="2025-05-20T16:02:00Z"/>
          <w:rFonts w:ascii="Arial" w:hAnsi="Arial" w:cs="Arial"/>
        </w:rPr>
        <w:pPrChange w:id="174" w:author="Bobby Stojanoski" w:date="2025-05-20T12:00:00Z" w16du:dateUtc="2025-05-20T16:00:00Z">
          <w:pPr>
            <w:pStyle w:val="ListParagraph"/>
            <w:numPr>
              <w:ilvl w:val="3"/>
              <w:numId w:val="5"/>
            </w:numPr>
            <w:tabs>
              <w:tab w:val="left" w:pos="471"/>
              <w:tab w:val="left" w:pos="703"/>
            </w:tabs>
            <w:ind w:left="119" w:right="298" w:hanging="66"/>
          </w:pPr>
        </w:pPrChange>
      </w:pPr>
      <w:del w:id="175" w:author="Bobby Stojanoski" w:date="2025-05-20T12:02:00Z" w16du:dateUtc="2025-05-20T16:02:00Z">
        <w:r w:rsidRPr="00442CC6" w:rsidDel="00BB186A">
          <w:rPr>
            <w:rFonts w:ascii="Arial" w:hAnsi="Arial" w:cs="Arial"/>
            <w:spacing w:val="-6"/>
          </w:rPr>
          <w:delText>We</w:delText>
        </w:r>
        <w:r w:rsidRPr="00442CC6" w:rsidDel="00BB186A">
          <w:rPr>
            <w:rFonts w:ascii="Arial" w:hAnsi="Arial" w:cs="Arial"/>
            <w:spacing w:val="-1"/>
          </w:rPr>
          <w:delText xml:space="preserve"> </w:delText>
        </w:r>
        <w:r w:rsidRPr="00442CC6" w:rsidDel="00BB186A">
          <w:rPr>
            <w:rFonts w:ascii="Arial" w:hAnsi="Arial" w:cs="Arial"/>
            <w:spacing w:val="-6"/>
          </w:rPr>
          <w:delText>used</w:delText>
        </w:r>
        <w:r w:rsidRPr="00442CC6" w:rsidDel="00BB186A">
          <w:rPr>
            <w:rFonts w:ascii="Arial" w:hAnsi="Arial" w:cs="Arial"/>
            <w:spacing w:val="-2"/>
          </w:rPr>
          <w:delText xml:space="preserve"> </w:delText>
        </w:r>
        <w:r w:rsidRPr="00442CC6" w:rsidDel="00BB186A">
          <w:rPr>
            <w:rFonts w:ascii="Arial" w:hAnsi="Arial" w:cs="Arial"/>
            <w:spacing w:val="-6"/>
          </w:rPr>
          <w:delText>a</w:delText>
        </w:r>
        <w:r w:rsidRPr="00442CC6" w:rsidDel="00BB186A">
          <w:rPr>
            <w:rFonts w:ascii="Arial" w:hAnsi="Arial" w:cs="Arial"/>
            <w:spacing w:val="-1"/>
          </w:rPr>
          <w:delText xml:space="preserve"> </w:delText>
        </w:r>
        <w:r w:rsidRPr="00442CC6" w:rsidDel="00BB186A">
          <w:rPr>
            <w:rFonts w:ascii="Arial" w:hAnsi="Arial" w:cs="Arial"/>
            <w:spacing w:val="-6"/>
          </w:rPr>
          <w:delText>repeated-measures</w:delText>
        </w:r>
        <w:r w:rsidRPr="00442CC6" w:rsidDel="00BB186A">
          <w:rPr>
            <w:rFonts w:ascii="Arial" w:hAnsi="Arial" w:cs="Arial"/>
            <w:spacing w:val="-1"/>
          </w:rPr>
          <w:delText xml:space="preserve"> </w:delText>
        </w:r>
        <w:r w:rsidRPr="00442CC6" w:rsidDel="00BB186A">
          <w:rPr>
            <w:rFonts w:ascii="Arial" w:hAnsi="Arial" w:cs="Arial"/>
            <w:spacing w:val="-6"/>
          </w:rPr>
          <w:delText>design</w:delText>
        </w:r>
        <w:r w:rsidRPr="00442CC6" w:rsidDel="00BB186A">
          <w:rPr>
            <w:rFonts w:ascii="Arial" w:hAnsi="Arial" w:cs="Arial"/>
            <w:spacing w:val="-2"/>
          </w:rPr>
          <w:delText xml:space="preserve"> </w:delText>
        </w:r>
        <w:r w:rsidRPr="00442CC6" w:rsidDel="00BB186A">
          <w:rPr>
            <w:rFonts w:ascii="Arial" w:hAnsi="Arial" w:cs="Arial"/>
            <w:spacing w:val="-6"/>
          </w:rPr>
          <w:delText>consisting</w:delText>
        </w:r>
        <w:r w:rsidRPr="00442CC6" w:rsidDel="00BB186A">
          <w:rPr>
            <w:rFonts w:ascii="Arial" w:hAnsi="Arial" w:cs="Arial"/>
            <w:spacing w:val="-1"/>
          </w:rPr>
          <w:delText xml:space="preserve"> </w:delText>
        </w:r>
        <w:r w:rsidRPr="00442CC6" w:rsidDel="00BB186A">
          <w:rPr>
            <w:rFonts w:ascii="Arial" w:hAnsi="Arial" w:cs="Arial"/>
            <w:spacing w:val="-6"/>
          </w:rPr>
          <w:delText>of</w:delText>
        </w:r>
        <w:r w:rsidRPr="00442CC6" w:rsidDel="00BB186A">
          <w:rPr>
            <w:rFonts w:ascii="Arial" w:hAnsi="Arial" w:cs="Arial"/>
            <w:spacing w:val="-1"/>
          </w:rPr>
          <w:delText xml:space="preserve"> </w:delText>
        </w:r>
      </w:del>
      <w:del w:id="176" w:author="Bobby Stojanoski" w:date="2025-05-20T11:49:00Z" w16du:dateUtc="2025-05-20T15:49:00Z">
        <w:r w:rsidRPr="00442CC6" w:rsidDel="00036AF2">
          <w:rPr>
            <w:rFonts w:ascii="Arial" w:hAnsi="Arial" w:cs="Arial"/>
            <w:spacing w:val="-6"/>
          </w:rPr>
          <w:delText>five</w:delText>
        </w:r>
        <w:r w:rsidRPr="00442CC6" w:rsidDel="00036AF2">
          <w:rPr>
            <w:rFonts w:ascii="Arial" w:hAnsi="Arial" w:cs="Arial"/>
            <w:spacing w:val="-1"/>
          </w:rPr>
          <w:delText xml:space="preserve"> </w:delText>
        </w:r>
      </w:del>
      <w:del w:id="177" w:author="Bobby Stojanoski" w:date="2025-05-20T12:02:00Z" w16du:dateUtc="2025-05-20T16:02:00Z">
        <w:r w:rsidRPr="00442CC6" w:rsidDel="00BB186A">
          <w:rPr>
            <w:rFonts w:ascii="Arial" w:hAnsi="Arial" w:cs="Arial"/>
            <w:spacing w:val="-6"/>
          </w:rPr>
          <w:delText>within-subjects</w:delText>
        </w:r>
        <w:r w:rsidRPr="00442CC6" w:rsidDel="00BB186A">
          <w:rPr>
            <w:rFonts w:ascii="Arial" w:hAnsi="Arial" w:cs="Arial"/>
          </w:rPr>
          <w:delText xml:space="preserve"> </w:delText>
        </w:r>
        <w:r w:rsidRPr="00442CC6" w:rsidDel="00BB186A">
          <w:rPr>
            <w:rFonts w:ascii="Arial" w:hAnsi="Arial" w:cs="Arial"/>
            <w:spacing w:val="-6"/>
          </w:rPr>
          <w:delText>factors:</w:delText>
        </w:r>
        <w:r w:rsidRPr="00442CC6" w:rsidDel="00BB186A">
          <w:rPr>
            <w:rFonts w:ascii="Arial" w:hAnsi="Arial" w:cs="Arial"/>
            <w:bCs/>
            <w:sz w:val="24"/>
          </w:rPr>
          <w:delText>Face</w:delText>
        </w:r>
        <w:r w:rsidRPr="00442CC6" w:rsidDel="00BB186A">
          <w:rPr>
            <w:rFonts w:ascii="Arial" w:hAnsi="Arial" w:cs="Arial"/>
            <w:bCs/>
            <w:spacing w:val="32"/>
            <w:sz w:val="24"/>
          </w:rPr>
          <w:delText xml:space="preserve"> </w:delText>
        </w:r>
        <w:r w:rsidRPr="00442CC6" w:rsidDel="00BB186A">
          <w:rPr>
            <w:rFonts w:ascii="Arial" w:hAnsi="Arial" w:cs="Arial"/>
            <w:bCs/>
            <w:sz w:val="24"/>
          </w:rPr>
          <w:delText>Type</w:delText>
        </w:r>
      </w:del>
      <w:del w:id="178" w:author="Bobby Stojanoski" w:date="2025-05-20T11:43:00Z" w16du:dateUtc="2025-05-20T15:43:00Z">
        <w:r w:rsidRPr="00442CC6" w:rsidDel="00442CC6">
          <w:rPr>
            <w:rFonts w:ascii="Arial" w:hAnsi="Arial" w:cs="Arial"/>
            <w:bCs/>
            <w:sz w:val="24"/>
          </w:rPr>
          <w:delText>:</w:delText>
        </w:r>
        <w:r w:rsidRPr="00442CC6" w:rsidDel="00442CC6">
          <w:rPr>
            <w:rFonts w:ascii="Arial" w:hAnsi="Arial" w:cs="Arial"/>
            <w:spacing w:val="48"/>
            <w:sz w:val="24"/>
          </w:rPr>
          <w:delText xml:space="preserve"> </w:delText>
        </w:r>
        <w:r w:rsidRPr="00442CC6" w:rsidDel="00442CC6">
          <w:rPr>
            <w:rFonts w:ascii="Arial" w:hAnsi="Arial" w:cs="Arial"/>
            <w:sz w:val="24"/>
          </w:rPr>
          <w:delText>2</w:delText>
        </w:r>
        <w:r w:rsidRPr="00442CC6" w:rsidDel="00442CC6">
          <w:rPr>
            <w:rFonts w:ascii="Arial" w:hAnsi="Arial" w:cs="Arial"/>
            <w:spacing w:val="21"/>
            <w:sz w:val="24"/>
          </w:rPr>
          <w:delText xml:space="preserve"> </w:delText>
        </w:r>
        <w:r w:rsidRPr="00442CC6" w:rsidDel="00442CC6">
          <w:rPr>
            <w:rFonts w:ascii="Arial" w:hAnsi="Arial" w:cs="Arial"/>
            <w:sz w:val="24"/>
          </w:rPr>
          <w:delText>levels</w:delText>
        </w:r>
        <w:r w:rsidRPr="00442CC6" w:rsidDel="00442CC6">
          <w:rPr>
            <w:rFonts w:ascii="Arial" w:hAnsi="Arial" w:cs="Arial"/>
            <w:spacing w:val="21"/>
            <w:sz w:val="24"/>
          </w:rPr>
          <w:delText xml:space="preserve"> </w:delText>
        </w:r>
      </w:del>
      <w:del w:id="179" w:author="Bobby Stojanoski" w:date="2025-05-20T12:02:00Z" w16du:dateUtc="2025-05-20T16:02:00Z">
        <w:r w:rsidRPr="00442CC6" w:rsidDel="00BB186A">
          <w:rPr>
            <w:rFonts w:ascii="Arial" w:hAnsi="Arial" w:cs="Arial"/>
            <w:sz w:val="24"/>
          </w:rPr>
          <w:delText>(Real,</w:delText>
        </w:r>
        <w:r w:rsidRPr="00442CC6" w:rsidDel="00BB186A">
          <w:rPr>
            <w:rFonts w:ascii="Arial" w:hAnsi="Arial" w:cs="Arial"/>
            <w:spacing w:val="20"/>
            <w:sz w:val="24"/>
          </w:rPr>
          <w:delText xml:space="preserve"> </w:delText>
        </w:r>
        <w:r w:rsidRPr="00442CC6" w:rsidDel="00BB186A">
          <w:rPr>
            <w:rFonts w:ascii="Arial" w:hAnsi="Arial" w:cs="Arial"/>
            <w:spacing w:val="-2"/>
            <w:sz w:val="24"/>
          </w:rPr>
          <w:delText>Virtual)</w:delText>
        </w:r>
        <w:r w:rsidRPr="002D3EE2" w:rsidDel="00BB186A">
          <w:rPr>
            <w:rFonts w:ascii="Arial" w:hAnsi="Arial" w:cs="Arial"/>
            <w:bCs/>
            <w:sz w:val="24"/>
          </w:rPr>
          <w:delText>Emotion</w:delText>
        </w:r>
      </w:del>
      <w:del w:id="180" w:author="Bobby Stojanoski" w:date="2025-05-20T11:43:00Z" w16du:dateUtc="2025-05-20T15:43:00Z">
        <w:r w:rsidRPr="00442CC6" w:rsidDel="00442CC6">
          <w:rPr>
            <w:rFonts w:ascii="Arial" w:hAnsi="Arial" w:cs="Arial"/>
            <w:bCs/>
            <w:sz w:val="24"/>
          </w:rPr>
          <w:delText>:</w:delText>
        </w:r>
        <w:r w:rsidRPr="00442CC6" w:rsidDel="00442CC6">
          <w:rPr>
            <w:rFonts w:ascii="Arial" w:hAnsi="Arial" w:cs="Arial"/>
            <w:spacing w:val="12"/>
            <w:sz w:val="24"/>
          </w:rPr>
          <w:delText xml:space="preserve"> </w:delText>
        </w:r>
        <w:r w:rsidRPr="00442CC6" w:rsidDel="00442CC6">
          <w:rPr>
            <w:rFonts w:ascii="Arial" w:hAnsi="Arial" w:cs="Arial"/>
            <w:sz w:val="24"/>
          </w:rPr>
          <w:delText>7</w:delText>
        </w:r>
        <w:r w:rsidRPr="00442CC6" w:rsidDel="00442CC6">
          <w:rPr>
            <w:rFonts w:ascii="Arial" w:hAnsi="Arial" w:cs="Arial"/>
            <w:spacing w:val="-5"/>
            <w:sz w:val="24"/>
          </w:rPr>
          <w:delText xml:space="preserve"> </w:delText>
        </w:r>
        <w:r w:rsidRPr="00442CC6" w:rsidDel="00442CC6">
          <w:rPr>
            <w:rFonts w:ascii="Arial" w:hAnsi="Arial" w:cs="Arial"/>
            <w:sz w:val="24"/>
          </w:rPr>
          <w:delText>levels</w:delText>
        </w:r>
        <w:r w:rsidRPr="00442CC6" w:rsidDel="00442CC6">
          <w:rPr>
            <w:rFonts w:ascii="Arial" w:hAnsi="Arial" w:cs="Arial"/>
            <w:spacing w:val="-6"/>
            <w:sz w:val="24"/>
          </w:rPr>
          <w:delText xml:space="preserve"> </w:delText>
        </w:r>
      </w:del>
      <w:del w:id="181" w:author="Bobby Stojanoski" w:date="2025-05-20T12:02:00Z" w16du:dateUtc="2025-05-20T16:02:00Z">
        <w:r w:rsidRPr="00442CC6" w:rsidDel="00BB186A">
          <w:rPr>
            <w:rFonts w:ascii="Arial" w:hAnsi="Arial" w:cs="Arial"/>
            <w:sz w:val="24"/>
          </w:rPr>
          <w:delText>(Anger,</w:delText>
        </w:r>
        <w:r w:rsidRPr="00442CC6" w:rsidDel="00BB186A">
          <w:rPr>
            <w:rFonts w:ascii="Arial" w:hAnsi="Arial" w:cs="Arial"/>
            <w:spacing w:val="-6"/>
            <w:sz w:val="24"/>
          </w:rPr>
          <w:delText xml:space="preserve"> </w:delText>
        </w:r>
        <w:r w:rsidRPr="00442CC6" w:rsidDel="00BB186A">
          <w:rPr>
            <w:rFonts w:ascii="Arial" w:hAnsi="Arial" w:cs="Arial"/>
            <w:sz w:val="24"/>
          </w:rPr>
          <w:delText>Disgust,</w:delText>
        </w:r>
        <w:r w:rsidRPr="00442CC6" w:rsidDel="00BB186A">
          <w:rPr>
            <w:rFonts w:ascii="Arial" w:hAnsi="Arial" w:cs="Arial"/>
            <w:spacing w:val="-6"/>
            <w:sz w:val="24"/>
          </w:rPr>
          <w:delText xml:space="preserve"> </w:delText>
        </w:r>
        <w:r w:rsidRPr="00442CC6" w:rsidDel="00BB186A">
          <w:rPr>
            <w:rFonts w:ascii="Arial" w:hAnsi="Arial" w:cs="Arial"/>
            <w:sz w:val="24"/>
          </w:rPr>
          <w:delText>Fear,</w:delText>
        </w:r>
        <w:r w:rsidRPr="00442CC6" w:rsidDel="00BB186A">
          <w:rPr>
            <w:rFonts w:ascii="Arial" w:hAnsi="Arial" w:cs="Arial"/>
            <w:spacing w:val="-6"/>
            <w:sz w:val="24"/>
          </w:rPr>
          <w:delText xml:space="preserve"> </w:delText>
        </w:r>
        <w:r w:rsidRPr="00442CC6" w:rsidDel="00BB186A">
          <w:rPr>
            <w:rFonts w:ascii="Arial" w:hAnsi="Arial" w:cs="Arial"/>
            <w:sz w:val="24"/>
          </w:rPr>
          <w:delText>Joy,</w:delText>
        </w:r>
        <w:r w:rsidRPr="00442CC6" w:rsidDel="00BB186A">
          <w:rPr>
            <w:rFonts w:ascii="Arial" w:hAnsi="Arial" w:cs="Arial"/>
            <w:spacing w:val="-6"/>
            <w:sz w:val="24"/>
          </w:rPr>
          <w:delText xml:space="preserve"> </w:delText>
        </w:r>
        <w:r w:rsidRPr="00442CC6" w:rsidDel="00BB186A">
          <w:rPr>
            <w:rFonts w:ascii="Arial" w:hAnsi="Arial" w:cs="Arial"/>
            <w:sz w:val="24"/>
          </w:rPr>
          <w:delText>Sadness,</w:delText>
        </w:r>
        <w:r w:rsidRPr="00442CC6" w:rsidDel="00BB186A">
          <w:rPr>
            <w:rFonts w:ascii="Arial" w:hAnsi="Arial" w:cs="Arial"/>
            <w:spacing w:val="-6"/>
            <w:sz w:val="24"/>
          </w:rPr>
          <w:delText xml:space="preserve"> </w:delText>
        </w:r>
        <w:r w:rsidRPr="00442CC6" w:rsidDel="00BB186A">
          <w:rPr>
            <w:rFonts w:ascii="Arial" w:hAnsi="Arial" w:cs="Arial"/>
            <w:sz w:val="24"/>
          </w:rPr>
          <w:delText>Surprise,</w:delText>
        </w:r>
        <w:r w:rsidRPr="00442CC6" w:rsidDel="00BB186A">
          <w:rPr>
            <w:rFonts w:ascii="Arial" w:hAnsi="Arial" w:cs="Arial"/>
            <w:spacing w:val="-2"/>
            <w:sz w:val="24"/>
          </w:rPr>
          <w:delText>Neutral)</w:delText>
        </w:r>
        <w:r w:rsidRPr="002D3EE2" w:rsidDel="00BB186A">
          <w:rPr>
            <w:rFonts w:ascii="Arial" w:hAnsi="Arial" w:cs="Arial"/>
            <w:bCs/>
            <w:sz w:val="24"/>
          </w:rPr>
          <w:delText>Model</w:delText>
        </w:r>
        <w:r w:rsidRPr="002E28ED" w:rsidDel="00BB186A">
          <w:rPr>
            <w:rFonts w:ascii="Arial" w:hAnsi="Arial" w:cs="Arial"/>
            <w:sz w:val="24"/>
          </w:rPr>
          <w:delText>10</w:delText>
        </w:r>
        <w:r w:rsidRPr="002E28ED" w:rsidDel="00BB186A">
          <w:rPr>
            <w:rFonts w:ascii="Arial" w:hAnsi="Arial" w:cs="Arial"/>
            <w:spacing w:val="-8"/>
            <w:sz w:val="24"/>
          </w:rPr>
          <w:delText xml:space="preserve"> </w:delText>
        </w:r>
        <w:r w:rsidRPr="002E28ED" w:rsidDel="00BB186A">
          <w:rPr>
            <w:rFonts w:ascii="Arial" w:hAnsi="Arial" w:cs="Arial"/>
            <w:sz w:val="24"/>
          </w:rPr>
          <w:delText>unique</w:delText>
        </w:r>
        <w:r w:rsidRPr="002E28ED" w:rsidDel="00BB186A">
          <w:rPr>
            <w:rFonts w:ascii="Arial" w:hAnsi="Arial" w:cs="Arial"/>
            <w:spacing w:val="-6"/>
            <w:sz w:val="24"/>
          </w:rPr>
          <w:delText xml:space="preserve"> </w:delText>
        </w:r>
        <w:r w:rsidRPr="002E28ED" w:rsidDel="00BB186A">
          <w:rPr>
            <w:rFonts w:ascii="Arial" w:hAnsi="Arial" w:cs="Arial"/>
            <w:sz w:val="24"/>
          </w:rPr>
          <w:delText>identities</w:delText>
        </w:r>
        <w:r w:rsidRPr="002E28ED" w:rsidDel="00BB186A">
          <w:rPr>
            <w:rFonts w:ascii="Arial" w:hAnsi="Arial" w:cs="Arial"/>
            <w:spacing w:val="-7"/>
            <w:sz w:val="24"/>
          </w:rPr>
          <w:delText xml:space="preserve"> </w:delText>
        </w:r>
        <w:r w:rsidRPr="002E28ED" w:rsidDel="00BB186A">
          <w:rPr>
            <w:rFonts w:ascii="Arial" w:hAnsi="Arial" w:cs="Arial"/>
            <w:sz w:val="24"/>
          </w:rPr>
          <w:delText>per</w:delText>
        </w:r>
        <w:r w:rsidRPr="002E28ED" w:rsidDel="00BB186A">
          <w:rPr>
            <w:rFonts w:ascii="Arial" w:hAnsi="Arial" w:cs="Arial"/>
            <w:spacing w:val="-8"/>
            <w:sz w:val="24"/>
          </w:rPr>
          <w:delText xml:space="preserve"> </w:delText>
        </w:r>
        <w:r w:rsidRPr="002E28ED" w:rsidDel="00BB186A">
          <w:rPr>
            <w:rFonts w:ascii="Arial" w:hAnsi="Arial" w:cs="Arial"/>
            <w:sz w:val="24"/>
          </w:rPr>
          <w:delText>face</w:delText>
        </w:r>
        <w:r w:rsidRPr="002E28ED" w:rsidDel="00BB186A">
          <w:rPr>
            <w:rFonts w:ascii="Arial" w:hAnsi="Arial" w:cs="Arial"/>
            <w:spacing w:val="-6"/>
            <w:sz w:val="24"/>
          </w:rPr>
          <w:delText xml:space="preserve"> </w:delText>
        </w:r>
        <w:r w:rsidRPr="002E28ED" w:rsidDel="00BB186A">
          <w:rPr>
            <w:rFonts w:ascii="Arial" w:hAnsi="Arial" w:cs="Arial"/>
            <w:spacing w:val="-4"/>
            <w:sz w:val="24"/>
          </w:rPr>
          <w:delText>type</w:delText>
        </w:r>
        <w:r w:rsidRPr="002D3EE2" w:rsidDel="00BB186A">
          <w:rPr>
            <w:rFonts w:ascii="Arial" w:hAnsi="Arial" w:cs="Arial"/>
            <w:bCs/>
            <w:sz w:val="24"/>
          </w:rPr>
          <w:delText>Sex</w:delText>
        </w:r>
      </w:del>
      <w:del w:id="182" w:author="Bobby Stojanoski" w:date="2025-05-20T11:44:00Z" w16du:dateUtc="2025-05-20T15:44:00Z">
        <w:r w:rsidRPr="000916FD" w:rsidDel="00A302A8">
          <w:rPr>
            <w:rFonts w:ascii="Arial" w:hAnsi="Arial" w:cs="Arial"/>
            <w:sz w:val="24"/>
          </w:rPr>
          <w:delText>:</w:delText>
        </w:r>
        <w:r w:rsidRPr="000916FD" w:rsidDel="00A302A8">
          <w:rPr>
            <w:rFonts w:ascii="Arial" w:hAnsi="Arial" w:cs="Arial"/>
            <w:spacing w:val="16"/>
            <w:sz w:val="24"/>
          </w:rPr>
          <w:delText xml:space="preserve"> </w:delText>
        </w:r>
        <w:r w:rsidRPr="000916FD" w:rsidDel="00A302A8">
          <w:rPr>
            <w:rFonts w:ascii="Arial" w:hAnsi="Arial" w:cs="Arial"/>
            <w:sz w:val="24"/>
          </w:rPr>
          <w:delText>2</w:delText>
        </w:r>
        <w:r w:rsidRPr="000916FD" w:rsidDel="00A302A8">
          <w:rPr>
            <w:rFonts w:ascii="Arial" w:hAnsi="Arial" w:cs="Arial"/>
            <w:spacing w:val="-3"/>
            <w:sz w:val="24"/>
          </w:rPr>
          <w:delText xml:space="preserve"> </w:delText>
        </w:r>
        <w:r w:rsidRPr="000916FD" w:rsidDel="00A302A8">
          <w:rPr>
            <w:rFonts w:ascii="Arial" w:hAnsi="Arial" w:cs="Arial"/>
            <w:sz w:val="24"/>
          </w:rPr>
          <w:delText>types</w:delText>
        </w:r>
        <w:r w:rsidRPr="000916FD" w:rsidDel="00A302A8">
          <w:rPr>
            <w:rFonts w:ascii="Arial" w:hAnsi="Arial" w:cs="Arial"/>
            <w:spacing w:val="-3"/>
            <w:sz w:val="24"/>
          </w:rPr>
          <w:delText xml:space="preserve"> </w:delText>
        </w:r>
        <w:r w:rsidRPr="000916FD" w:rsidDel="00A302A8">
          <w:rPr>
            <w:rFonts w:ascii="Arial" w:hAnsi="Arial" w:cs="Arial"/>
            <w:sz w:val="24"/>
          </w:rPr>
          <w:delText>of</w:delText>
        </w:r>
        <w:r w:rsidRPr="000916FD" w:rsidDel="00A302A8">
          <w:rPr>
            <w:rFonts w:ascii="Arial" w:hAnsi="Arial" w:cs="Arial"/>
            <w:spacing w:val="-3"/>
            <w:sz w:val="24"/>
          </w:rPr>
          <w:delText xml:space="preserve"> </w:delText>
        </w:r>
        <w:r w:rsidRPr="000916FD" w:rsidDel="00A302A8">
          <w:rPr>
            <w:rFonts w:ascii="Arial" w:hAnsi="Arial" w:cs="Arial"/>
            <w:sz w:val="24"/>
          </w:rPr>
          <w:delText>models</w:delText>
        </w:r>
        <w:r w:rsidRPr="000916FD" w:rsidDel="00A302A8">
          <w:rPr>
            <w:rFonts w:ascii="Arial" w:hAnsi="Arial" w:cs="Arial"/>
            <w:spacing w:val="-3"/>
            <w:sz w:val="24"/>
          </w:rPr>
          <w:delText xml:space="preserve"> </w:delText>
        </w:r>
        <w:r w:rsidRPr="000916FD" w:rsidDel="00A302A8">
          <w:rPr>
            <w:rFonts w:ascii="Arial" w:hAnsi="Arial" w:cs="Arial"/>
            <w:sz w:val="24"/>
          </w:rPr>
          <w:delText>per</w:delText>
        </w:r>
        <w:r w:rsidRPr="000916FD" w:rsidDel="00A302A8">
          <w:rPr>
            <w:rFonts w:ascii="Arial" w:hAnsi="Arial" w:cs="Arial"/>
            <w:spacing w:val="-4"/>
            <w:sz w:val="24"/>
          </w:rPr>
          <w:delText xml:space="preserve"> </w:delText>
        </w:r>
        <w:r w:rsidRPr="000916FD" w:rsidDel="00A302A8">
          <w:rPr>
            <w:rFonts w:ascii="Arial" w:hAnsi="Arial" w:cs="Arial"/>
            <w:sz w:val="24"/>
          </w:rPr>
          <w:delText>face</w:delText>
        </w:r>
        <w:r w:rsidRPr="000916FD" w:rsidDel="00A302A8">
          <w:rPr>
            <w:rFonts w:ascii="Arial" w:hAnsi="Arial" w:cs="Arial"/>
            <w:spacing w:val="-3"/>
            <w:sz w:val="24"/>
          </w:rPr>
          <w:delText xml:space="preserve"> </w:delText>
        </w:r>
        <w:r w:rsidRPr="000916FD" w:rsidDel="00A302A8">
          <w:rPr>
            <w:rFonts w:ascii="Arial" w:hAnsi="Arial" w:cs="Arial"/>
            <w:sz w:val="24"/>
          </w:rPr>
          <w:delText>type</w:delText>
        </w:r>
      </w:del>
      <w:del w:id="183" w:author="Bobby Stojanoski" w:date="2025-05-20T12:02:00Z" w16du:dateUtc="2025-05-20T16:02:00Z">
        <w:r w:rsidRPr="000916FD" w:rsidDel="00BB186A">
          <w:rPr>
            <w:rFonts w:ascii="Arial" w:hAnsi="Arial" w:cs="Arial"/>
            <w:spacing w:val="-3"/>
            <w:sz w:val="24"/>
          </w:rPr>
          <w:delText xml:space="preserve"> </w:delText>
        </w:r>
        <w:r w:rsidRPr="000916FD" w:rsidDel="00BB186A">
          <w:rPr>
            <w:rFonts w:ascii="Arial" w:hAnsi="Arial" w:cs="Arial"/>
            <w:sz w:val="24"/>
          </w:rPr>
          <w:delText>(Male,</w:delText>
        </w:r>
        <w:r w:rsidRPr="000916FD" w:rsidDel="00BB186A">
          <w:rPr>
            <w:rFonts w:ascii="Arial" w:hAnsi="Arial" w:cs="Arial"/>
            <w:spacing w:val="-3"/>
            <w:sz w:val="24"/>
          </w:rPr>
          <w:delText xml:space="preserve"> </w:delText>
        </w:r>
        <w:r w:rsidRPr="000916FD" w:rsidDel="00BB186A">
          <w:rPr>
            <w:rFonts w:ascii="Arial" w:hAnsi="Arial" w:cs="Arial"/>
            <w:spacing w:val="-2"/>
            <w:sz w:val="24"/>
          </w:rPr>
          <w:delText>Female)</w:delText>
        </w:r>
        <w:commentRangeStart w:id="184"/>
        <w:r w:rsidRPr="002D3EE2" w:rsidDel="00BB186A">
          <w:rPr>
            <w:rFonts w:ascii="Arial" w:hAnsi="Arial" w:cs="Arial"/>
            <w:sz w:val="24"/>
          </w:rPr>
          <w:delText>28 repetitions of each Face Type, 8 repetitions of each motion</w:delText>
        </w:r>
        <w:r w:rsidRPr="002D3EE2" w:rsidDel="00BB186A">
          <w:rPr>
            <w:rFonts w:ascii="Arial" w:hAnsi="Arial" w:cs="Arial"/>
            <w:spacing w:val="40"/>
            <w:sz w:val="24"/>
          </w:rPr>
          <w:delText xml:space="preserve"> </w:delText>
        </w:r>
      </w:del>
      <w:del w:id="185" w:author="Bobby Stojanoski" w:date="2025-05-20T11:57:00Z" w16du:dateUtc="2025-05-20T15:57:00Z">
        <w:r w:rsidRPr="002D3EE2" w:rsidDel="000916FD">
          <w:rPr>
            <w:rFonts w:ascii="Arial" w:hAnsi="Arial" w:cs="Arial"/>
            <w:sz w:val="24"/>
          </w:rPr>
          <w:delText>This</w:delText>
        </w:r>
        <w:r w:rsidRPr="002D3EE2" w:rsidDel="000916FD">
          <w:rPr>
            <w:rFonts w:ascii="Arial" w:hAnsi="Arial" w:cs="Arial"/>
            <w:spacing w:val="1"/>
            <w:sz w:val="24"/>
          </w:rPr>
          <w:delText xml:space="preserve"> </w:delText>
        </w:r>
        <w:r w:rsidRPr="002D3EE2" w:rsidDel="000916FD">
          <w:rPr>
            <w:rFonts w:ascii="Arial" w:hAnsi="Arial" w:cs="Arial"/>
            <w:sz w:val="24"/>
          </w:rPr>
          <w:delText>yielded</w:delText>
        </w:r>
      </w:del>
      <w:del w:id="186" w:author="Bobby Stojanoski" w:date="2025-05-20T12:02:00Z" w16du:dateUtc="2025-05-20T16:02:00Z"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56</w:delText>
        </w:r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blocks,</w:delText>
        </w:r>
        <w:r w:rsidRPr="002D3EE2" w:rsidDel="00BB186A">
          <w:rPr>
            <w:rFonts w:ascii="Arial" w:hAnsi="Arial" w:cs="Arial"/>
            <w:spacing w:val="5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each</w:delText>
        </w:r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comprising</w:delText>
        </w:r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eight</w:delText>
        </w:r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faces</w:delText>
        </w:r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(4</w:delText>
        </w:r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male,</w:delText>
        </w:r>
        <w:r w:rsidRPr="002D3EE2" w:rsidDel="00BB186A">
          <w:rPr>
            <w:rFonts w:ascii="Arial" w:hAnsi="Arial" w:cs="Arial"/>
            <w:spacing w:val="5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4</w:delText>
        </w:r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female)</w:delText>
        </w:r>
        <w:r w:rsidRPr="002D3EE2" w:rsidDel="00BB186A">
          <w:rPr>
            <w:rFonts w:ascii="Arial" w:hAnsi="Arial" w:cs="Arial"/>
            <w:spacing w:val="1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of</w:delText>
        </w:r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the</w:delText>
        </w:r>
        <w:r w:rsidRPr="002D3EE2" w:rsidDel="00BB186A">
          <w:rPr>
            <w:rFonts w:ascii="Arial" w:hAnsi="Arial" w:cs="Arial"/>
            <w:spacing w:val="2"/>
            <w:sz w:val="24"/>
          </w:rPr>
          <w:delText xml:space="preserve"> </w:delText>
        </w:r>
        <w:r w:rsidRPr="002D3EE2" w:rsidDel="00BB186A">
          <w:rPr>
            <w:rFonts w:ascii="Arial" w:hAnsi="Arial" w:cs="Arial"/>
            <w:sz w:val="24"/>
          </w:rPr>
          <w:delText>same</w:delText>
        </w:r>
        <w:r w:rsidRPr="00BB7549" w:rsidDel="00BB186A">
          <w:rPr>
            <w:rFonts w:ascii="Arial" w:hAnsi="Arial" w:cs="Arial"/>
            <w:spacing w:val="-4"/>
          </w:rPr>
          <w:delText>face type and</w:delText>
        </w:r>
        <w:r w:rsidRPr="00BB7549" w:rsidDel="00BB186A">
          <w:rPr>
            <w:rFonts w:ascii="Arial" w:hAnsi="Arial" w:cs="Arial"/>
            <w:spacing w:val="-5"/>
          </w:rPr>
          <w:delText xml:space="preserve"> </w:delText>
        </w:r>
        <w:r w:rsidRPr="00BB7549" w:rsidDel="00BB186A">
          <w:rPr>
            <w:rFonts w:ascii="Arial" w:hAnsi="Arial" w:cs="Arial"/>
            <w:spacing w:val="-4"/>
          </w:rPr>
          <w:delText>emotional expression, counterbalanced</w:delText>
        </w:r>
        <w:r w:rsidRPr="00BB7549" w:rsidDel="00BB186A">
          <w:rPr>
            <w:rFonts w:ascii="Arial" w:hAnsi="Arial" w:cs="Arial"/>
            <w:spacing w:val="-5"/>
          </w:rPr>
          <w:delText xml:space="preserve"> </w:delText>
        </w:r>
        <w:r w:rsidRPr="00BB7549" w:rsidDel="00BB186A">
          <w:rPr>
            <w:rFonts w:ascii="Arial" w:hAnsi="Arial" w:cs="Arial"/>
            <w:spacing w:val="-4"/>
          </w:rPr>
          <w:delText>across Face Type</w:delText>
        </w:r>
        <w:r w:rsidRPr="00BB7549" w:rsidDel="00BB186A">
          <w:rPr>
            <w:rFonts w:ascii="Arial" w:hAnsi="Arial" w:cs="Arial"/>
            <w:spacing w:val="-3"/>
          </w:rPr>
          <w:delText xml:space="preserve"> </w:delText>
        </w:r>
        <w:r w:rsidRPr="00BB7549" w:rsidDel="00BB186A">
          <w:rPr>
            <w:rFonts w:ascii="Arial" w:hAnsi="Arial" w:cs="Arial"/>
            <w:spacing w:val="-4"/>
          </w:rPr>
          <w:delText>and</w:delText>
        </w:r>
        <w:r w:rsidRPr="00BB7549" w:rsidDel="00BB186A">
          <w:rPr>
            <w:rFonts w:ascii="Arial" w:hAnsi="Arial" w:cs="Arial"/>
            <w:spacing w:val="-5"/>
          </w:rPr>
          <w:delText xml:space="preserve"> </w:delText>
        </w:r>
        <w:r w:rsidRPr="00BB7549" w:rsidDel="00BB186A">
          <w:rPr>
            <w:rFonts w:ascii="Arial" w:hAnsi="Arial" w:cs="Arial"/>
            <w:spacing w:val="-4"/>
          </w:rPr>
          <w:delText>Emotion.</w:delText>
        </w:r>
        <w:commentRangeEnd w:id="184"/>
        <w:r w:rsidR="00BB7549" w:rsidDel="00BB186A">
          <w:rPr>
            <w:rStyle w:val="CommentReference"/>
          </w:rPr>
          <w:commentReference w:id="184"/>
        </w:r>
      </w:del>
    </w:p>
    <w:p w14:paraId="49BBF893" w14:textId="39B0D873" w:rsidR="002A482E" w:rsidRPr="002E28ED" w:rsidDel="00BB186A" w:rsidRDefault="002A482E" w:rsidP="00841C0A">
      <w:pPr>
        <w:pStyle w:val="BodyText"/>
        <w:spacing w:before="240"/>
        <w:rPr>
          <w:del w:id="187" w:author="Bobby Stojanoski" w:date="2025-05-20T12:02:00Z" w16du:dateUtc="2025-05-20T16:02:00Z"/>
          <w:rFonts w:ascii="Arial" w:hAnsi="Arial" w:cs="Arial"/>
        </w:rPr>
      </w:pPr>
    </w:p>
    <w:p w14:paraId="04F40477" w14:textId="09156173" w:rsidR="00BB186A" w:rsidRDefault="00BB186A" w:rsidP="002D3EE2">
      <w:pPr>
        <w:pStyle w:val="BodyText"/>
        <w:spacing w:before="299" w:line="355" w:lineRule="auto"/>
        <w:ind w:left="119" w:right="296"/>
        <w:rPr>
          <w:ins w:id="188" w:author="Bobby Stojanoski" w:date="2025-05-20T12:02:00Z" w16du:dateUtc="2025-05-20T16:02:00Z"/>
          <w:rFonts w:ascii="Arial" w:hAnsi="Arial" w:cs="Arial"/>
          <w:spacing w:val="-2"/>
          <w:w w:val="110"/>
        </w:rPr>
      </w:pPr>
      <w:bookmarkStart w:id="189" w:name="Procedure"/>
      <w:bookmarkStart w:id="190" w:name="_bookmark9"/>
      <w:bookmarkEnd w:id="189"/>
      <w:bookmarkEnd w:id="190"/>
      <w:ins w:id="191" w:author="Bobby Stojanoski" w:date="2025-05-20T12:02:00Z" w16du:dateUtc="2025-05-20T16:02:00Z">
        <w:r>
          <w:rPr>
            <w:rFonts w:ascii="Arial" w:hAnsi="Arial" w:cs="Arial"/>
            <w:spacing w:val="-2"/>
            <w:w w:val="110"/>
          </w:rPr>
          <w:t>Participants were required</w:t>
        </w:r>
      </w:ins>
      <w:ins w:id="192" w:author="Bobby Stojanoski" w:date="2025-05-20T12:04:00Z" w16du:dateUtc="2025-05-20T16:04:00Z">
        <w:r w:rsidR="00F02A00">
          <w:rPr>
            <w:rFonts w:ascii="Arial" w:hAnsi="Arial" w:cs="Arial"/>
            <w:spacing w:val="-2"/>
            <w:w w:val="110"/>
          </w:rPr>
          <w:t xml:space="preserve"> to …</w:t>
        </w:r>
      </w:ins>
    </w:p>
    <w:p w14:paraId="3DC9E867" w14:textId="438049E2" w:rsidR="00F131D9" w:rsidRPr="002E28ED" w:rsidDel="00F02A00" w:rsidRDefault="00BB186A" w:rsidP="00F131D9">
      <w:pPr>
        <w:pStyle w:val="BodyText"/>
        <w:spacing w:before="310" w:line="355" w:lineRule="auto"/>
        <w:ind w:left="119" w:right="296"/>
        <w:rPr>
          <w:del w:id="193" w:author="Bobby Stojanoski" w:date="2025-05-20T12:04:00Z" w16du:dateUtc="2025-05-20T16:04:00Z"/>
          <w:moveTo w:id="194" w:author="Bobby Stojanoski" w:date="2025-05-20T12:04:00Z" w16du:dateUtc="2025-05-20T16:04:00Z"/>
          <w:rFonts w:ascii="Arial" w:hAnsi="Arial" w:cs="Arial"/>
        </w:rPr>
      </w:pPr>
      <w:ins w:id="195" w:author="Bobby Stojanoski" w:date="2025-05-20T12:02:00Z" w16du:dateUtc="2025-05-20T16:02:00Z">
        <w:r w:rsidRPr="00442CC6">
          <w:rPr>
            <w:rFonts w:ascii="Arial" w:hAnsi="Arial" w:cs="Arial"/>
            <w:spacing w:val="-6"/>
          </w:rPr>
          <w:t>We</w:t>
        </w:r>
        <w:r w:rsidRPr="00442CC6">
          <w:rPr>
            <w:rFonts w:ascii="Arial" w:hAnsi="Arial" w:cs="Arial"/>
            <w:spacing w:val="-1"/>
          </w:rPr>
          <w:t xml:space="preserve"> </w:t>
        </w:r>
        <w:r w:rsidRPr="00442CC6">
          <w:rPr>
            <w:rFonts w:ascii="Arial" w:hAnsi="Arial" w:cs="Arial"/>
            <w:spacing w:val="-6"/>
          </w:rPr>
          <w:t>used</w:t>
        </w:r>
        <w:r w:rsidRPr="00442CC6">
          <w:rPr>
            <w:rFonts w:ascii="Arial" w:hAnsi="Arial" w:cs="Arial"/>
            <w:spacing w:val="-2"/>
          </w:rPr>
          <w:t xml:space="preserve"> </w:t>
        </w:r>
        <w:r w:rsidRPr="00442CC6">
          <w:rPr>
            <w:rFonts w:ascii="Arial" w:hAnsi="Arial" w:cs="Arial"/>
            <w:spacing w:val="-6"/>
          </w:rPr>
          <w:t>a</w:t>
        </w:r>
        <w:r w:rsidRPr="00442CC6">
          <w:rPr>
            <w:rFonts w:ascii="Arial" w:hAnsi="Arial" w:cs="Arial"/>
            <w:spacing w:val="-1"/>
          </w:rPr>
          <w:t xml:space="preserve"> </w:t>
        </w:r>
        <w:r w:rsidRPr="00442CC6">
          <w:rPr>
            <w:rFonts w:ascii="Arial" w:hAnsi="Arial" w:cs="Arial"/>
            <w:spacing w:val="-6"/>
          </w:rPr>
          <w:t>repeated-measures</w:t>
        </w:r>
        <w:r w:rsidRPr="00442CC6">
          <w:rPr>
            <w:rFonts w:ascii="Arial" w:hAnsi="Arial" w:cs="Arial"/>
            <w:spacing w:val="-1"/>
          </w:rPr>
          <w:t xml:space="preserve"> </w:t>
        </w:r>
        <w:r w:rsidRPr="00442CC6">
          <w:rPr>
            <w:rFonts w:ascii="Arial" w:hAnsi="Arial" w:cs="Arial"/>
            <w:spacing w:val="-6"/>
          </w:rPr>
          <w:t>design</w:t>
        </w:r>
        <w:r w:rsidRPr="00442CC6">
          <w:rPr>
            <w:rFonts w:ascii="Arial" w:hAnsi="Arial" w:cs="Arial"/>
            <w:spacing w:val="-2"/>
          </w:rPr>
          <w:t xml:space="preserve"> </w:t>
        </w:r>
        <w:r w:rsidRPr="00442CC6">
          <w:rPr>
            <w:rFonts w:ascii="Arial" w:hAnsi="Arial" w:cs="Arial"/>
            <w:spacing w:val="-6"/>
          </w:rPr>
          <w:t>consisting</w:t>
        </w:r>
        <w:r w:rsidRPr="00442CC6">
          <w:rPr>
            <w:rFonts w:ascii="Arial" w:hAnsi="Arial" w:cs="Arial"/>
            <w:spacing w:val="-1"/>
          </w:rPr>
          <w:t xml:space="preserve"> </w:t>
        </w:r>
        <w:r w:rsidRPr="00442CC6">
          <w:rPr>
            <w:rFonts w:ascii="Arial" w:hAnsi="Arial" w:cs="Arial"/>
            <w:spacing w:val="-6"/>
          </w:rPr>
          <w:t>of</w:t>
        </w:r>
        <w:r w:rsidRPr="00442CC6">
          <w:rPr>
            <w:rFonts w:ascii="Arial" w:hAnsi="Arial" w:cs="Arial"/>
            <w:spacing w:val="-1"/>
          </w:rPr>
          <w:t xml:space="preserve"> </w:t>
        </w:r>
        <w:r>
          <w:rPr>
            <w:rFonts w:ascii="Arial" w:hAnsi="Arial" w:cs="Arial"/>
            <w:spacing w:val="-6"/>
          </w:rPr>
          <w:t>four</w:t>
        </w:r>
        <w:r w:rsidRPr="00442CC6">
          <w:rPr>
            <w:rFonts w:ascii="Arial" w:hAnsi="Arial" w:cs="Arial"/>
            <w:spacing w:val="-1"/>
          </w:rPr>
          <w:t xml:space="preserve"> </w:t>
        </w:r>
        <w:r w:rsidRPr="00442CC6">
          <w:rPr>
            <w:rFonts w:ascii="Arial" w:hAnsi="Arial" w:cs="Arial"/>
            <w:spacing w:val="-6"/>
          </w:rPr>
          <w:t>within-subjects</w:t>
        </w:r>
        <w:r w:rsidRPr="00442CC6">
          <w:rPr>
            <w:rFonts w:ascii="Arial" w:hAnsi="Arial" w:cs="Arial"/>
          </w:rPr>
          <w:t xml:space="preserve"> </w:t>
        </w:r>
        <w:r w:rsidRPr="00442CC6">
          <w:rPr>
            <w:rFonts w:ascii="Arial" w:hAnsi="Arial" w:cs="Arial"/>
            <w:spacing w:val="-6"/>
          </w:rPr>
          <w:t xml:space="preserve">factors: </w:t>
        </w:r>
        <w:r w:rsidRPr="00442CC6">
          <w:rPr>
            <w:rFonts w:ascii="Arial" w:hAnsi="Arial" w:cs="Arial"/>
            <w:bCs/>
          </w:rPr>
          <w:t>1)</w:t>
        </w:r>
        <w:r w:rsidRPr="00442CC6">
          <w:rPr>
            <w:rFonts w:ascii="Arial" w:hAnsi="Arial" w:cs="Arial"/>
            <w:b/>
          </w:rPr>
          <w:t xml:space="preserve"> </w:t>
        </w:r>
        <w:r w:rsidRPr="00442CC6">
          <w:rPr>
            <w:rFonts w:ascii="Arial" w:hAnsi="Arial" w:cs="Arial"/>
            <w:bCs/>
          </w:rPr>
          <w:t>Face</w:t>
        </w:r>
        <w:r w:rsidRPr="00442CC6">
          <w:rPr>
            <w:rFonts w:ascii="Arial" w:hAnsi="Arial" w:cs="Arial"/>
            <w:bCs/>
            <w:spacing w:val="32"/>
          </w:rPr>
          <w:t xml:space="preserve"> </w:t>
        </w:r>
        <w:r w:rsidRPr="00442CC6">
          <w:rPr>
            <w:rFonts w:ascii="Arial" w:hAnsi="Arial" w:cs="Arial"/>
            <w:bCs/>
          </w:rPr>
          <w:t>Type</w:t>
        </w:r>
        <w:r w:rsidRPr="00442CC6">
          <w:rPr>
            <w:rFonts w:ascii="Arial" w:hAnsi="Arial" w:cs="Arial"/>
            <w:spacing w:val="48"/>
          </w:rPr>
          <w:t xml:space="preserve"> </w:t>
        </w:r>
        <w:r w:rsidRPr="00442CC6">
          <w:rPr>
            <w:rFonts w:ascii="Arial" w:hAnsi="Arial" w:cs="Arial"/>
          </w:rPr>
          <w:t>(Real,</w:t>
        </w:r>
        <w:r w:rsidRPr="00442CC6">
          <w:rPr>
            <w:rFonts w:ascii="Arial" w:hAnsi="Arial" w:cs="Arial"/>
            <w:spacing w:val="20"/>
          </w:rPr>
          <w:t xml:space="preserve"> </w:t>
        </w:r>
        <w:r w:rsidRPr="00442CC6">
          <w:rPr>
            <w:rFonts w:ascii="Arial" w:hAnsi="Arial" w:cs="Arial"/>
            <w:spacing w:val="-2"/>
          </w:rPr>
          <w:t xml:space="preserve">Virtual), </w:t>
        </w:r>
        <w:proofErr w:type="gramStart"/>
        <w:r>
          <w:rPr>
            <w:rFonts w:ascii="Arial" w:hAnsi="Arial" w:cs="Arial"/>
            <w:spacing w:val="-2"/>
          </w:rPr>
          <w:t>2 )</w:t>
        </w:r>
        <w:proofErr w:type="gramEnd"/>
        <w:r>
          <w:rPr>
            <w:rFonts w:ascii="Arial" w:hAnsi="Arial" w:cs="Arial"/>
            <w:spacing w:val="-2"/>
          </w:rPr>
          <w:t xml:space="preserve"> </w:t>
        </w:r>
        <w:r w:rsidRPr="002D3EE2">
          <w:rPr>
            <w:rFonts w:ascii="Arial" w:hAnsi="Arial" w:cs="Arial"/>
            <w:bCs/>
          </w:rPr>
          <w:t>Emotion</w:t>
        </w:r>
        <w:r w:rsidRPr="00442CC6">
          <w:rPr>
            <w:rFonts w:ascii="Arial" w:hAnsi="Arial" w:cs="Arial"/>
            <w:bCs/>
          </w:rPr>
          <w:t xml:space="preserve"> </w:t>
        </w:r>
        <w:r w:rsidRPr="00442CC6">
          <w:rPr>
            <w:rFonts w:ascii="Arial" w:hAnsi="Arial" w:cs="Arial"/>
          </w:rPr>
          <w:t>(Anger,</w:t>
        </w:r>
        <w:r w:rsidRPr="00442CC6">
          <w:rPr>
            <w:rFonts w:ascii="Arial" w:hAnsi="Arial" w:cs="Arial"/>
            <w:spacing w:val="-6"/>
          </w:rPr>
          <w:t xml:space="preserve"> </w:t>
        </w:r>
        <w:r w:rsidRPr="00442CC6">
          <w:rPr>
            <w:rFonts w:ascii="Arial" w:hAnsi="Arial" w:cs="Arial"/>
          </w:rPr>
          <w:t>Disgust,</w:t>
        </w:r>
        <w:r w:rsidRPr="00442CC6">
          <w:rPr>
            <w:rFonts w:ascii="Arial" w:hAnsi="Arial" w:cs="Arial"/>
            <w:spacing w:val="-6"/>
          </w:rPr>
          <w:t xml:space="preserve"> </w:t>
        </w:r>
        <w:r w:rsidRPr="00442CC6">
          <w:rPr>
            <w:rFonts w:ascii="Arial" w:hAnsi="Arial" w:cs="Arial"/>
          </w:rPr>
          <w:t>Fear,</w:t>
        </w:r>
        <w:r w:rsidRPr="00442CC6">
          <w:rPr>
            <w:rFonts w:ascii="Arial" w:hAnsi="Arial" w:cs="Arial"/>
            <w:spacing w:val="-6"/>
          </w:rPr>
          <w:t xml:space="preserve"> </w:t>
        </w:r>
        <w:r w:rsidRPr="00442CC6">
          <w:rPr>
            <w:rFonts w:ascii="Arial" w:hAnsi="Arial" w:cs="Arial"/>
          </w:rPr>
          <w:t>Joy,</w:t>
        </w:r>
        <w:r w:rsidRPr="00442CC6">
          <w:rPr>
            <w:rFonts w:ascii="Arial" w:hAnsi="Arial" w:cs="Arial"/>
            <w:spacing w:val="-6"/>
          </w:rPr>
          <w:t xml:space="preserve"> </w:t>
        </w:r>
        <w:r w:rsidRPr="00442CC6">
          <w:rPr>
            <w:rFonts w:ascii="Arial" w:hAnsi="Arial" w:cs="Arial"/>
          </w:rPr>
          <w:t>Sadness,</w:t>
        </w:r>
        <w:r w:rsidRPr="00442CC6">
          <w:rPr>
            <w:rFonts w:ascii="Arial" w:hAnsi="Arial" w:cs="Arial"/>
            <w:spacing w:val="-6"/>
          </w:rPr>
          <w:t xml:space="preserve"> </w:t>
        </w:r>
        <w:proofErr w:type="spellStart"/>
        <w:proofErr w:type="gramStart"/>
        <w:r w:rsidRPr="00442CC6">
          <w:rPr>
            <w:rFonts w:ascii="Arial" w:hAnsi="Arial" w:cs="Arial"/>
          </w:rPr>
          <w:t>Surprise,</w:t>
        </w:r>
        <w:r w:rsidRPr="00442CC6">
          <w:rPr>
            <w:rFonts w:ascii="Arial" w:hAnsi="Arial" w:cs="Arial"/>
            <w:spacing w:val="-2"/>
          </w:rPr>
          <w:t>Neutral</w:t>
        </w:r>
        <w:proofErr w:type="spellEnd"/>
        <w:proofErr w:type="gramEnd"/>
        <w:r w:rsidRPr="00442CC6">
          <w:rPr>
            <w:rFonts w:ascii="Arial" w:hAnsi="Arial" w:cs="Arial"/>
            <w:spacing w:val="-2"/>
          </w:rPr>
          <w:t xml:space="preserve">), </w:t>
        </w:r>
        <w:r>
          <w:rPr>
            <w:rFonts w:ascii="Arial" w:hAnsi="Arial" w:cs="Arial"/>
            <w:spacing w:val="-2"/>
          </w:rPr>
          <w:t xml:space="preserve">3) </w:t>
        </w:r>
        <w:r w:rsidRPr="002D3EE2">
          <w:rPr>
            <w:rFonts w:ascii="Arial" w:hAnsi="Arial" w:cs="Arial"/>
            <w:bCs/>
          </w:rPr>
          <w:t>Model</w:t>
        </w:r>
        <w:r>
          <w:rPr>
            <w:rFonts w:ascii="Arial" w:hAnsi="Arial" w:cs="Arial"/>
            <w:spacing w:val="11"/>
          </w:rPr>
          <w:t xml:space="preserve"> (</w:t>
        </w:r>
        <w:r w:rsidRPr="002E28ED">
          <w:rPr>
            <w:rFonts w:ascii="Arial" w:hAnsi="Arial" w:cs="Arial"/>
          </w:rPr>
          <w:t>10</w:t>
        </w:r>
        <w:r w:rsidRPr="002E28ED">
          <w:rPr>
            <w:rFonts w:ascii="Arial" w:hAnsi="Arial" w:cs="Arial"/>
            <w:spacing w:val="-8"/>
          </w:rPr>
          <w:t xml:space="preserve"> </w:t>
        </w:r>
        <w:r w:rsidRPr="002E28ED">
          <w:rPr>
            <w:rFonts w:ascii="Arial" w:hAnsi="Arial" w:cs="Arial"/>
          </w:rPr>
          <w:t>unique</w:t>
        </w:r>
        <w:r w:rsidRPr="002E28ED">
          <w:rPr>
            <w:rFonts w:ascii="Arial" w:hAnsi="Arial" w:cs="Arial"/>
            <w:spacing w:val="-6"/>
          </w:rPr>
          <w:t xml:space="preserve"> </w:t>
        </w:r>
        <w:r w:rsidRPr="002E28ED">
          <w:rPr>
            <w:rFonts w:ascii="Arial" w:hAnsi="Arial" w:cs="Arial"/>
          </w:rPr>
          <w:t>identities</w:t>
        </w:r>
        <w:r w:rsidRPr="002E28ED">
          <w:rPr>
            <w:rFonts w:ascii="Arial" w:hAnsi="Arial" w:cs="Arial"/>
            <w:spacing w:val="-7"/>
          </w:rPr>
          <w:t xml:space="preserve"> </w:t>
        </w:r>
        <w:r w:rsidRPr="002E28ED">
          <w:rPr>
            <w:rFonts w:ascii="Arial" w:hAnsi="Arial" w:cs="Arial"/>
          </w:rPr>
          <w:t>per</w:t>
        </w:r>
        <w:r w:rsidRPr="002E28ED">
          <w:rPr>
            <w:rFonts w:ascii="Arial" w:hAnsi="Arial" w:cs="Arial"/>
            <w:spacing w:val="-8"/>
          </w:rPr>
          <w:t xml:space="preserve"> </w:t>
        </w:r>
        <w:r w:rsidRPr="002E28ED">
          <w:rPr>
            <w:rFonts w:ascii="Arial" w:hAnsi="Arial" w:cs="Arial"/>
          </w:rPr>
          <w:t>face</w:t>
        </w:r>
        <w:r w:rsidRPr="002E28ED">
          <w:rPr>
            <w:rFonts w:ascii="Arial" w:hAnsi="Arial" w:cs="Arial"/>
            <w:spacing w:val="-6"/>
          </w:rPr>
          <w:t xml:space="preserve"> </w:t>
        </w:r>
        <w:r w:rsidRPr="002E28ED">
          <w:rPr>
            <w:rFonts w:ascii="Arial" w:hAnsi="Arial" w:cs="Arial"/>
            <w:spacing w:val="-4"/>
          </w:rPr>
          <w:t>type</w:t>
        </w:r>
        <w:r>
          <w:rPr>
            <w:rFonts w:ascii="Arial" w:hAnsi="Arial" w:cs="Arial"/>
            <w:spacing w:val="-4"/>
          </w:rPr>
          <w:t xml:space="preserve">), and </w:t>
        </w:r>
        <w:r w:rsidRPr="002D3EE2">
          <w:rPr>
            <w:rFonts w:ascii="Arial" w:hAnsi="Arial" w:cs="Arial"/>
            <w:bCs/>
          </w:rPr>
          <w:t>Sex</w:t>
        </w:r>
        <w:r w:rsidRPr="000916FD">
          <w:rPr>
            <w:rFonts w:ascii="Arial" w:hAnsi="Arial" w:cs="Arial"/>
            <w:spacing w:val="-3"/>
          </w:rPr>
          <w:t xml:space="preserve"> </w:t>
        </w:r>
        <w:r w:rsidRPr="000916FD">
          <w:rPr>
            <w:rFonts w:ascii="Arial" w:hAnsi="Arial" w:cs="Arial"/>
          </w:rPr>
          <w:t>(Male,</w:t>
        </w:r>
        <w:r w:rsidRPr="000916FD">
          <w:rPr>
            <w:rFonts w:ascii="Arial" w:hAnsi="Arial" w:cs="Arial"/>
            <w:spacing w:val="-3"/>
          </w:rPr>
          <w:t xml:space="preserve"> </w:t>
        </w:r>
        <w:r w:rsidRPr="000916FD">
          <w:rPr>
            <w:rFonts w:ascii="Arial" w:hAnsi="Arial" w:cs="Arial"/>
            <w:spacing w:val="-2"/>
          </w:rPr>
          <w:lastRenderedPageBreak/>
          <w:t xml:space="preserve">Female). </w:t>
        </w:r>
        <w:commentRangeStart w:id="196"/>
        <w:r w:rsidRPr="000916FD">
          <w:rPr>
            <w:rFonts w:ascii="Arial" w:hAnsi="Arial" w:cs="Arial"/>
            <w:spacing w:val="-2"/>
          </w:rPr>
          <w:t xml:space="preserve">Each participant saw </w:t>
        </w:r>
        <w:r w:rsidRPr="002D3EE2">
          <w:rPr>
            <w:rFonts w:ascii="Arial" w:hAnsi="Arial" w:cs="Arial"/>
          </w:rPr>
          <w:t>28 repetitions of each Face Type, 8 repetitions of each motion</w:t>
        </w:r>
        <w:r w:rsidRPr="002D3EE2">
          <w:rPr>
            <w:rFonts w:ascii="Arial" w:hAnsi="Arial" w:cs="Arial"/>
            <w:spacing w:val="40"/>
          </w:rPr>
          <w:t xml:space="preserve"> </w:t>
        </w:r>
        <w:r w:rsidRPr="002D3EE2">
          <w:rPr>
            <w:rFonts w:ascii="Arial" w:hAnsi="Arial" w:cs="Arial"/>
          </w:rPr>
          <w:t>across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>56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>blocks,</w:t>
        </w:r>
        <w:r w:rsidRPr="002D3EE2">
          <w:rPr>
            <w:rFonts w:ascii="Arial" w:hAnsi="Arial" w:cs="Arial"/>
            <w:spacing w:val="5"/>
          </w:rPr>
          <w:t xml:space="preserve"> </w:t>
        </w:r>
        <w:r w:rsidRPr="002D3EE2">
          <w:rPr>
            <w:rFonts w:ascii="Arial" w:hAnsi="Arial" w:cs="Arial"/>
          </w:rPr>
          <w:t>each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>comprising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>eight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>faces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>(4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>male,</w:t>
        </w:r>
        <w:r w:rsidRPr="002D3EE2">
          <w:rPr>
            <w:rFonts w:ascii="Arial" w:hAnsi="Arial" w:cs="Arial"/>
            <w:spacing w:val="5"/>
          </w:rPr>
          <w:t xml:space="preserve"> </w:t>
        </w:r>
        <w:r w:rsidRPr="002D3EE2">
          <w:rPr>
            <w:rFonts w:ascii="Arial" w:hAnsi="Arial" w:cs="Arial"/>
          </w:rPr>
          <w:t>4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>female)</w:t>
        </w:r>
        <w:r w:rsidRPr="002D3EE2">
          <w:rPr>
            <w:rFonts w:ascii="Arial" w:hAnsi="Arial" w:cs="Arial"/>
            <w:spacing w:val="1"/>
          </w:rPr>
          <w:t xml:space="preserve"> </w:t>
        </w:r>
        <w:r w:rsidRPr="002D3EE2">
          <w:rPr>
            <w:rFonts w:ascii="Arial" w:hAnsi="Arial" w:cs="Arial"/>
          </w:rPr>
          <w:t>of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>the</w:t>
        </w:r>
        <w:r w:rsidRPr="002D3EE2">
          <w:rPr>
            <w:rFonts w:ascii="Arial" w:hAnsi="Arial" w:cs="Arial"/>
            <w:spacing w:val="2"/>
          </w:rPr>
          <w:t xml:space="preserve"> </w:t>
        </w:r>
        <w:r w:rsidRPr="002D3EE2">
          <w:rPr>
            <w:rFonts w:ascii="Arial" w:hAnsi="Arial" w:cs="Arial"/>
          </w:rPr>
          <w:t xml:space="preserve">same </w:t>
        </w:r>
        <w:r w:rsidRPr="00BB7549">
          <w:rPr>
            <w:rFonts w:ascii="Arial" w:hAnsi="Arial" w:cs="Arial"/>
            <w:spacing w:val="-4"/>
          </w:rPr>
          <w:t>face type and</w:t>
        </w:r>
        <w:r w:rsidRPr="00BB7549">
          <w:rPr>
            <w:rFonts w:ascii="Arial" w:hAnsi="Arial" w:cs="Arial"/>
            <w:spacing w:val="-5"/>
          </w:rPr>
          <w:t xml:space="preserve"> </w:t>
        </w:r>
        <w:r w:rsidRPr="00BB7549">
          <w:rPr>
            <w:rFonts w:ascii="Arial" w:hAnsi="Arial" w:cs="Arial"/>
            <w:spacing w:val="-4"/>
          </w:rPr>
          <w:t>emotional expression, counterbalanced</w:t>
        </w:r>
        <w:r w:rsidRPr="00BB7549">
          <w:rPr>
            <w:rFonts w:ascii="Arial" w:hAnsi="Arial" w:cs="Arial"/>
            <w:spacing w:val="-5"/>
          </w:rPr>
          <w:t xml:space="preserve"> </w:t>
        </w:r>
        <w:r w:rsidRPr="00BB7549">
          <w:rPr>
            <w:rFonts w:ascii="Arial" w:hAnsi="Arial" w:cs="Arial"/>
            <w:spacing w:val="-4"/>
          </w:rPr>
          <w:t>across Face Type</w:t>
        </w:r>
        <w:r w:rsidRPr="00BB7549">
          <w:rPr>
            <w:rFonts w:ascii="Arial" w:hAnsi="Arial" w:cs="Arial"/>
            <w:spacing w:val="-3"/>
          </w:rPr>
          <w:t xml:space="preserve"> </w:t>
        </w:r>
        <w:r w:rsidRPr="00BB7549">
          <w:rPr>
            <w:rFonts w:ascii="Arial" w:hAnsi="Arial" w:cs="Arial"/>
            <w:spacing w:val="-4"/>
          </w:rPr>
          <w:t>and</w:t>
        </w:r>
        <w:r w:rsidRPr="00BB7549">
          <w:rPr>
            <w:rFonts w:ascii="Arial" w:hAnsi="Arial" w:cs="Arial"/>
            <w:spacing w:val="-5"/>
          </w:rPr>
          <w:t xml:space="preserve"> </w:t>
        </w:r>
        <w:r w:rsidRPr="00BB7549">
          <w:rPr>
            <w:rFonts w:ascii="Arial" w:hAnsi="Arial" w:cs="Arial"/>
            <w:spacing w:val="-4"/>
          </w:rPr>
          <w:t>Emotion.</w:t>
        </w:r>
        <w:commentRangeEnd w:id="196"/>
        <w:r>
          <w:rPr>
            <w:rStyle w:val="CommentReference"/>
          </w:rPr>
          <w:commentReference w:id="196"/>
        </w:r>
      </w:ins>
      <w:ins w:id="197" w:author="Bobby Stojanoski" w:date="2025-05-20T12:03:00Z" w16du:dateUtc="2025-05-20T16:03:00Z">
        <w:r w:rsidR="00F131D9">
          <w:rPr>
            <w:rFonts w:ascii="Arial" w:hAnsi="Arial" w:cs="Arial"/>
            <w:spacing w:val="-4"/>
          </w:rPr>
          <w:t xml:space="preserve"> To ensure participants </w:t>
        </w:r>
      </w:ins>
      <w:ins w:id="198" w:author="Bobby Stojanoski" w:date="2025-05-20T12:10:00Z" w16du:dateUtc="2025-05-20T16:10:00Z">
        <w:r w:rsidR="003A4C91">
          <w:rPr>
            <w:rFonts w:ascii="Arial" w:hAnsi="Arial" w:cs="Arial"/>
            <w:spacing w:val="-4"/>
          </w:rPr>
          <w:t>remained e</w:t>
        </w:r>
        <w:r w:rsidR="003A4C91" w:rsidRPr="002E28ED">
          <w:rPr>
            <w:rFonts w:ascii="Arial" w:hAnsi="Arial" w:cs="Arial"/>
            <w:spacing w:val="-2"/>
          </w:rPr>
          <w:t>ngaged</w:t>
        </w:r>
        <w:r w:rsidR="003A4C91" w:rsidRPr="002E28ED">
          <w:rPr>
            <w:rFonts w:ascii="Arial" w:hAnsi="Arial" w:cs="Arial"/>
            <w:spacing w:val="-13"/>
          </w:rPr>
          <w:t xml:space="preserve"> </w:t>
        </w:r>
        <w:r w:rsidR="003A4C91" w:rsidRPr="002E28ED">
          <w:rPr>
            <w:rFonts w:ascii="Arial" w:hAnsi="Arial" w:cs="Arial"/>
            <w:spacing w:val="-2"/>
          </w:rPr>
          <w:t>and</w:t>
        </w:r>
        <w:r w:rsidR="003A4C91" w:rsidRPr="002E28ED">
          <w:rPr>
            <w:rFonts w:ascii="Arial" w:hAnsi="Arial" w:cs="Arial"/>
            <w:spacing w:val="-13"/>
          </w:rPr>
          <w:t xml:space="preserve"> </w:t>
        </w:r>
        <w:r w:rsidR="003A4C91" w:rsidRPr="002E28ED">
          <w:rPr>
            <w:rFonts w:ascii="Arial" w:hAnsi="Arial" w:cs="Arial"/>
            <w:spacing w:val="-2"/>
          </w:rPr>
          <w:t>focused</w:t>
        </w:r>
        <w:r w:rsidR="003A4C91" w:rsidRPr="002E28ED">
          <w:rPr>
            <w:rFonts w:ascii="Arial" w:hAnsi="Arial" w:cs="Arial"/>
            <w:spacing w:val="-13"/>
          </w:rPr>
          <w:t xml:space="preserve"> </w:t>
        </w:r>
        <w:r w:rsidR="003A4C91" w:rsidRPr="002E28ED">
          <w:rPr>
            <w:rFonts w:ascii="Arial" w:hAnsi="Arial" w:cs="Arial"/>
            <w:spacing w:val="-2"/>
          </w:rPr>
          <w:t>on</w:t>
        </w:r>
        <w:r w:rsidR="003A4C91" w:rsidRPr="002E28ED">
          <w:rPr>
            <w:rFonts w:ascii="Arial" w:hAnsi="Arial" w:cs="Arial"/>
            <w:spacing w:val="-13"/>
          </w:rPr>
          <w:t xml:space="preserve"> </w:t>
        </w:r>
        <w:r w:rsidR="003A4C91" w:rsidRPr="002E28ED">
          <w:rPr>
            <w:rFonts w:ascii="Arial" w:hAnsi="Arial" w:cs="Arial"/>
            <w:spacing w:val="-2"/>
          </w:rPr>
          <w:t>the</w:t>
        </w:r>
        <w:r w:rsidR="003A4C91" w:rsidRPr="002E28ED">
          <w:rPr>
            <w:rFonts w:ascii="Arial" w:hAnsi="Arial" w:cs="Arial"/>
            <w:spacing w:val="-13"/>
          </w:rPr>
          <w:t xml:space="preserve"> </w:t>
        </w:r>
        <w:r w:rsidR="003A4C91">
          <w:rPr>
            <w:rFonts w:ascii="Arial" w:hAnsi="Arial" w:cs="Arial"/>
            <w:spacing w:val="-13"/>
          </w:rPr>
          <w:t xml:space="preserve">emotions and </w:t>
        </w:r>
        <w:r w:rsidR="003A4C91">
          <w:rPr>
            <w:rFonts w:ascii="Arial" w:hAnsi="Arial" w:cs="Arial"/>
            <w:spacing w:val="-2"/>
          </w:rPr>
          <w:t xml:space="preserve">faces </w:t>
        </w:r>
      </w:ins>
      <w:ins w:id="199" w:author="Bobby Stojanoski" w:date="2025-05-20T12:03:00Z" w16du:dateUtc="2025-05-20T16:03:00Z">
        <w:r w:rsidR="00F131D9">
          <w:rPr>
            <w:rFonts w:ascii="Arial" w:hAnsi="Arial" w:cs="Arial"/>
            <w:spacing w:val="-4"/>
          </w:rPr>
          <w:t>, they also completed a memory task at the end of</w:t>
        </w:r>
      </w:ins>
      <w:ins w:id="200" w:author="Bobby Stojanoski" w:date="2025-05-20T12:04:00Z" w16du:dateUtc="2025-05-20T16:04:00Z">
        <w:r w:rsidR="00F131D9">
          <w:rPr>
            <w:rFonts w:ascii="Arial" w:hAnsi="Arial" w:cs="Arial"/>
            <w:spacing w:val="-4"/>
          </w:rPr>
          <w:t xml:space="preserve"> each block. That is, </w:t>
        </w:r>
      </w:ins>
      <w:moveToRangeStart w:id="201" w:author="Bobby Stojanoski" w:date="2025-05-20T12:04:00Z" w:name="move198635061"/>
      <w:moveTo w:id="202" w:author="Bobby Stojanoski" w:date="2025-05-20T12:04:00Z" w16du:dateUtc="2025-05-20T16:04:00Z">
        <w:del w:id="203" w:author="Bobby Stojanoski" w:date="2025-05-20T12:04:00Z" w16du:dateUtc="2025-05-20T16:04:00Z">
          <w:r w:rsidR="00F131D9" w:rsidRPr="002E28ED" w:rsidDel="00F131D9">
            <w:rPr>
              <w:rFonts w:ascii="Arial" w:hAnsi="Arial" w:cs="Arial"/>
            </w:rPr>
            <w:delText>The</w:delText>
          </w:r>
          <w:r w:rsidR="00F131D9" w:rsidRPr="002E28ED" w:rsidDel="00F131D9">
            <w:rPr>
              <w:rFonts w:ascii="Arial" w:hAnsi="Arial" w:cs="Arial"/>
              <w:spacing w:val="-7"/>
            </w:rPr>
            <w:delText xml:space="preserve"> </w:delText>
          </w:r>
        </w:del>
        <w:r w:rsidR="00F131D9" w:rsidRPr="002E28ED">
          <w:rPr>
            <w:rFonts w:ascii="Arial" w:hAnsi="Arial" w:cs="Arial"/>
          </w:rPr>
          <w:t>participant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commentRangeStart w:id="204"/>
        <w:del w:id="205" w:author="Bobby Stojanoski" w:date="2025-05-20T12:04:00Z" w16du:dateUtc="2025-05-20T16:04:00Z">
          <w:r w:rsidR="00F131D9" w:rsidRPr="002E28ED" w:rsidDel="00F131D9">
            <w:rPr>
              <w:rFonts w:ascii="Arial" w:hAnsi="Arial" w:cs="Arial"/>
            </w:rPr>
            <w:delText>will</w:delText>
          </w:r>
          <w:r w:rsidR="00F131D9" w:rsidRPr="002E28ED" w:rsidDel="00F131D9">
            <w:rPr>
              <w:rFonts w:ascii="Arial" w:hAnsi="Arial" w:cs="Arial"/>
              <w:spacing w:val="-7"/>
            </w:rPr>
            <w:delText xml:space="preserve"> </w:delText>
          </w:r>
          <w:r w:rsidR="00F131D9" w:rsidRPr="002E28ED" w:rsidDel="00F131D9">
            <w:rPr>
              <w:rFonts w:ascii="Arial" w:hAnsi="Arial" w:cs="Arial"/>
            </w:rPr>
            <w:delText>see</w:delText>
          </w:r>
        </w:del>
      </w:moveTo>
      <w:ins w:id="206" w:author="Bobby Stojanoski" w:date="2025-05-20T12:04:00Z" w16du:dateUtc="2025-05-20T16:04:00Z">
        <w:r w:rsidR="00F131D9">
          <w:rPr>
            <w:rFonts w:ascii="Arial" w:hAnsi="Arial" w:cs="Arial"/>
          </w:rPr>
          <w:t>saw</w:t>
        </w:r>
      </w:ins>
      <w:moveTo w:id="207" w:author="Bobby Stojanoski" w:date="2025-05-20T12:04:00Z" w16du:dateUtc="2025-05-20T16:04:00Z">
        <w:r w:rsidR="00F131D9" w:rsidRPr="002E28ED">
          <w:rPr>
            <w:rFonts w:ascii="Arial" w:hAnsi="Arial" w:cs="Arial"/>
            <w:spacing w:val="-7"/>
          </w:rPr>
          <w:t xml:space="preserve"> </w:t>
        </w:r>
      </w:moveTo>
      <w:commentRangeEnd w:id="204"/>
      <w:r w:rsidR="00F131D9">
        <w:rPr>
          <w:rStyle w:val="CommentReference"/>
        </w:rPr>
        <w:commentReference w:id="204"/>
      </w:r>
      <w:moveTo w:id="208" w:author="Bobby Stojanoski" w:date="2025-05-20T12:04:00Z" w16du:dateUtc="2025-05-20T16:04:00Z">
        <w:r w:rsidR="00F131D9" w:rsidRPr="002E28ED">
          <w:rPr>
            <w:rFonts w:ascii="Arial" w:hAnsi="Arial" w:cs="Arial"/>
          </w:rPr>
          <w:t>blocks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of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8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faces,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and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after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each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block,</w:t>
        </w:r>
        <w:r w:rsidR="00F131D9" w:rsidRPr="002E28ED">
          <w:rPr>
            <w:rFonts w:ascii="Arial" w:hAnsi="Arial" w:cs="Arial"/>
            <w:spacing w:val="-6"/>
          </w:rPr>
          <w:t xml:space="preserve"> </w:t>
        </w:r>
        <w:r w:rsidR="00F131D9" w:rsidRPr="002E28ED">
          <w:rPr>
            <w:rFonts w:ascii="Arial" w:hAnsi="Arial" w:cs="Arial"/>
          </w:rPr>
          <w:t>there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will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be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a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9th</w:t>
        </w:r>
        <w:r w:rsidR="00F131D9" w:rsidRPr="002E28ED">
          <w:rPr>
            <w:rFonts w:ascii="Arial" w:hAnsi="Arial" w:cs="Arial"/>
            <w:spacing w:val="-7"/>
          </w:rPr>
          <w:t xml:space="preserve"> </w:t>
        </w:r>
        <w:r w:rsidR="00F131D9" w:rsidRPr="002E28ED">
          <w:rPr>
            <w:rFonts w:ascii="Arial" w:hAnsi="Arial" w:cs="Arial"/>
          </w:rPr>
          <w:t>face, and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they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will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need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to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indicate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whether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the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9th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face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was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in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the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previous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block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of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>8</w:t>
        </w:r>
        <w:r w:rsidR="00F131D9" w:rsidRPr="002E28ED">
          <w:rPr>
            <w:rFonts w:ascii="Arial" w:hAnsi="Arial" w:cs="Arial"/>
            <w:spacing w:val="-15"/>
          </w:rPr>
          <w:t xml:space="preserve"> </w:t>
        </w:r>
        <w:r w:rsidR="00F131D9" w:rsidRPr="002E28ED">
          <w:rPr>
            <w:rFonts w:ascii="Arial" w:hAnsi="Arial" w:cs="Arial"/>
          </w:rPr>
          <w:t xml:space="preserve">faces. </w:t>
        </w:r>
        <w:r w:rsidR="00F131D9" w:rsidRPr="002E28ED">
          <w:rPr>
            <w:rFonts w:ascii="Arial" w:hAnsi="Arial" w:cs="Arial"/>
            <w:spacing w:val="-6"/>
          </w:rPr>
          <w:t xml:space="preserve">The participant was instructed to press ’y’ on the keyboard if the face was in the previous </w:t>
        </w:r>
        <w:r w:rsidR="00F131D9" w:rsidRPr="002E28ED">
          <w:rPr>
            <w:rFonts w:ascii="Arial" w:hAnsi="Arial" w:cs="Arial"/>
          </w:rPr>
          <w:t>block,</w:t>
        </w:r>
        <w:r w:rsidR="00F131D9" w:rsidRPr="002E28ED">
          <w:rPr>
            <w:rFonts w:ascii="Arial" w:hAnsi="Arial" w:cs="Arial"/>
            <w:spacing w:val="-3"/>
          </w:rPr>
          <w:t xml:space="preserve"> </w:t>
        </w:r>
        <w:r w:rsidR="00F131D9" w:rsidRPr="002E28ED">
          <w:rPr>
            <w:rFonts w:ascii="Arial" w:hAnsi="Arial" w:cs="Arial"/>
          </w:rPr>
          <w:t>or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’n’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if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the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face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was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not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in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the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previous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block.</w:t>
        </w:r>
        <w:r w:rsidR="00F131D9" w:rsidRPr="002E28ED">
          <w:rPr>
            <w:rFonts w:ascii="Arial" w:hAnsi="Arial" w:cs="Arial"/>
            <w:spacing w:val="22"/>
          </w:rPr>
          <w:t xml:space="preserve"> </w:t>
        </w:r>
        <w:r w:rsidR="00F131D9" w:rsidRPr="002E28ED">
          <w:rPr>
            <w:rFonts w:ascii="Arial" w:hAnsi="Arial" w:cs="Arial"/>
          </w:rPr>
          <w:t>This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task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is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visualized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>in</w:t>
        </w:r>
        <w:r w:rsidR="00F131D9" w:rsidRPr="002E28ED">
          <w:rPr>
            <w:rFonts w:ascii="Arial" w:hAnsi="Arial" w:cs="Arial"/>
            <w:spacing w:val="-4"/>
          </w:rPr>
          <w:t xml:space="preserve"> </w:t>
        </w:r>
        <w:r w:rsidR="00F131D9" w:rsidRPr="002E28ED">
          <w:rPr>
            <w:rFonts w:ascii="Arial" w:hAnsi="Arial" w:cs="Arial"/>
          </w:rPr>
          <w:t xml:space="preserve">Figure </w:t>
        </w:r>
        <w:r w:rsidR="00F131D9" w:rsidRPr="002E28ED">
          <w:rPr>
            <w:rFonts w:ascii="Arial" w:hAnsi="Arial" w:cs="Arial"/>
          </w:rPr>
          <w:fldChar w:fldCharType="begin"/>
        </w:r>
        <w:r w:rsidR="00F131D9" w:rsidRPr="002E28ED">
          <w:rPr>
            <w:rFonts w:ascii="Arial" w:hAnsi="Arial" w:cs="Arial"/>
          </w:rPr>
          <w:instrText>HYPERLINK \l "_bookmark11"</w:instrText>
        </w:r>
      </w:moveTo>
      <w:ins w:id="209" w:author="Bobby Stojanoski" w:date="2025-05-20T12:04:00Z" w16du:dateUtc="2025-05-20T16:04:00Z">
        <w:r w:rsidR="00F131D9" w:rsidRPr="002E28ED">
          <w:rPr>
            <w:rFonts w:ascii="Arial" w:hAnsi="Arial" w:cs="Arial"/>
          </w:rPr>
        </w:r>
      </w:ins>
      <w:moveTo w:id="210" w:author="Bobby Stojanoski" w:date="2025-05-20T12:04:00Z" w16du:dateUtc="2025-05-20T16:04:00Z">
        <w:r w:rsidR="00F131D9" w:rsidRPr="002E28ED">
          <w:rPr>
            <w:rFonts w:ascii="Arial" w:hAnsi="Arial" w:cs="Arial"/>
          </w:rPr>
          <w:fldChar w:fldCharType="separate"/>
        </w:r>
        <w:r w:rsidR="00F131D9" w:rsidRPr="002E28ED">
          <w:rPr>
            <w:rFonts w:ascii="Arial" w:hAnsi="Arial" w:cs="Arial"/>
            <w:spacing w:val="-4"/>
          </w:rPr>
          <w:t>2.2.</w:t>
        </w:r>
        <w:r w:rsidR="00F131D9" w:rsidRPr="002E28ED">
          <w:rPr>
            <w:rFonts w:ascii="Arial" w:hAnsi="Arial" w:cs="Arial"/>
          </w:rPr>
          <w:fldChar w:fldCharType="end"/>
        </w:r>
      </w:moveTo>
    </w:p>
    <w:moveToRangeEnd w:id="201"/>
    <w:p w14:paraId="5EEB7BF8" w14:textId="77777777" w:rsidR="00BB186A" w:rsidRDefault="00BB186A">
      <w:pPr>
        <w:pStyle w:val="BodyText"/>
        <w:spacing w:before="310" w:line="355" w:lineRule="auto"/>
        <w:ind w:left="119" w:right="296"/>
        <w:rPr>
          <w:ins w:id="211" w:author="Bobby Stojanoski" w:date="2025-05-20T12:02:00Z" w16du:dateUtc="2025-05-20T16:02:00Z"/>
          <w:rFonts w:ascii="Arial" w:hAnsi="Arial" w:cs="Arial"/>
          <w:spacing w:val="-2"/>
          <w:w w:val="110"/>
        </w:rPr>
        <w:pPrChange w:id="212" w:author="Bobby Stojanoski" w:date="2025-05-20T12:04:00Z" w16du:dateUtc="2025-05-20T16:04:00Z">
          <w:pPr>
            <w:pStyle w:val="BodyText"/>
            <w:spacing w:before="299" w:line="355" w:lineRule="auto"/>
            <w:ind w:left="119" w:right="296"/>
          </w:pPr>
        </w:pPrChange>
      </w:pPr>
    </w:p>
    <w:p w14:paraId="49BBF894" w14:textId="1424D1D8" w:rsidR="002A482E" w:rsidRPr="002E28ED" w:rsidDel="00754044" w:rsidRDefault="00754044" w:rsidP="00841C0A">
      <w:pPr>
        <w:pStyle w:val="Heading3"/>
        <w:numPr>
          <w:ilvl w:val="2"/>
          <w:numId w:val="5"/>
        </w:numPr>
        <w:tabs>
          <w:tab w:val="left" w:pos="1106"/>
        </w:tabs>
        <w:rPr>
          <w:del w:id="213" w:author="Bobby Stojanoski" w:date="2025-05-20T12:05:00Z" w16du:dateUtc="2025-05-20T16:05:00Z"/>
          <w:moveFrom w:id="214" w:author="Bobby Stojanoski" w:date="2025-05-20T12:01:00Z" w16du:dateUtc="2025-05-20T16:01:00Z"/>
          <w:rFonts w:ascii="Arial" w:hAnsi="Arial" w:cs="Arial"/>
        </w:rPr>
      </w:pPr>
      <w:ins w:id="215" w:author="Bobby Stojanoski" w:date="2025-05-20T12:05:00Z" w16du:dateUtc="2025-05-20T16:05:00Z">
        <w:r>
          <w:rPr>
            <w:rFonts w:ascii="Arial" w:hAnsi="Arial" w:cs="Arial"/>
            <w:spacing w:val="-2"/>
            <w:w w:val="110"/>
          </w:rPr>
          <w:t xml:space="preserve">Brain activity was recorded while participants completed the task. </w:t>
        </w:r>
      </w:ins>
      <w:moveFromRangeStart w:id="216" w:author="Bobby Stojanoski" w:date="2025-05-20T12:01:00Z" w:name="move198634896"/>
      <w:moveFrom w:id="217" w:author="Bobby Stojanoski" w:date="2025-05-20T12:01:00Z" w16du:dateUtc="2025-05-20T16:01:00Z">
        <w:del w:id="218" w:author="Bobby Stojanoski" w:date="2025-05-20T12:02:00Z" w16du:dateUtc="2025-05-20T16:02:00Z">
          <w:r w:rsidR="00100570" w:rsidRPr="002E28ED" w:rsidDel="00BB186A">
            <w:rPr>
              <w:rFonts w:ascii="Arial" w:hAnsi="Arial" w:cs="Arial"/>
              <w:spacing w:val="-2"/>
              <w:w w:val="110"/>
            </w:rPr>
            <w:delText>Procedure</w:delText>
          </w:r>
        </w:del>
      </w:moveFrom>
    </w:p>
    <w:moveFromRangeEnd w:id="216"/>
    <w:p w14:paraId="49BBF895" w14:textId="7DE8C058" w:rsidR="002A482E" w:rsidRPr="002E28ED" w:rsidRDefault="00100570">
      <w:pPr>
        <w:pStyle w:val="BodyText"/>
        <w:spacing w:before="299" w:line="355" w:lineRule="auto"/>
        <w:ind w:right="296"/>
        <w:rPr>
          <w:rFonts w:ascii="Arial" w:hAnsi="Arial" w:cs="Arial"/>
        </w:rPr>
        <w:pPrChange w:id="219" w:author="Bobby Stojanoski" w:date="2025-05-20T12:05:00Z" w16du:dateUtc="2025-05-20T16:05:00Z">
          <w:pPr>
            <w:pStyle w:val="BodyText"/>
            <w:spacing w:before="299" w:line="355" w:lineRule="auto"/>
            <w:ind w:left="119" w:right="296"/>
          </w:pPr>
        </w:pPrChange>
      </w:pPr>
      <w:del w:id="220" w:author="Bobby Stojanoski" w:date="2025-05-20T12:05:00Z" w16du:dateUtc="2025-05-20T16:05:00Z">
        <w:r w:rsidRPr="002E28ED" w:rsidDel="00754044">
          <w:rPr>
            <w:rFonts w:ascii="Arial" w:hAnsi="Arial" w:cs="Arial"/>
          </w:rPr>
          <w:delText xml:space="preserve">Upon entering the lab, the participant was greeted by the experimenter and asked to </w:delText>
        </w:r>
        <w:r w:rsidRPr="002E28ED" w:rsidDel="00754044">
          <w:rPr>
            <w:rFonts w:ascii="Arial" w:hAnsi="Arial" w:cs="Arial"/>
            <w:spacing w:val="-2"/>
          </w:rPr>
          <w:delText>read</w:delText>
        </w:r>
        <w:r w:rsidRPr="002E28ED" w:rsidDel="00754044">
          <w:rPr>
            <w:rFonts w:ascii="Arial" w:hAnsi="Arial" w:cs="Arial"/>
            <w:spacing w:val="-15"/>
          </w:rPr>
          <w:delText xml:space="preserve"> </w:delText>
        </w:r>
        <w:r w:rsidRPr="002E28ED" w:rsidDel="00754044">
          <w:rPr>
            <w:rFonts w:ascii="Arial" w:hAnsi="Arial" w:cs="Arial"/>
            <w:spacing w:val="-2"/>
          </w:rPr>
          <w:delText>and</w:delText>
        </w:r>
        <w:r w:rsidRPr="002E28ED" w:rsidDel="00754044">
          <w:rPr>
            <w:rFonts w:ascii="Arial" w:hAnsi="Arial" w:cs="Arial"/>
            <w:spacing w:val="-13"/>
          </w:rPr>
          <w:delText xml:space="preserve"> </w:delText>
        </w:r>
        <w:r w:rsidRPr="002E28ED" w:rsidDel="00754044">
          <w:rPr>
            <w:rFonts w:ascii="Arial" w:hAnsi="Arial" w:cs="Arial"/>
            <w:spacing w:val="-2"/>
          </w:rPr>
          <w:delText>sign</w:delText>
        </w:r>
        <w:r w:rsidRPr="002E28ED" w:rsidDel="00754044">
          <w:rPr>
            <w:rFonts w:ascii="Arial" w:hAnsi="Arial" w:cs="Arial"/>
            <w:spacing w:val="-13"/>
          </w:rPr>
          <w:delText xml:space="preserve"> </w:delText>
        </w:r>
        <w:r w:rsidRPr="002E28ED" w:rsidDel="00754044">
          <w:rPr>
            <w:rFonts w:ascii="Arial" w:hAnsi="Arial" w:cs="Arial"/>
            <w:spacing w:val="-2"/>
          </w:rPr>
          <w:delText>a</w:delText>
        </w:r>
        <w:r w:rsidRPr="002E28ED" w:rsidDel="00754044">
          <w:rPr>
            <w:rFonts w:ascii="Arial" w:hAnsi="Arial" w:cs="Arial"/>
            <w:spacing w:val="-13"/>
          </w:rPr>
          <w:delText xml:space="preserve"> </w:delText>
        </w:r>
        <w:r w:rsidRPr="002E28ED" w:rsidDel="00754044">
          <w:rPr>
            <w:rFonts w:ascii="Arial" w:hAnsi="Arial" w:cs="Arial"/>
            <w:spacing w:val="-2"/>
          </w:rPr>
          <w:delText>consent</w:delText>
        </w:r>
        <w:r w:rsidRPr="002E28ED" w:rsidDel="00754044">
          <w:rPr>
            <w:rFonts w:ascii="Arial" w:hAnsi="Arial" w:cs="Arial"/>
            <w:spacing w:val="-13"/>
          </w:rPr>
          <w:delText xml:space="preserve"> </w:delText>
        </w:r>
        <w:r w:rsidRPr="002E28ED" w:rsidDel="00754044">
          <w:rPr>
            <w:rFonts w:ascii="Arial" w:hAnsi="Arial" w:cs="Arial"/>
            <w:spacing w:val="-2"/>
          </w:rPr>
          <w:delText>form.</w:delText>
        </w:r>
        <w:r w:rsidRPr="002E28ED" w:rsidDel="00754044">
          <w:rPr>
            <w:rFonts w:ascii="Arial" w:hAnsi="Arial" w:cs="Arial"/>
            <w:spacing w:val="-13"/>
          </w:rPr>
          <w:delText xml:space="preserve"> </w:delText>
        </w:r>
        <w:r w:rsidRPr="002E28ED" w:rsidDel="006261BF">
          <w:rPr>
            <w:rFonts w:ascii="Arial" w:hAnsi="Arial" w:cs="Arial"/>
            <w:spacing w:val="-2"/>
          </w:rPr>
          <w:delText>Their</w:delText>
        </w:r>
        <w:r w:rsidRPr="002E28ED" w:rsidDel="006261BF">
          <w:rPr>
            <w:rFonts w:ascii="Arial" w:hAnsi="Arial" w:cs="Arial"/>
            <w:spacing w:val="-13"/>
          </w:rPr>
          <w:delText xml:space="preserve"> </w:delText>
        </w:r>
        <w:r w:rsidRPr="002E28ED" w:rsidDel="006261BF">
          <w:rPr>
            <w:rFonts w:ascii="Arial" w:hAnsi="Arial" w:cs="Arial"/>
            <w:spacing w:val="-2"/>
          </w:rPr>
          <w:delText>h</w:delText>
        </w:r>
      </w:del>
      <w:ins w:id="221" w:author="Bobby Stojanoski" w:date="2025-05-20T12:05:00Z" w16du:dateUtc="2025-05-20T16:05:00Z">
        <w:r w:rsidR="006261BF">
          <w:rPr>
            <w:rFonts w:ascii="Arial" w:hAnsi="Arial" w:cs="Arial"/>
            <w:spacing w:val="-2"/>
          </w:rPr>
          <w:t>H</w:t>
        </w:r>
      </w:ins>
      <w:r w:rsidRPr="002E28ED">
        <w:rPr>
          <w:rFonts w:ascii="Arial" w:hAnsi="Arial" w:cs="Arial"/>
          <w:spacing w:val="-2"/>
        </w:rPr>
        <w:t>ead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size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del w:id="222" w:author="Bobby Stojanoski" w:date="2025-05-20T12:05:00Z" w16du:dateUtc="2025-05-20T16:05:00Z">
        <w:r w:rsidRPr="002E28ED" w:rsidDel="006261BF">
          <w:rPr>
            <w:rFonts w:ascii="Arial" w:hAnsi="Arial" w:cs="Arial"/>
            <w:spacing w:val="-2"/>
          </w:rPr>
          <w:delText>then</w:delText>
        </w:r>
        <w:r w:rsidRPr="002E28ED" w:rsidDel="006261BF">
          <w:rPr>
            <w:rFonts w:ascii="Arial" w:hAnsi="Arial" w:cs="Arial"/>
            <w:spacing w:val="-13"/>
          </w:rPr>
          <w:delText xml:space="preserve"> </w:delText>
        </w:r>
      </w:del>
      <w:r w:rsidRPr="002E28ED">
        <w:rPr>
          <w:rFonts w:ascii="Arial" w:hAnsi="Arial" w:cs="Arial"/>
          <w:spacing w:val="-2"/>
        </w:rPr>
        <w:t>measured</w:t>
      </w:r>
      <w:del w:id="223" w:author="Bobby Stojanoski" w:date="2025-05-20T12:05:00Z" w16du:dateUtc="2025-05-20T16:05:00Z">
        <w:r w:rsidRPr="002E28ED" w:rsidDel="006261BF">
          <w:rPr>
            <w:rFonts w:ascii="Arial" w:hAnsi="Arial" w:cs="Arial"/>
            <w:spacing w:val="-13"/>
          </w:rPr>
          <w:delText xml:space="preserve"> </w:delText>
        </w:r>
        <w:r w:rsidRPr="002E28ED" w:rsidDel="006261BF">
          <w:rPr>
            <w:rFonts w:ascii="Arial" w:hAnsi="Arial" w:cs="Arial"/>
            <w:spacing w:val="-2"/>
          </w:rPr>
          <w:delText>using</w:delText>
        </w:r>
        <w:r w:rsidRPr="002E28ED" w:rsidDel="006261BF">
          <w:rPr>
            <w:rFonts w:ascii="Arial" w:hAnsi="Arial" w:cs="Arial"/>
            <w:spacing w:val="-13"/>
          </w:rPr>
          <w:delText xml:space="preserve"> </w:delText>
        </w:r>
        <w:r w:rsidRPr="002E28ED" w:rsidDel="006261BF">
          <w:rPr>
            <w:rFonts w:ascii="Arial" w:hAnsi="Arial" w:cs="Arial"/>
            <w:spacing w:val="-2"/>
          </w:rPr>
          <w:delText>a</w:delText>
        </w:r>
        <w:r w:rsidRPr="002E28ED" w:rsidDel="006261BF">
          <w:rPr>
            <w:rFonts w:ascii="Arial" w:hAnsi="Arial" w:cs="Arial"/>
            <w:spacing w:val="-13"/>
          </w:rPr>
          <w:delText xml:space="preserve"> </w:delText>
        </w:r>
        <w:r w:rsidRPr="002E28ED" w:rsidDel="006261BF">
          <w:rPr>
            <w:rFonts w:ascii="Arial" w:hAnsi="Arial" w:cs="Arial"/>
            <w:spacing w:val="-2"/>
          </w:rPr>
          <w:delText>tape</w:delText>
        </w:r>
        <w:r w:rsidRPr="002E28ED" w:rsidDel="006261BF">
          <w:rPr>
            <w:rFonts w:ascii="Arial" w:hAnsi="Arial" w:cs="Arial"/>
            <w:spacing w:val="-13"/>
          </w:rPr>
          <w:delText xml:space="preserve"> </w:delText>
        </w:r>
        <w:r w:rsidRPr="002E28ED" w:rsidDel="006261BF">
          <w:rPr>
            <w:rFonts w:ascii="Arial" w:hAnsi="Arial" w:cs="Arial"/>
            <w:spacing w:val="-2"/>
          </w:rPr>
          <w:delText>measure</w:delText>
        </w:r>
      </w:del>
      <w:r w:rsidRPr="002E28ED">
        <w:rPr>
          <w:rFonts w:ascii="Arial" w:hAnsi="Arial" w:cs="Arial"/>
          <w:spacing w:val="-2"/>
        </w:rPr>
        <w:t xml:space="preserve">, </w:t>
      </w:r>
      <w:r w:rsidRPr="002E28ED">
        <w:rPr>
          <w:rFonts w:ascii="Arial" w:hAnsi="Arial" w:cs="Arial"/>
        </w:rPr>
        <w:t xml:space="preserve">and </w:t>
      </w:r>
      <w:del w:id="224" w:author="Bobby Stojanoski" w:date="2025-05-20T12:05:00Z" w16du:dateUtc="2025-05-20T16:05:00Z">
        <w:r w:rsidRPr="002E28ED" w:rsidDel="006261BF">
          <w:rPr>
            <w:rFonts w:ascii="Arial" w:hAnsi="Arial" w:cs="Arial"/>
          </w:rPr>
          <w:delText xml:space="preserve">the </w:delText>
        </w:r>
      </w:del>
      <w:ins w:id="225" w:author="Bobby Stojanoski" w:date="2025-05-20T12:05:00Z" w16du:dateUtc="2025-05-20T16:05:00Z">
        <w:r w:rsidR="006261BF">
          <w:rPr>
            <w:rFonts w:ascii="Arial" w:hAnsi="Arial" w:cs="Arial"/>
          </w:rPr>
          <w:t>an</w:t>
        </w:r>
        <w:r w:rsidR="006261BF" w:rsidRPr="002E28ED">
          <w:rPr>
            <w:rFonts w:ascii="Arial" w:hAnsi="Arial" w:cs="Arial"/>
          </w:rPr>
          <w:t xml:space="preserve"> </w:t>
        </w:r>
      </w:ins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 cap was fitted to their head</w:t>
      </w:r>
      <w:del w:id="226" w:author="Bobby Stojanoski" w:date="2025-05-20T12:06:00Z" w16du:dateUtc="2025-05-20T16:06:00Z">
        <w:r w:rsidRPr="002E28ED" w:rsidDel="006261BF">
          <w:rPr>
            <w:rFonts w:ascii="Arial" w:hAnsi="Arial" w:cs="Arial"/>
          </w:rPr>
          <w:delText xml:space="preserve"> as the fNIRS cap was explained to them</w:delText>
        </w:r>
      </w:del>
      <w:r w:rsidRPr="002E28ED">
        <w:rPr>
          <w:rFonts w:ascii="Arial" w:hAnsi="Arial" w:cs="Arial"/>
        </w:rPr>
        <w:t>.</w:t>
      </w:r>
      <w:del w:id="227" w:author="Bobby Stojanoski" w:date="2025-05-20T12:13:00Z" w16du:dateUtc="2025-05-20T16:13:00Z">
        <w:r w:rsidRPr="002E28ED" w:rsidDel="00D9059C">
          <w:rPr>
            <w:rFonts w:ascii="Arial" w:hAnsi="Arial" w:cs="Arial"/>
          </w:rPr>
          <w:delText xml:space="preserve"> </w:delText>
        </w:r>
        <w:r w:rsidRPr="002E28ED" w:rsidDel="00D9059C">
          <w:rPr>
            <w:rFonts w:ascii="Arial" w:hAnsi="Arial" w:cs="Arial"/>
            <w:spacing w:val="-4"/>
          </w:rPr>
          <w:delText xml:space="preserve">The participant waited patiently while the experimenter(s) checked the signal quality in </w:delText>
        </w:r>
        <w:r w:rsidRPr="002E28ED" w:rsidDel="00D9059C">
          <w:rPr>
            <w:rFonts w:ascii="Arial" w:hAnsi="Arial" w:cs="Arial"/>
            <w:spacing w:val="-2"/>
          </w:rPr>
          <w:delText>Aurora</w:delText>
        </w:r>
        <w:r w:rsidRPr="002E28ED" w:rsidDel="00D9059C">
          <w:rPr>
            <w:rFonts w:ascii="Arial" w:hAnsi="Arial" w:cs="Arial"/>
            <w:spacing w:val="-7"/>
          </w:rPr>
          <w:delText xml:space="preserve"> </w:delText>
        </w:r>
        <w:r w:rsidRPr="002E28ED" w:rsidDel="00D9059C">
          <w:rPr>
            <w:rFonts w:ascii="Arial" w:hAnsi="Arial" w:cs="Arial"/>
            <w:spacing w:val="-2"/>
          </w:rPr>
          <w:delText>fNIRS,</w:delText>
        </w:r>
        <w:r w:rsidRPr="002E28ED" w:rsidDel="00D9059C">
          <w:rPr>
            <w:rFonts w:ascii="Arial" w:hAnsi="Arial" w:cs="Arial"/>
            <w:spacing w:val="-7"/>
          </w:rPr>
          <w:delText xml:space="preserve"> </w:delText>
        </w:r>
        <w:r w:rsidRPr="002E28ED" w:rsidDel="00D9059C">
          <w:rPr>
            <w:rFonts w:ascii="Arial" w:hAnsi="Arial" w:cs="Arial"/>
            <w:spacing w:val="-2"/>
          </w:rPr>
          <w:delText>the</w:delText>
        </w:r>
        <w:r w:rsidRPr="002E28ED" w:rsidDel="00D9059C">
          <w:rPr>
            <w:rFonts w:ascii="Arial" w:hAnsi="Arial" w:cs="Arial"/>
            <w:spacing w:val="-7"/>
          </w:rPr>
          <w:delText xml:space="preserve"> </w:delText>
        </w:r>
        <w:r w:rsidRPr="002E28ED" w:rsidDel="00D9059C">
          <w:rPr>
            <w:rFonts w:ascii="Arial" w:hAnsi="Arial" w:cs="Arial"/>
            <w:spacing w:val="-2"/>
          </w:rPr>
          <w:delText>acquisition</w:delText>
        </w:r>
        <w:r w:rsidRPr="002E28ED" w:rsidDel="00D9059C">
          <w:rPr>
            <w:rFonts w:ascii="Arial" w:hAnsi="Arial" w:cs="Arial"/>
            <w:spacing w:val="-7"/>
          </w:rPr>
          <w:delText xml:space="preserve"> </w:delText>
        </w:r>
        <w:r w:rsidRPr="002E28ED" w:rsidDel="00D9059C">
          <w:rPr>
            <w:rFonts w:ascii="Arial" w:hAnsi="Arial" w:cs="Arial"/>
            <w:spacing w:val="-2"/>
          </w:rPr>
          <w:delText>software</w:delText>
        </w:r>
        <w:r w:rsidRPr="002E28ED" w:rsidDel="00D9059C">
          <w:rPr>
            <w:rFonts w:ascii="Arial" w:hAnsi="Arial" w:cs="Arial"/>
            <w:spacing w:val="-7"/>
          </w:rPr>
          <w:delText xml:space="preserve"> </w:delText>
        </w:r>
        <w:r w:rsidRPr="002E28ED" w:rsidDel="00D9059C">
          <w:rPr>
            <w:rFonts w:ascii="Arial" w:hAnsi="Arial" w:cs="Arial"/>
            <w:spacing w:val="-2"/>
          </w:rPr>
          <w:delText>for</w:delText>
        </w:r>
        <w:r w:rsidRPr="002E28ED" w:rsidDel="00D9059C">
          <w:rPr>
            <w:rFonts w:ascii="Arial" w:hAnsi="Arial" w:cs="Arial"/>
            <w:spacing w:val="-7"/>
          </w:rPr>
          <w:delText xml:space="preserve"> </w:delText>
        </w:r>
        <w:r w:rsidRPr="002E28ED" w:rsidDel="00D9059C">
          <w:rPr>
            <w:rFonts w:ascii="Arial" w:hAnsi="Arial" w:cs="Arial"/>
            <w:spacing w:val="-2"/>
          </w:rPr>
          <w:delText>the</w:delText>
        </w:r>
        <w:r w:rsidRPr="002E28ED" w:rsidDel="00D9059C">
          <w:rPr>
            <w:rFonts w:ascii="Arial" w:hAnsi="Arial" w:cs="Arial"/>
            <w:spacing w:val="-7"/>
          </w:rPr>
          <w:delText xml:space="preserve"> </w:delText>
        </w:r>
        <w:r w:rsidRPr="002E28ED" w:rsidDel="00D9059C">
          <w:rPr>
            <w:rFonts w:ascii="Arial" w:hAnsi="Arial" w:cs="Arial"/>
            <w:spacing w:val="-2"/>
          </w:rPr>
          <w:delText>NIRSport2</w:delText>
        </w:r>
        <w:r w:rsidRPr="002E28ED" w:rsidDel="00D9059C">
          <w:rPr>
            <w:rFonts w:ascii="Arial" w:hAnsi="Arial" w:cs="Arial"/>
            <w:spacing w:val="-7"/>
          </w:rPr>
          <w:delText xml:space="preserve"> </w:delText>
        </w:r>
        <w:r w:rsidRPr="002E28ED" w:rsidDel="00D9059C">
          <w:rPr>
            <w:rFonts w:ascii="Arial" w:hAnsi="Arial" w:cs="Arial"/>
            <w:spacing w:val="-2"/>
          </w:rPr>
          <w:delText>system.</w:delText>
        </w:r>
      </w:del>
      <w:r w:rsidRPr="002E28ED">
        <w:rPr>
          <w:rFonts w:ascii="Arial" w:hAnsi="Arial" w:cs="Arial"/>
          <w:spacing w:val="14"/>
        </w:rPr>
        <w:t xml:space="preserve"> </w:t>
      </w:r>
      <w:del w:id="228" w:author="Bobby Stojanoski" w:date="2025-05-20T12:07:00Z" w16du:dateUtc="2025-05-20T16:07:00Z">
        <w:r w:rsidRPr="002E28ED" w:rsidDel="00CF2209">
          <w:rPr>
            <w:rFonts w:ascii="Arial" w:hAnsi="Arial" w:cs="Arial"/>
            <w:spacing w:val="-2"/>
          </w:rPr>
          <w:delText>The</w:delText>
        </w:r>
        <w:r w:rsidRPr="002E28ED" w:rsidDel="00CF2209">
          <w:rPr>
            <w:rFonts w:ascii="Arial" w:hAnsi="Arial" w:cs="Arial"/>
            <w:spacing w:val="-7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experimenter(s) then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attempted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to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move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the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participants’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hair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out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of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the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way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of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the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optodes,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>to</w:delText>
        </w:r>
        <w:r w:rsidRPr="002E28ED" w:rsidDel="00CF2209">
          <w:rPr>
            <w:rFonts w:ascii="Arial" w:hAnsi="Arial" w:cs="Arial"/>
            <w:spacing w:val="-11"/>
          </w:rPr>
          <w:delText xml:space="preserve"> </w:delText>
        </w:r>
        <w:r w:rsidRPr="002E28ED" w:rsidDel="00CF2209">
          <w:rPr>
            <w:rFonts w:ascii="Arial" w:hAnsi="Arial" w:cs="Arial"/>
            <w:spacing w:val="-2"/>
          </w:rPr>
          <w:delText xml:space="preserve">improve </w:delText>
        </w:r>
        <w:r w:rsidRPr="002E28ED" w:rsidDel="00CF2209">
          <w:rPr>
            <w:rFonts w:ascii="Arial" w:hAnsi="Arial" w:cs="Arial"/>
          </w:rPr>
          <w:delText>signal quality.</w:delText>
        </w:r>
        <w:r w:rsidRPr="002E28ED" w:rsidDel="00CF2209">
          <w:rPr>
            <w:rFonts w:ascii="Arial" w:hAnsi="Arial" w:cs="Arial"/>
            <w:spacing w:val="40"/>
          </w:rPr>
          <w:delText xml:space="preserve"> </w:delText>
        </w:r>
      </w:del>
      <w:del w:id="229" w:author="Bobby Stojanoski" w:date="2025-05-20T12:08:00Z" w16du:dateUtc="2025-05-20T16:08:00Z">
        <w:r w:rsidRPr="002E28ED" w:rsidDel="00CB6DE4">
          <w:rPr>
            <w:rFonts w:ascii="Arial" w:hAnsi="Arial" w:cs="Arial"/>
          </w:rPr>
          <w:delText xml:space="preserve">The experimenter(s) then explained the task to the participant, and </w:delText>
        </w:r>
        <w:r w:rsidRPr="002E28ED" w:rsidDel="00CB6DE4">
          <w:rPr>
            <w:rFonts w:ascii="Arial" w:hAnsi="Arial" w:cs="Arial"/>
            <w:spacing w:val="-6"/>
          </w:rPr>
          <w:delText>notified them of the camera/microphone in the back of the room.</w:delText>
        </w:r>
        <w:r w:rsidRPr="002E28ED" w:rsidDel="00CB6DE4">
          <w:rPr>
            <w:rFonts w:ascii="Arial" w:hAnsi="Arial" w:cs="Arial"/>
            <w:spacing w:val="22"/>
          </w:rPr>
          <w:delText xml:space="preserve"> </w:delText>
        </w:r>
      </w:del>
      <w:del w:id="230" w:author="Bobby Stojanoski" w:date="2025-05-20T12:07:00Z" w16du:dateUtc="2025-05-20T16:07:00Z">
        <w:r w:rsidRPr="002E28ED" w:rsidDel="006351C7">
          <w:rPr>
            <w:rFonts w:ascii="Arial" w:hAnsi="Arial" w:cs="Arial"/>
            <w:spacing w:val="-6"/>
          </w:rPr>
          <w:delText xml:space="preserve">No emphasis was given </w:delText>
        </w:r>
        <w:r w:rsidRPr="002E28ED" w:rsidDel="006351C7">
          <w:rPr>
            <w:rFonts w:ascii="Arial" w:hAnsi="Arial" w:cs="Arial"/>
          </w:rPr>
          <w:delText>on what to focus on during the task, all the participant was told is that they will be seeing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many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different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types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of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faces,</w:delText>
        </w:r>
        <w:r w:rsidRPr="002E28ED" w:rsidDel="006351C7">
          <w:rPr>
            <w:rFonts w:ascii="Arial" w:hAnsi="Arial" w:cs="Arial"/>
            <w:spacing w:val="-10"/>
          </w:rPr>
          <w:delText xml:space="preserve"> </w:delText>
        </w:r>
        <w:r w:rsidRPr="002E28ED" w:rsidDel="006351C7">
          <w:rPr>
            <w:rFonts w:ascii="Arial" w:hAnsi="Arial" w:cs="Arial"/>
          </w:rPr>
          <w:delText>and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that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they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need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to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complete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the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memory</w:delText>
        </w:r>
        <w:r w:rsidRPr="002E28ED" w:rsidDel="006351C7">
          <w:rPr>
            <w:rFonts w:ascii="Arial" w:hAnsi="Arial" w:cs="Arial"/>
            <w:spacing w:val="-11"/>
          </w:rPr>
          <w:delText xml:space="preserve"> </w:delText>
        </w:r>
        <w:r w:rsidRPr="002E28ED" w:rsidDel="006351C7">
          <w:rPr>
            <w:rFonts w:ascii="Arial" w:hAnsi="Arial" w:cs="Arial"/>
          </w:rPr>
          <w:delText>task, which is as follows:</w:delText>
        </w:r>
      </w:del>
      <w:ins w:id="231" w:author="Bobby Stojanoski" w:date="2025-05-20T12:07:00Z" w16du:dateUtc="2025-05-20T16:07:00Z">
        <w:r w:rsidR="006351C7">
          <w:rPr>
            <w:rFonts w:ascii="Arial" w:hAnsi="Arial" w:cs="Arial"/>
            <w:spacing w:val="-6"/>
          </w:rPr>
          <w:t xml:space="preserve">Participants were told that a series of faces each expressing different </w:t>
        </w:r>
        <w:proofErr w:type="spellStart"/>
        <w:r w:rsidR="006351C7">
          <w:rPr>
            <w:rFonts w:ascii="Arial" w:hAnsi="Arial" w:cs="Arial"/>
            <w:spacing w:val="-6"/>
          </w:rPr>
          <w:t>emtotion</w:t>
        </w:r>
        <w:proofErr w:type="spellEnd"/>
        <w:r w:rsidR="006351C7">
          <w:rPr>
            <w:rFonts w:ascii="Arial" w:hAnsi="Arial" w:cs="Arial"/>
            <w:spacing w:val="-6"/>
          </w:rPr>
          <w:t xml:space="preserve"> would appear one at </w:t>
        </w:r>
        <w:proofErr w:type="spellStart"/>
        <w:r w:rsidR="006351C7">
          <w:rPr>
            <w:rFonts w:ascii="Arial" w:hAnsi="Arial" w:cs="Arial"/>
            <w:spacing w:val="-6"/>
          </w:rPr>
          <w:t>at</w:t>
        </w:r>
        <w:proofErr w:type="spellEnd"/>
        <w:r w:rsidR="006351C7">
          <w:rPr>
            <w:rFonts w:ascii="Arial" w:hAnsi="Arial" w:cs="Arial"/>
            <w:spacing w:val="-6"/>
          </w:rPr>
          <w:t xml:space="preserve"> time on the screen, and </w:t>
        </w:r>
      </w:ins>
      <w:ins w:id="232" w:author="Bobby Stojanoski" w:date="2025-05-20T12:08:00Z" w16du:dateUtc="2025-05-20T16:08:00Z">
        <w:r w:rsidR="0078504F">
          <w:rPr>
            <w:rFonts w:ascii="Arial" w:hAnsi="Arial" w:cs="Arial"/>
            <w:spacing w:val="-6"/>
          </w:rPr>
          <w:t xml:space="preserve">at the end of each block they would be asked whether a probe face matched one of the faces they saw in during the block they just completed. </w:t>
        </w:r>
      </w:ins>
    </w:p>
    <w:p w14:paraId="49BBF896" w14:textId="77777777" w:rsidR="002A482E" w:rsidRPr="002E28ED" w:rsidRDefault="002A482E" w:rsidP="00841C0A">
      <w:pPr>
        <w:pStyle w:val="BodyText"/>
        <w:spacing w:before="14"/>
        <w:rPr>
          <w:rFonts w:ascii="Arial" w:hAnsi="Arial" w:cs="Arial"/>
        </w:rPr>
      </w:pPr>
    </w:p>
    <w:p w14:paraId="49BBF897" w14:textId="70508FA7" w:rsidR="002A482E" w:rsidRPr="002E28ED" w:rsidDel="00F02A00" w:rsidRDefault="00100570">
      <w:pPr>
        <w:pStyle w:val="Heading4"/>
        <w:spacing w:before="1"/>
        <w:ind w:left="119"/>
        <w:jc w:val="left"/>
        <w:rPr>
          <w:del w:id="233" w:author="Bobby Stojanoski" w:date="2025-05-20T12:04:00Z" w16du:dateUtc="2025-05-20T16:04:00Z"/>
          <w:rFonts w:ascii="Arial" w:hAnsi="Arial" w:cs="Arial"/>
        </w:rPr>
        <w:pPrChange w:id="234" w:author="Bobby Stojanoski" w:date="2025-05-20T11:03:00Z" w16du:dateUtc="2025-05-20T15:03:00Z">
          <w:pPr>
            <w:pStyle w:val="Heading4"/>
            <w:spacing w:before="1"/>
            <w:ind w:left="119"/>
          </w:pPr>
        </w:pPrChange>
      </w:pPr>
      <w:bookmarkStart w:id="235" w:name="_bookmark10"/>
      <w:bookmarkEnd w:id="235"/>
      <w:del w:id="236" w:author="Bobby Stojanoski" w:date="2025-05-20T12:04:00Z" w16du:dateUtc="2025-05-20T16:04:00Z">
        <w:r w:rsidRPr="002E28ED" w:rsidDel="00F02A00">
          <w:rPr>
            <w:rFonts w:ascii="Arial" w:hAnsi="Arial" w:cs="Arial"/>
            <w:w w:val="105"/>
          </w:rPr>
          <w:delText>Memory</w:delText>
        </w:r>
        <w:r w:rsidRPr="002E28ED" w:rsidDel="00F02A00">
          <w:rPr>
            <w:rFonts w:ascii="Arial" w:hAnsi="Arial" w:cs="Arial"/>
            <w:spacing w:val="21"/>
            <w:w w:val="105"/>
          </w:rPr>
          <w:delText xml:space="preserve"> </w:delText>
        </w:r>
        <w:r w:rsidRPr="002E28ED" w:rsidDel="00F02A00">
          <w:rPr>
            <w:rFonts w:ascii="Arial" w:hAnsi="Arial" w:cs="Arial"/>
            <w:spacing w:val="-4"/>
            <w:w w:val="105"/>
          </w:rPr>
          <w:delText>Task:</w:delText>
        </w:r>
      </w:del>
    </w:p>
    <w:p w14:paraId="49BBF898" w14:textId="6D5D43D8" w:rsidR="002A482E" w:rsidRPr="002E28ED" w:rsidDel="00F131D9" w:rsidRDefault="00100570">
      <w:pPr>
        <w:pStyle w:val="BodyText"/>
        <w:spacing w:before="310" w:line="355" w:lineRule="auto"/>
        <w:ind w:left="119" w:right="296"/>
        <w:rPr>
          <w:moveFrom w:id="237" w:author="Bobby Stojanoski" w:date="2025-05-20T12:04:00Z" w16du:dateUtc="2025-05-20T16:04:00Z"/>
          <w:rFonts w:ascii="Arial" w:hAnsi="Arial" w:cs="Arial"/>
        </w:rPr>
        <w:pPrChange w:id="238" w:author="Bobby Stojanoski" w:date="2025-05-20T11:03:00Z" w16du:dateUtc="2025-05-20T15:03:00Z">
          <w:pPr>
            <w:pStyle w:val="BodyText"/>
            <w:spacing w:before="310" w:line="355" w:lineRule="auto"/>
            <w:ind w:left="119" w:right="296"/>
            <w:jc w:val="both"/>
          </w:pPr>
        </w:pPrChange>
      </w:pPr>
      <w:moveFromRangeStart w:id="239" w:author="Bobby Stojanoski" w:date="2025-05-20T12:04:00Z" w:name="move198635061"/>
      <w:moveFrom w:id="240" w:author="Bobby Stojanoski" w:date="2025-05-20T12:04:00Z" w16du:dateUtc="2025-05-20T16:04:00Z">
        <w:r w:rsidRPr="002E28ED" w:rsidDel="00F131D9">
          <w:rPr>
            <w:rFonts w:ascii="Arial" w:hAnsi="Arial" w:cs="Arial"/>
          </w:rPr>
          <w:t>The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participant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will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see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blocks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of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8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faces,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and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after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each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block,</w:t>
        </w:r>
        <w:r w:rsidRPr="002E28ED" w:rsidDel="00F131D9">
          <w:rPr>
            <w:rFonts w:ascii="Arial" w:hAnsi="Arial" w:cs="Arial"/>
            <w:spacing w:val="-6"/>
          </w:rPr>
          <w:t xml:space="preserve"> </w:t>
        </w:r>
        <w:r w:rsidRPr="002E28ED" w:rsidDel="00F131D9">
          <w:rPr>
            <w:rFonts w:ascii="Arial" w:hAnsi="Arial" w:cs="Arial"/>
          </w:rPr>
          <w:t>there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will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be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a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9th</w:t>
        </w:r>
        <w:r w:rsidRPr="002E28ED" w:rsidDel="00F131D9">
          <w:rPr>
            <w:rFonts w:ascii="Arial" w:hAnsi="Arial" w:cs="Arial"/>
            <w:spacing w:val="-7"/>
          </w:rPr>
          <w:t xml:space="preserve"> </w:t>
        </w:r>
        <w:r w:rsidRPr="002E28ED" w:rsidDel="00F131D9">
          <w:rPr>
            <w:rFonts w:ascii="Arial" w:hAnsi="Arial" w:cs="Arial"/>
          </w:rPr>
          <w:t>face, and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they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will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need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to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indicate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whether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the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9th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face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was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in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the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previous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block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of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>8</w:t>
        </w:r>
        <w:r w:rsidRPr="002E28ED" w:rsidDel="00F131D9">
          <w:rPr>
            <w:rFonts w:ascii="Arial" w:hAnsi="Arial" w:cs="Arial"/>
            <w:spacing w:val="-15"/>
          </w:rPr>
          <w:t xml:space="preserve"> </w:t>
        </w:r>
        <w:r w:rsidRPr="002E28ED" w:rsidDel="00F131D9">
          <w:rPr>
            <w:rFonts w:ascii="Arial" w:hAnsi="Arial" w:cs="Arial"/>
          </w:rPr>
          <w:t xml:space="preserve">faces. </w:t>
        </w:r>
        <w:r w:rsidRPr="002E28ED" w:rsidDel="00F131D9">
          <w:rPr>
            <w:rFonts w:ascii="Arial" w:hAnsi="Arial" w:cs="Arial"/>
            <w:spacing w:val="-6"/>
          </w:rPr>
          <w:t xml:space="preserve">The participant was instructed to press ’y’ on the keyboard if the face was in the previous </w:t>
        </w:r>
        <w:r w:rsidRPr="002E28ED" w:rsidDel="00F131D9">
          <w:rPr>
            <w:rFonts w:ascii="Arial" w:hAnsi="Arial" w:cs="Arial"/>
          </w:rPr>
          <w:t>block,</w:t>
        </w:r>
        <w:r w:rsidRPr="002E28ED" w:rsidDel="00F131D9">
          <w:rPr>
            <w:rFonts w:ascii="Arial" w:hAnsi="Arial" w:cs="Arial"/>
            <w:spacing w:val="-3"/>
          </w:rPr>
          <w:t xml:space="preserve"> </w:t>
        </w:r>
        <w:r w:rsidRPr="002E28ED" w:rsidDel="00F131D9">
          <w:rPr>
            <w:rFonts w:ascii="Arial" w:hAnsi="Arial" w:cs="Arial"/>
          </w:rPr>
          <w:t>or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’n’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if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the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face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was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not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in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the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previous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block.</w:t>
        </w:r>
        <w:r w:rsidRPr="002E28ED" w:rsidDel="00F131D9">
          <w:rPr>
            <w:rFonts w:ascii="Arial" w:hAnsi="Arial" w:cs="Arial"/>
            <w:spacing w:val="22"/>
          </w:rPr>
          <w:t xml:space="preserve"> </w:t>
        </w:r>
        <w:r w:rsidRPr="002E28ED" w:rsidDel="00F131D9">
          <w:rPr>
            <w:rFonts w:ascii="Arial" w:hAnsi="Arial" w:cs="Arial"/>
          </w:rPr>
          <w:t>This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task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is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visualized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>in</w:t>
        </w:r>
        <w:r w:rsidRPr="002E28ED" w:rsidDel="00F131D9">
          <w:rPr>
            <w:rFonts w:ascii="Arial" w:hAnsi="Arial" w:cs="Arial"/>
            <w:spacing w:val="-4"/>
          </w:rPr>
          <w:t xml:space="preserve"> </w:t>
        </w:r>
        <w:r w:rsidRPr="002E28ED" w:rsidDel="00F131D9">
          <w:rPr>
            <w:rFonts w:ascii="Arial" w:hAnsi="Arial" w:cs="Arial"/>
          </w:rPr>
          <w:t xml:space="preserve">Figure </w:t>
        </w:r>
        <w:r w:rsidRPr="002E28ED" w:rsidDel="00F131D9">
          <w:rPr>
            <w:rFonts w:ascii="Arial" w:hAnsi="Arial" w:cs="Arial"/>
          </w:rPr>
          <w:fldChar w:fldCharType="begin"/>
        </w:r>
        <w:r w:rsidRPr="002E28ED" w:rsidDel="00F131D9">
          <w:rPr>
            <w:rFonts w:ascii="Arial" w:hAnsi="Arial" w:cs="Arial"/>
          </w:rPr>
          <w:instrText>HYPERLINK \l "_bookmark11"</w:instrText>
        </w:r>
      </w:moveFrom>
      <w:del w:id="241" w:author="Bobby Stojanoski" w:date="2025-05-20T12:04:00Z" w16du:dateUtc="2025-05-20T16:04:00Z">
        <w:r w:rsidRPr="002E28ED" w:rsidDel="00F131D9">
          <w:rPr>
            <w:rFonts w:ascii="Arial" w:hAnsi="Arial" w:cs="Arial"/>
          </w:rPr>
        </w:r>
      </w:del>
      <w:moveFrom w:id="242" w:author="Bobby Stojanoski" w:date="2025-05-20T12:04:00Z" w16du:dateUtc="2025-05-20T16:04:00Z">
        <w:r w:rsidRPr="002E28ED" w:rsidDel="00F131D9">
          <w:rPr>
            <w:rFonts w:ascii="Arial" w:hAnsi="Arial" w:cs="Arial"/>
          </w:rPr>
          <w:fldChar w:fldCharType="separate"/>
        </w:r>
        <w:r w:rsidRPr="002E28ED" w:rsidDel="00F131D9">
          <w:rPr>
            <w:rFonts w:ascii="Arial" w:hAnsi="Arial" w:cs="Arial"/>
            <w:spacing w:val="-4"/>
          </w:rPr>
          <w:t>2.2.</w:t>
        </w:r>
        <w:r w:rsidRPr="002E28ED" w:rsidDel="00F131D9">
          <w:rPr>
            <w:rFonts w:ascii="Arial" w:hAnsi="Arial" w:cs="Arial"/>
          </w:rPr>
          <w:fldChar w:fldCharType="end"/>
        </w:r>
      </w:moveFrom>
    </w:p>
    <w:moveFromRangeEnd w:id="239"/>
    <w:p w14:paraId="49BBF899" w14:textId="77777777" w:rsidR="002A482E" w:rsidRPr="002E28ED" w:rsidRDefault="00100570">
      <w:pPr>
        <w:pStyle w:val="BodyText"/>
        <w:spacing w:before="2" w:line="355" w:lineRule="auto"/>
        <w:ind w:left="119" w:right="297" w:firstLine="351"/>
        <w:rPr>
          <w:rFonts w:ascii="Arial" w:hAnsi="Arial" w:cs="Arial"/>
        </w:rPr>
        <w:pPrChange w:id="243" w:author="Bobby Stojanoski" w:date="2025-05-20T11:03:00Z" w16du:dateUtc="2025-05-20T15:03:00Z">
          <w:pPr>
            <w:pStyle w:val="BodyText"/>
            <w:spacing w:before="2" w:line="355" w:lineRule="auto"/>
            <w:ind w:left="119" w:right="297" w:firstLine="351"/>
            <w:jc w:val="both"/>
          </w:pPr>
        </w:pPrChange>
      </w:pP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experimenter(s)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turned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lights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off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room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avoid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any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interference with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cap.</w:t>
      </w:r>
      <w:r w:rsidRPr="002E28ED">
        <w:rPr>
          <w:rFonts w:ascii="Arial" w:hAnsi="Arial" w:cs="Arial"/>
          <w:spacing w:val="18"/>
        </w:rPr>
        <w:t xml:space="preserve"> </w:t>
      </w:r>
      <w:r w:rsidRPr="002E28ED">
        <w:rPr>
          <w:rFonts w:ascii="Arial" w:hAnsi="Arial" w:cs="Arial"/>
          <w:spacing w:val="-2"/>
        </w:rPr>
        <w:t>Then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experimenter(s)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started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experiment,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left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room</w:t>
      </w:r>
    </w:p>
    <w:p w14:paraId="49BBF89A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headerReference w:type="default" r:id="rId14"/>
          <w:pgSz w:w="12240" w:h="15840"/>
          <w:pgMar w:top="1020" w:right="1140" w:bottom="280" w:left="1680" w:header="690" w:footer="0" w:gutter="0"/>
          <w:cols w:space="720"/>
        </w:sectPr>
        <w:pPrChange w:id="244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9B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9C" w14:textId="516E8220" w:rsidR="002A482E" w:rsidRPr="002E28ED" w:rsidRDefault="00100570">
      <w:pPr>
        <w:pStyle w:val="BodyText"/>
        <w:spacing w:before="1" w:line="355" w:lineRule="auto"/>
        <w:ind w:left="119" w:right="296"/>
        <w:rPr>
          <w:rFonts w:ascii="Arial" w:hAnsi="Arial" w:cs="Arial"/>
        </w:rPr>
        <w:pPrChange w:id="245" w:author="Bobby Stojanoski" w:date="2025-05-20T11:03:00Z" w16du:dateUtc="2025-05-20T15:03:00Z">
          <w:pPr>
            <w:pStyle w:val="BodyText"/>
            <w:spacing w:before="1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>to minimize noise and distractions.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Experimenter(s) then monitored the experiment from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outside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room</w:t>
      </w:r>
      <w:ins w:id="246" w:author="Bobby Stojanoski" w:date="2025-05-20T12:09:00Z" w16du:dateUtc="2025-05-20T16:09:00Z">
        <w:r w:rsidR="007F475B">
          <w:rPr>
            <w:rFonts w:ascii="Arial" w:hAnsi="Arial" w:cs="Arial"/>
          </w:rPr>
          <w:t>, using a camera in the testing room</w:t>
        </w:r>
      </w:ins>
      <w:r w:rsidRPr="002E28ED">
        <w:rPr>
          <w:rFonts w:ascii="Arial" w:hAnsi="Arial" w:cs="Arial"/>
        </w:rPr>
        <w:t>.</w:t>
      </w:r>
      <w:r w:rsidRPr="002E28ED">
        <w:rPr>
          <w:rFonts w:ascii="Arial" w:hAnsi="Arial" w:cs="Arial"/>
          <w:spacing w:val="21"/>
        </w:rPr>
        <w:t xml:space="preserve"> </w:t>
      </w:r>
      <w:r w:rsidRPr="002E28ED">
        <w:rPr>
          <w:rFonts w:ascii="Arial" w:hAnsi="Arial" w:cs="Arial"/>
        </w:rPr>
        <w:t>After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experiment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completed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(</w:t>
      </w:r>
      <w:del w:id="247" w:author="Bobby Stojanoski" w:date="2025-05-20T12:09:00Z" w16du:dateUtc="2025-05-20T16:09:00Z">
        <w:r w:rsidRPr="002E28ED" w:rsidDel="00A02264">
          <w:rPr>
            <w:rFonts w:ascii="Arial" w:hAnsi="Arial" w:cs="Arial"/>
          </w:rPr>
          <w:delText>about</w:delText>
        </w:r>
        <w:r w:rsidRPr="002E28ED" w:rsidDel="00A02264">
          <w:rPr>
            <w:rFonts w:ascii="Arial" w:hAnsi="Arial" w:cs="Arial"/>
            <w:spacing w:val="-8"/>
          </w:rPr>
          <w:delText xml:space="preserve"> </w:delText>
        </w:r>
      </w:del>
      <w:ins w:id="248" w:author="Bobby Stojanoski" w:date="2025-05-20T12:09:00Z" w16du:dateUtc="2025-05-20T16:09:00Z">
        <w:r w:rsidR="00A02264">
          <w:rPr>
            <w:rFonts w:ascii="Arial" w:hAnsi="Arial" w:cs="Arial"/>
          </w:rPr>
          <w:t>approximately</w:t>
        </w:r>
        <w:r w:rsidR="00A02264" w:rsidRPr="002E28ED">
          <w:rPr>
            <w:rFonts w:ascii="Arial" w:hAnsi="Arial" w:cs="Arial"/>
            <w:spacing w:val="-8"/>
          </w:rPr>
          <w:t xml:space="preserve"> </w:t>
        </w:r>
      </w:ins>
      <w:r w:rsidRPr="002E28ED">
        <w:rPr>
          <w:rFonts w:ascii="Arial" w:hAnsi="Arial" w:cs="Arial"/>
        </w:rPr>
        <w:t>35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minutes</w:t>
      </w:r>
      <w:del w:id="249" w:author="Bobby Stojanoski" w:date="2025-05-20T12:09:00Z" w16du:dateUtc="2025-05-20T16:09:00Z">
        <w:r w:rsidRPr="002E28ED" w:rsidDel="00A02264">
          <w:rPr>
            <w:rFonts w:ascii="Arial" w:hAnsi="Arial" w:cs="Arial"/>
            <w:spacing w:val="-8"/>
          </w:rPr>
          <w:delText xml:space="preserve"> </w:delText>
        </w:r>
        <w:r w:rsidRPr="002E28ED" w:rsidDel="00A02264">
          <w:rPr>
            <w:rFonts w:ascii="Arial" w:hAnsi="Arial" w:cs="Arial"/>
          </w:rPr>
          <w:delText>later</w:delText>
        </w:r>
      </w:del>
      <w:r w:rsidRPr="002E28ED">
        <w:rPr>
          <w:rFonts w:ascii="Arial" w:hAnsi="Arial" w:cs="Arial"/>
        </w:rPr>
        <w:t xml:space="preserve">),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experimenter(s)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entered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room,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removed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cap,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participant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 xml:space="preserve">was </w:t>
      </w:r>
      <w:del w:id="250" w:author="Bobby Stojanoski" w:date="2025-05-20T12:09:00Z" w16du:dateUtc="2025-05-20T16:09:00Z">
        <w:r w:rsidRPr="002E28ED" w:rsidDel="00A02264">
          <w:rPr>
            <w:rFonts w:ascii="Arial" w:hAnsi="Arial" w:cs="Arial"/>
          </w:rPr>
          <w:delText>given</w:delText>
        </w:r>
        <w:r w:rsidRPr="002E28ED" w:rsidDel="00A02264">
          <w:rPr>
            <w:rFonts w:ascii="Arial" w:hAnsi="Arial" w:cs="Arial"/>
            <w:spacing w:val="-14"/>
          </w:rPr>
          <w:delText xml:space="preserve"> </w:delText>
        </w:r>
        <w:r w:rsidRPr="002E28ED" w:rsidDel="00A02264">
          <w:rPr>
            <w:rFonts w:ascii="Arial" w:hAnsi="Arial" w:cs="Arial"/>
          </w:rPr>
          <w:delText>a</w:delText>
        </w:r>
        <w:r w:rsidRPr="002E28ED" w:rsidDel="00A02264">
          <w:rPr>
            <w:rFonts w:ascii="Arial" w:hAnsi="Arial" w:cs="Arial"/>
            <w:spacing w:val="-14"/>
          </w:rPr>
          <w:delText xml:space="preserve"> </w:delText>
        </w:r>
      </w:del>
      <w:r w:rsidRPr="002E28ED">
        <w:rPr>
          <w:rFonts w:ascii="Arial" w:hAnsi="Arial" w:cs="Arial"/>
        </w:rPr>
        <w:t>debrief</w:t>
      </w:r>
      <w:ins w:id="251" w:author="Bobby Stojanoski" w:date="2025-05-20T12:09:00Z" w16du:dateUtc="2025-05-20T16:09:00Z">
        <w:r w:rsidR="00A02264">
          <w:rPr>
            <w:rFonts w:ascii="Arial" w:hAnsi="Arial" w:cs="Arial"/>
          </w:rPr>
          <w:t>ed about the experiment</w:t>
        </w:r>
      </w:ins>
      <w:del w:id="252" w:author="Bobby Stojanoski" w:date="2025-05-20T12:09:00Z" w16du:dateUtc="2025-05-20T16:09:00Z">
        <w:r w:rsidRPr="002E28ED" w:rsidDel="00A02264">
          <w:rPr>
            <w:rFonts w:ascii="Arial" w:hAnsi="Arial" w:cs="Arial"/>
          </w:rPr>
          <w:delText>ing</w:delText>
        </w:r>
        <w:r w:rsidRPr="002E28ED" w:rsidDel="00A02264">
          <w:rPr>
            <w:rFonts w:ascii="Arial" w:hAnsi="Arial" w:cs="Arial"/>
            <w:spacing w:val="-14"/>
          </w:rPr>
          <w:delText xml:space="preserve"> </w:delText>
        </w:r>
        <w:r w:rsidRPr="002E28ED" w:rsidDel="00A02264">
          <w:rPr>
            <w:rFonts w:ascii="Arial" w:hAnsi="Arial" w:cs="Arial"/>
          </w:rPr>
          <w:delText>letter</w:delText>
        </w:r>
        <w:r w:rsidRPr="002E28ED" w:rsidDel="00A02264">
          <w:rPr>
            <w:rFonts w:ascii="Arial" w:hAnsi="Arial" w:cs="Arial"/>
            <w:spacing w:val="-14"/>
          </w:rPr>
          <w:delText xml:space="preserve"> </w:delText>
        </w:r>
        <w:r w:rsidRPr="002E28ED" w:rsidDel="00A02264">
          <w:rPr>
            <w:rFonts w:ascii="Arial" w:hAnsi="Arial" w:cs="Arial"/>
          </w:rPr>
          <w:delText>to</w:delText>
        </w:r>
        <w:r w:rsidRPr="002E28ED" w:rsidDel="00A02264">
          <w:rPr>
            <w:rFonts w:ascii="Arial" w:hAnsi="Arial" w:cs="Arial"/>
            <w:spacing w:val="-14"/>
          </w:rPr>
          <w:delText xml:space="preserve"> </w:delText>
        </w:r>
        <w:r w:rsidRPr="002E28ED" w:rsidDel="00A02264">
          <w:rPr>
            <w:rFonts w:ascii="Arial" w:hAnsi="Arial" w:cs="Arial"/>
          </w:rPr>
          <w:delText>read</w:delText>
        </w:r>
        <w:r w:rsidRPr="002E28ED" w:rsidDel="00A02264">
          <w:rPr>
            <w:rFonts w:ascii="Arial" w:hAnsi="Arial" w:cs="Arial"/>
            <w:spacing w:val="-14"/>
          </w:rPr>
          <w:delText xml:space="preserve"> </w:delText>
        </w:r>
        <w:r w:rsidRPr="002E28ED" w:rsidDel="00A02264">
          <w:rPr>
            <w:rFonts w:ascii="Arial" w:hAnsi="Arial" w:cs="Arial"/>
          </w:rPr>
          <w:delText>and</w:delText>
        </w:r>
        <w:r w:rsidRPr="002E28ED" w:rsidDel="00A02264">
          <w:rPr>
            <w:rFonts w:ascii="Arial" w:hAnsi="Arial" w:cs="Arial"/>
            <w:spacing w:val="-14"/>
          </w:rPr>
          <w:delText xml:space="preserve"> </w:delText>
        </w:r>
        <w:r w:rsidRPr="002E28ED" w:rsidDel="00A02264">
          <w:rPr>
            <w:rFonts w:ascii="Arial" w:hAnsi="Arial" w:cs="Arial"/>
          </w:rPr>
          <w:delText>take</w:delText>
        </w:r>
        <w:r w:rsidRPr="002E28ED" w:rsidDel="00A02264">
          <w:rPr>
            <w:rFonts w:ascii="Arial" w:hAnsi="Arial" w:cs="Arial"/>
            <w:spacing w:val="-14"/>
          </w:rPr>
          <w:delText xml:space="preserve"> </w:delText>
        </w:r>
        <w:r w:rsidRPr="002E28ED" w:rsidDel="00A02264">
          <w:rPr>
            <w:rFonts w:ascii="Arial" w:hAnsi="Arial" w:cs="Arial"/>
          </w:rPr>
          <w:delText>home</w:delText>
        </w:r>
      </w:del>
      <w:r w:rsidRPr="002E28ED">
        <w:rPr>
          <w:rFonts w:ascii="Arial" w:hAnsi="Arial" w:cs="Arial"/>
        </w:rPr>
        <w:t>.</w:t>
      </w:r>
      <w:del w:id="253" w:author="Bobby Stojanoski" w:date="2025-05-20T12:10:00Z" w16du:dateUtc="2025-05-20T16:10:00Z">
        <w:r w:rsidRPr="002E28ED" w:rsidDel="00DA6E50">
          <w:rPr>
            <w:rFonts w:ascii="Arial" w:hAnsi="Arial" w:cs="Arial"/>
            <w:spacing w:val="5"/>
          </w:rPr>
          <w:delText xml:space="preserve"> </w:delText>
        </w:r>
        <w:r w:rsidRPr="002E28ED" w:rsidDel="00DA6E50">
          <w:rPr>
            <w:rFonts w:ascii="Arial" w:hAnsi="Arial" w:cs="Arial"/>
          </w:rPr>
          <w:delText>The</w:delText>
        </w:r>
        <w:r w:rsidRPr="002E28ED" w:rsidDel="00DA6E50">
          <w:rPr>
            <w:rFonts w:ascii="Arial" w:hAnsi="Arial" w:cs="Arial"/>
            <w:spacing w:val="-14"/>
          </w:rPr>
          <w:delText xml:space="preserve"> </w:delText>
        </w:r>
        <w:r w:rsidRPr="002E28ED" w:rsidDel="00DA6E50">
          <w:rPr>
            <w:rFonts w:ascii="Arial" w:hAnsi="Arial" w:cs="Arial"/>
          </w:rPr>
          <w:delText>main</w:delText>
        </w:r>
        <w:r w:rsidRPr="002E28ED" w:rsidDel="00DA6E50">
          <w:rPr>
            <w:rFonts w:ascii="Arial" w:hAnsi="Arial" w:cs="Arial"/>
            <w:spacing w:val="-14"/>
          </w:rPr>
          <w:delText xml:space="preserve"> </w:delText>
        </w:r>
        <w:r w:rsidRPr="002E28ED" w:rsidDel="00DA6E50">
          <w:rPr>
            <w:rFonts w:ascii="Arial" w:hAnsi="Arial" w:cs="Arial"/>
          </w:rPr>
          <w:delText>purpose</w:delText>
        </w:r>
        <w:r w:rsidRPr="002E28ED" w:rsidDel="00DA6E50">
          <w:rPr>
            <w:rFonts w:ascii="Arial" w:hAnsi="Arial" w:cs="Arial"/>
            <w:spacing w:val="-14"/>
          </w:rPr>
          <w:delText xml:space="preserve"> </w:delText>
        </w:r>
        <w:r w:rsidRPr="002E28ED" w:rsidDel="00DA6E50">
          <w:rPr>
            <w:rFonts w:ascii="Arial" w:hAnsi="Arial" w:cs="Arial"/>
          </w:rPr>
          <w:delText>of</w:delText>
        </w:r>
        <w:r w:rsidRPr="002E28ED" w:rsidDel="00DA6E50">
          <w:rPr>
            <w:rFonts w:ascii="Arial" w:hAnsi="Arial" w:cs="Arial"/>
            <w:spacing w:val="-14"/>
          </w:rPr>
          <w:delText xml:space="preserve"> </w:delText>
        </w:r>
        <w:r w:rsidRPr="002E28ED" w:rsidDel="00DA6E50">
          <w:rPr>
            <w:rFonts w:ascii="Arial" w:hAnsi="Arial" w:cs="Arial"/>
          </w:rPr>
          <w:delText>the</w:delText>
        </w:r>
        <w:r w:rsidRPr="002E28ED" w:rsidDel="00DA6E50">
          <w:rPr>
            <w:rFonts w:ascii="Arial" w:hAnsi="Arial" w:cs="Arial"/>
            <w:spacing w:val="-14"/>
          </w:rPr>
          <w:delText xml:space="preserve"> </w:delText>
        </w:r>
        <w:r w:rsidRPr="002E28ED" w:rsidDel="00DA6E50">
          <w:rPr>
            <w:rFonts w:ascii="Arial" w:hAnsi="Arial" w:cs="Arial"/>
          </w:rPr>
          <w:delText>memory</w:delText>
        </w:r>
        <w:r w:rsidRPr="002E28ED" w:rsidDel="00DA6E50">
          <w:rPr>
            <w:rFonts w:ascii="Arial" w:hAnsi="Arial" w:cs="Arial"/>
            <w:spacing w:val="-14"/>
          </w:rPr>
          <w:delText xml:space="preserve"> </w:delText>
        </w:r>
        <w:r w:rsidRPr="002E28ED" w:rsidDel="00DA6E50">
          <w:rPr>
            <w:rFonts w:ascii="Arial" w:hAnsi="Arial" w:cs="Arial"/>
          </w:rPr>
          <w:delText xml:space="preserve">task </w:delText>
        </w:r>
        <w:r w:rsidRPr="002E28ED" w:rsidDel="00DA6E50">
          <w:rPr>
            <w:rFonts w:ascii="Arial" w:hAnsi="Arial" w:cs="Arial"/>
            <w:spacing w:val="-2"/>
          </w:rPr>
          <w:delText>was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>to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>keep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>the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>participant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>e</w:delText>
        </w:r>
        <w:r w:rsidRPr="002E28ED" w:rsidDel="00A02264">
          <w:rPr>
            <w:rFonts w:ascii="Arial" w:hAnsi="Arial" w:cs="Arial"/>
            <w:spacing w:val="-2"/>
          </w:rPr>
          <w:delText>ngaged</w:delText>
        </w:r>
        <w:r w:rsidRPr="002E28ED" w:rsidDel="00A02264">
          <w:rPr>
            <w:rFonts w:ascii="Arial" w:hAnsi="Arial" w:cs="Arial"/>
            <w:spacing w:val="-13"/>
          </w:rPr>
          <w:delText xml:space="preserve"> </w:delText>
        </w:r>
        <w:r w:rsidRPr="002E28ED" w:rsidDel="00A02264">
          <w:rPr>
            <w:rFonts w:ascii="Arial" w:hAnsi="Arial" w:cs="Arial"/>
            <w:spacing w:val="-2"/>
          </w:rPr>
          <w:delText>and</w:delText>
        </w:r>
        <w:r w:rsidRPr="002E28ED" w:rsidDel="00A02264">
          <w:rPr>
            <w:rFonts w:ascii="Arial" w:hAnsi="Arial" w:cs="Arial"/>
            <w:spacing w:val="-13"/>
          </w:rPr>
          <w:delText xml:space="preserve"> </w:delText>
        </w:r>
        <w:r w:rsidRPr="002E28ED" w:rsidDel="00A02264">
          <w:rPr>
            <w:rFonts w:ascii="Arial" w:hAnsi="Arial" w:cs="Arial"/>
            <w:spacing w:val="-2"/>
          </w:rPr>
          <w:delText>focused</w:delText>
        </w:r>
        <w:r w:rsidRPr="002E28ED" w:rsidDel="00A02264">
          <w:rPr>
            <w:rFonts w:ascii="Arial" w:hAnsi="Arial" w:cs="Arial"/>
            <w:spacing w:val="-13"/>
          </w:rPr>
          <w:delText xml:space="preserve"> </w:delText>
        </w:r>
        <w:r w:rsidRPr="002E28ED" w:rsidDel="00A02264">
          <w:rPr>
            <w:rFonts w:ascii="Arial" w:hAnsi="Arial" w:cs="Arial"/>
            <w:spacing w:val="-2"/>
          </w:rPr>
          <w:delText>on</w:delText>
        </w:r>
        <w:r w:rsidRPr="002E28ED" w:rsidDel="00A02264">
          <w:rPr>
            <w:rFonts w:ascii="Arial" w:hAnsi="Arial" w:cs="Arial"/>
            <w:spacing w:val="-13"/>
          </w:rPr>
          <w:delText xml:space="preserve"> </w:delText>
        </w:r>
        <w:r w:rsidRPr="002E28ED" w:rsidDel="00A02264">
          <w:rPr>
            <w:rFonts w:ascii="Arial" w:hAnsi="Arial" w:cs="Arial"/>
            <w:spacing w:val="-2"/>
          </w:rPr>
          <w:delText>the</w:delText>
        </w:r>
        <w:r w:rsidRPr="002E28ED" w:rsidDel="00A02264">
          <w:rPr>
            <w:rFonts w:ascii="Arial" w:hAnsi="Arial" w:cs="Arial"/>
            <w:spacing w:val="-13"/>
          </w:rPr>
          <w:delText xml:space="preserve"> </w:delText>
        </w:r>
        <w:r w:rsidRPr="002E28ED" w:rsidDel="00A02264">
          <w:rPr>
            <w:rFonts w:ascii="Arial" w:hAnsi="Arial" w:cs="Arial"/>
            <w:spacing w:val="-2"/>
          </w:rPr>
          <w:delText>faces</w:delText>
        </w:r>
        <w:r w:rsidRPr="002E28ED" w:rsidDel="00DA6E50">
          <w:rPr>
            <w:rFonts w:ascii="Arial" w:hAnsi="Arial" w:cs="Arial"/>
            <w:spacing w:val="-2"/>
          </w:rPr>
          <w:delText>,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>the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>memory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>task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>was</w:delText>
        </w:r>
        <w:r w:rsidRPr="002E28ED" w:rsidDel="00DA6E50">
          <w:rPr>
            <w:rFonts w:ascii="Arial" w:hAnsi="Arial" w:cs="Arial"/>
            <w:spacing w:val="-13"/>
          </w:rPr>
          <w:delText xml:space="preserve"> </w:delText>
        </w:r>
        <w:r w:rsidRPr="002E28ED" w:rsidDel="00DA6E50">
          <w:rPr>
            <w:rFonts w:ascii="Arial" w:hAnsi="Arial" w:cs="Arial"/>
            <w:spacing w:val="-2"/>
          </w:rPr>
          <w:delText xml:space="preserve">not </w:delText>
        </w:r>
        <w:r w:rsidRPr="002E28ED" w:rsidDel="00DA6E50">
          <w:rPr>
            <w:rFonts w:ascii="Arial" w:hAnsi="Arial" w:cs="Arial"/>
          </w:rPr>
          <w:delText>the</w:delText>
        </w:r>
        <w:r w:rsidRPr="002E28ED" w:rsidDel="00DA6E50">
          <w:rPr>
            <w:rFonts w:ascii="Arial" w:hAnsi="Arial" w:cs="Arial"/>
            <w:spacing w:val="-1"/>
          </w:rPr>
          <w:delText xml:space="preserve"> </w:delText>
        </w:r>
        <w:r w:rsidRPr="002E28ED" w:rsidDel="00DA6E50">
          <w:rPr>
            <w:rFonts w:ascii="Arial" w:hAnsi="Arial" w:cs="Arial"/>
          </w:rPr>
          <w:delText>main focus</w:delText>
        </w:r>
        <w:r w:rsidRPr="002E28ED" w:rsidDel="00DA6E50">
          <w:rPr>
            <w:rFonts w:ascii="Arial" w:hAnsi="Arial" w:cs="Arial"/>
            <w:spacing w:val="-1"/>
          </w:rPr>
          <w:delText xml:space="preserve"> </w:delText>
        </w:r>
        <w:r w:rsidRPr="002E28ED" w:rsidDel="00DA6E50">
          <w:rPr>
            <w:rFonts w:ascii="Arial" w:hAnsi="Arial" w:cs="Arial"/>
          </w:rPr>
          <w:delText>of the</w:delText>
        </w:r>
        <w:r w:rsidRPr="002E28ED" w:rsidDel="00DA6E50">
          <w:rPr>
            <w:rFonts w:ascii="Arial" w:hAnsi="Arial" w:cs="Arial"/>
            <w:spacing w:val="-1"/>
          </w:rPr>
          <w:delText xml:space="preserve"> </w:delText>
        </w:r>
        <w:r w:rsidRPr="002E28ED" w:rsidDel="00DA6E50">
          <w:rPr>
            <w:rFonts w:ascii="Arial" w:hAnsi="Arial" w:cs="Arial"/>
          </w:rPr>
          <w:delText>study, and</w:delText>
        </w:r>
        <w:r w:rsidRPr="002E28ED" w:rsidDel="00DA6E50">
          <w:rPr>
            <w:rFonts w:ascii="Arial" w:hAnsi="Arial" w:cs="Arial"/>
            <w:spacing w:val="-1"/>
          </w:rPr>
          <w:delText xml:space="preserve"> </w:delText>
        </w:r>
        <w:r w:rsidRPr="002E28ED" w:rsidDel="00DA6E50">
          <w:rPr>
            <w:rFonts w:ascii="Arial" w:hAnsi="Arial" w:cs="Arial"/>
          </w:rPr>
          <w:delText>this was divulged</w:delText>
        </w:r>
        <w:r w:rsidRPr="002E28ED" w:rsidDel="00DA6E50">
          <w:rPr>
            <w:rFonts w:ascii="Arial" w:hAnsi="Arial" w:cs="Arial"/>
            <w:spacing w:val="-1"/>
          </w:rPr>
          <w:delText xml:space="preserve"> </w:delText>
        </w:r>
        <w:r w:rsidRPr="002E28ED" w:rsidDel="00DA6E50">
          <w:rPr>
            <w:rFonts w:ascii="Arial" w:hAnsi="Arial" w:cs="Arial"/>
          </w:rPr>
          <w:delText>to the</w:delText>
        </w:r>
        <w:r w:rsidRPr="002E28ED" w:rsidDel="00DA6E50">
          <w:rPr>
            <w:rFonts w:ascii="Arial" w:hAnsi="Arial" w:cs="Arial"/>
            <w:spacing w:val="-1"/>
          </w:rPr>
          <w:delText xml:space="preserve"> </w:delText>
        </w:r>
        <w:r w:rsidRPr="002E28ED" w:rsidDel="00DA6E50">
          <w:rPr>
            <w:rFonts w:ascii="Arial" w:hAnsi="Arial" w:cs="Arial"/>
          </w:rPr>
          <w:delText>participant</w:delText>
        </w:r>
        <w:r w:rsidRPr="002E28ED" w:rsidDel="00DA6E50">
          <w:rPr>
            <w:rFonts w:ascii="Arial" w:hAnsi="Arial" w:cs="Arial"/>
            <w:spacing w:val="-1"/>
          </w:rPr>
          <w:delText xml:space="preserve"> </w:delText>
        </w:r>
        <w:r w:rsidRPr="002E28ED" w:rsidDel="00DA6E50">
          <w:rPr>
            <w:rFonts w:ascii="Arial" w:hAnsi="Arial" w:cs="Arial"/>
          </w:rPr>
          <w:delText>if they</w:delText>
        </w:r>
        <w:r w:rsidRPr="002E28ED" w:rsidDel="00DA6E50">
          <w:rPr>
            <w:rFonts w:ascii="Arial" w:hAnsi="Arial" w:cs="Arial"/>
            <w:spacing w:val="-1"/>
          </w:rPr>
          <w:delText xml:space="preserve"> </w:delText>
        </w:r>
        <w:r w:rsidRPr="002E28ED" w:rsidDel="00DA6E50">
          <w:rPr>
            <w:rFonts w:ascii="Arial" w:hAnsi="Arial" w:cs="Arial"/>
          </w:rPr>
          <w:delText xml:space="preserve">inquired </w:delText>
        </w:r>
        <w:bookmarkStart w:id="254" w:name="_bookmark11"/>
        <w:bookmarkEnd w:id="254"/>
        <w:r w:rsidRPr="002E28ED" w:rsidDel="00DA6E50">
          <w:rPr>
            <w:rFonts w:ascii="Arial" w:hAnsi="Arial" w:cs="Arial"/>
          </w:rPr>
          <w:delText>about it after the experiment was completed</w:delText>
        </w:r>
      </w:del>
      <w:r w:rsidRPr="002E28ED">
        <w:rPr>
          <w:rFonts w:ascii="Arial" w:hAnsi="Arial" w:cs="Arial"/>
        </w:rPr>
        <w:t>.</w:t>
      </w:r>
    </w:p>
    <w:p w14:paraId="49BBF89D" w14:textId="77777777" w:rsidR="002A482E" w:rsidRPr="002E28ED" w:rsidRDefault="00100570" w:rsidP="00841C0A">
      <w:pPr>
        <w:pStyle w:val="BodyText"/>
        <w:spacing w:before="13"/>
        <w:rPr>
          <w:rFonts w:ascii="Arial" w:hAnsi="Arial" w:cs="Arial"/>
          <w:sz w:val="2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251658252" behindDoc="1" locked="0" layoutInCell="1" allowOverlap="1" wp14:anchorId="49BBF976" wp14:editId="49BBF977">
            <wp:simplePos x="0" y="0"/>
            <wp:positionH relativeFrom="page">
              <wp:posOffset>1428762</wp:posOffset>
            </wp:positionH>
            <wp:positionV relativeFrom="paragraph">
              <wp:posOffset>40891</wp:posOffset>
            </wp:positionV>
            <wp:extent cx="5212080" cy="29413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F89E" w14:textId="77777777" w:rsidR="002A482E" w:rsidRPr="002E28ED" w:rsidRDefault="00100570">
      <w:pPr>
        <w:pStyle w:val="BodyText"/>
        <w:spacing w:before="132" w:line="213" w:lineRule="auto"/>
        <w:ind w:left="120" w:right="297"/>
        <w:rPr>
          <w:rFonts w:ascii="Arial" w:hAnsi="Arial" w:cs="Arial"/>
        </w:rPr>
        <w:pPrChange w:id="255" w:author="Bobby Stojanoski" w:date="2025-05-20T11:03:00Z" w16du:dateUtc="2025-05-20T15:03:00Z">
          <w:pPr>
            <w:pStyle w:val="BodyText"/>
            <w:spacing w:before="132" w:line="213" w:lineRule="auto"/>
            <w:ind w:left="120" w:right="297"/>
            <w:jc w:val="both"/>
          </w:pPr>
        </w:pPrChange>
      </w:pPr>
      <w:r w:rsidRPr="002E28ED">
        <w:rPr>
          <w:rFonts w:ascii="Arial" w:hAnsi="Arial" w:cs="Arial"/>
        </w:rPr>
        <w:t>Figure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2.2:</w:t>
      </w:r>
      <w:r w:rsidRPr="002E28ED">
        <w:rPr>
          <w:rFonts w:ascii="Arial" w:hAnsi="Arial" w:cs="Arial"/>
          <w:spacing w:val="21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viewed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56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blocks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faces,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being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either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real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or all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virtual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faces.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Every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displayed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same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emotional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expression,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one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of: anger,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disgust,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fear,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happiness,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sadness,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surprise,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neutral.</w:t>
      </w:r>
    </w:p>
    <w:p w14:paraId="49BBF89F" w14:textId="77777777" w:rsidR="002A482E" w:rsidRPr="002E28ED" w:rsidRDefault="002A482E" w:rsidP="00841C0A">
      <w:pPr>
        <w:pStyle w:val="BodyText"/>
        <w:spacing w:before="127"/>
        <w:rPr>
          <w:rFonts w:ascii="Arial" w:hAnsi="Arial" w:cs="Arial"/>
        </w:rPr>
      </w:pPr>
    </w:p>
    <w:p w14:paraId="092065A3" w14:textId="77777777" w:rsidR="009A02AC" w:rsidRPr="002E28ED" w:rsidRDefault="009A02AC" w:rsidP="009A02AC">
      <w:pPr>
        <w:pStyle w:val="Heading2"/>
        <w:numPr>
          <w:ilvl w:val="1"/>
          <w:numId w:val="5"/>
        </w:numPr>
        <w:tabs>
          <w:tab w:val="left" w:pos="999"/>
        </w:tabs>
        <w:ind w:left="999" w:hanging="880"/>
        <w:rPr>
          <w:moveTo w:id="256" w:author="Bobby Stojanoski" w:date="2025-05-20T12:14:00Z" w16du:dateUtc="2025-05-20T16:14:00Z"/>
          <w:rFonts w:ascii="Arial" w:hAnsi="Arial" w:cs="Arial"/>
        </w:rPr>
      </w:pPr>
      <w:moveToRangeStart w:id="257" w:author="Bobby Stojanoski" w:date="2025-05-20T12:14:00Z" w:name="move198635686"/>
      <w:moveTo w:id="258" w:author="Bobby Stojanoski" w:date="2025-05-20T12:14:00Z" w16du:dateUtc="2025-05-20T16:14:00Z">
        <w:r w:rsidRPr="002E28ED">
          <w:rPr>
            <w:rFonts w:ascii="Arial" w:hAnsi="Arial" w:cs="Arial"/>
            <w:w w:val="105"/>
          </w:rPr>
          <w:t>Data</w:t>
        </w:r>
        <w:r w:rsidRPr="002E28ED">
          <w:rPr>
            <w:rFonts w:ascii="Arial" w:hAnsi="Arial" w:cs="Arial"/>
            <w:spacing w:val="50"/>
            <w:w w:val="150"/>
          </w:rPr>
          <w:t xml:space="preserve"> </w:t>
        </w:r>
        <w:r w:rsidRPr="002E28ED">
          <w:rPr>
            <w:rFonts w:ascii="Arial" w:hAnsi="Arial" w:cs="Arial"/>
            <w:spacing w:val="-2"/>
            <w:w w:val="105"/>
          </w:rPr>
          <w:t>Acquisition</w:t>
        </w:r>
      </w:moveTo>
    </w:p>
    <w:moveToRangeEnd w:id="257"/>
    <w:p w14:paraId="7F83CEF5" w14:textId="7EB076C8" w:rsidR="009A02AC" w:rsidRDefault="009A02AC" w:rsidP="00841C0A">
      <w:pPr>
        <w:pStyle w:val="BodyText"/>
        <w:spacing w:line="355" w:lineRule="auto"/>
        <w:ind w:left="120" w:firstLine="351"/>
        <w:rPr>
          <w:ins w:id="259" w:author="Bobby Stojanoski" w:date="2025-05-20T12:14:00Z" w16du:dateUtc="2025-05-20T16:14:00Z"/>
          <w:rFonts w:ascii="Arial" w:hAnsi="Arial" w:cs="Arial"/>
          <w:spacing w:val="-6"/>
        </w:rPr>
      </w:pPr>
      <w:proofErr w:type="spellStart"/>
      <w:ins w:id="260" w:author="Bobby Stojanoski" w:date="2025-05-20T12:14:00Z" w16du:dateUtc="2025-05-20T16:14:00Z">
        <w:r>
          <w:rPr>
            <w:rFonts w:ascii="Arial" w:hAnsi="Arial" w:cs="Arial"/>
            <w:spacing w:val="-6"/>
          </w:rPr>
          <w:t>Behavioural</w:t>
        </w:r>
        <w:proofErr w:type="spellEnd"/>
        <w:r>
          <w:rPr>
            <w:rFonts w:ascii="Arial" w:hAnsi="Arial" w:cs="Arial"/>
            <w:spacing w:val="-6"/>
          </w:rPr>
          <w:t xml:space="preserve"> Data </w:t>
        </w:r>
      </w:ins>
    </w:p>
    <w:p w14:paraId="49BBF8A0" w14:textId="0FE92D84" w:rsidR="002A482E" w:rsidRPr="002E28ED" w:rsidRDefault="00100570" w:rsidP="00841C0A">
      <w:pPr>
        <w:pStyle w:val="BodyText"/>
        <w:spacing w:line="355" w:lineRule="auto"/>
        <w:ind w:left="120" w:firstLine="351"/>
        <w:rPr>
          <w:rFonts w:ascii="Arial" w:hAnsi="Arial" w:cs="Arial"/>
        </w:rPr>
      </w:pPr>
      <w:r w:rsidRPr="002E28ED">
        <w:rPr>
          <w:rFonts w:ascii="Arial" w:hAnsi="Arial" w:cs="Arial"/>
          <w:spacing w:val="-6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stimuli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presentation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was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prepared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using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PsychoPy3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Experiment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Builder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 xml:space="preserve">(v2024.1.5) </w:t>
      </w:r>
      <w:r w:rsidRPr="002E28ED">
        <w:rPr>
          <w:rFonts w:ascii="Arial" w:hAnsi="Arial" w:cs="Arial"/>
        </w:rPr>
        <w:t>(P</w:t>
      </w:r>
      <w:hyperlink w:anchor="_bookmark48" w:history="1">
        <w:r w:rsidRPr="002E28ED">
          <w:rPr>
            <w:rFonts w:ascii="Arial" w:hAnsi="Arial" w:cs="Arial"/>
          </w:rPr>
          <w:t>eirce</w:t>
        </w:r>
        <w:r w:rsidRPr="002E28ED">
          <w:rPr>
            <w:rFonts w:ascii="Arial" w:hAnsi="Arial" w:cs="Arial"/>
            <w:spacing w:val="-14"/>
          </w:rPr>
          <w:t xml:space="preserve"> </w:t>
        </w:r>
        <w:r w:rsidRPr="002E28ED">
          <w:rPr>
            <w:rFonts w:ascii="Arial" w:hAnsi="Arial" w:cs="Arial"/>
          </w:rPr>
          <w:t>et</w:t>
        </w:r>
        <w:r w:rsidRPr="002E28ED">
          <w:rPr>
            <w:rFonts w:ascii="Arial" w:hAnsi="Arial" w:cs="Arial"/>
            <w:spacing w:val="-14"/>
          </w:rPr>
          <w:t xml:space="preserve"> </w:t>
        </w:r>
        <w:r w:rsidRPr="002E28ED">
          <w:rPr>
            <w:rFonts w:ascii="Arial" w:hAnsi="Arial" w:cs="Arial"/>
          </w:rPr>
          <w:t>al.,</w:t>
        </w:r>
      </w:hyperlink>
      <w:r w:rsidRPr="002E28ED">
        <w:rPr>
          <w:rFonts w:ascii="Arial" w:hAnsi="Arial" w:cs="Arial"/>
          <w:spacing w:val="-14"/>
        </w:rPr>
        <w:t xml:space="preserve"> </w:t>
      </w:r>
      <w:hyperlink w:anchor="_bookmark48" w:history="1">
        <w:r w:rsidRPr="002E28ED">
          <w:rPr>
            <w:rFonts w:ascii="Arial" w:hAnsi="Arial" w:cs="Arial"/>
          </w:rPr>
          <w:t>201</w:t>
        </w:r>
      </w:hyperlink>
      <w:r w:rsidRPr="002E28ED">
        <w:rPr>
          <w:rFonts w:ascii="Arial" w:hAnsi="Arial" w:cs="Arial"/>
        </w:rPr>
        <w:t>9).</w:t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stimuli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presented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Dell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U2415</w:t>
      </w:r>
      <w:r w:rsidRPr="002E28ED">
        <w:rPr>
          <w:rFonts w:ascii="Arial" w:hAnsi="Arial" w:cs="Arial"/>
          <w:spacing w:val="-14"/>
        </w:rPr>
        <w:t xml:space="preserve"> </w:t>
      </w:r>
      <w:proofErr w:type="gramStart"/>
      <w:r w:rsidRPr="002E28ED">
        <w:rPr>
          <w:rFonts w:ascii="Arial" w:hAnsi="Arial" w:cs="Arial"/>
        </w:rPr>
        <w:t>24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inch</w:t>
      </w:r>
      <w:proofErr w:type="gramEnd"/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1920x1200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 xml:space="preserve">60Hz </w:t>
      </w:r>
      <w:r w:rsidRPr="002E28ED">
        <w:rPr>
          <w:rFonts w:ascii="Arial" w:hAnsi="Arial" w:cs="Arial"/>
          <w:spacing w:val="-4"/>
        </w:rPr>
        <w:t>monitor,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placed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eye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level,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participants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were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seated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comfortable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chair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 xml:space="preserve">facing </w:t>
      </w:r>
      <w:r w:rsidRPr="002E28ED">
        <w:rPr>
          <w:rFonts w:ascii="Arial" w:hAnsi="Arial" w:cs="Arial"/>
        </w:rPr>
        <w:t>the monitor.</w:t>
      </w:r>
      <w:r w:rsidRPr="002E28ED">
        <w:rPr>
          <w:rFonts w:ascii="Arial" w:hAnsi="Arial" w:cs="Arial"/>
          <w:spacing w:val="37"/>
        </w:rPr>
        <w:t xml:space="preserve"> </w:t>
      </w:r>
      <w:r w:rsidRPr="002E28ED">
        <w:rPr>
          <w:rFonts w:ascii="Arial" w:hAnsi="Arial" w:cs="Arial"/>
        </w:rPr>
        <w:t>The beginning of the stimuli presentation had instructions on the screen, which explained the task to the participant,</w:t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</w:rPr>
        <w:t>and the participant entered the space bar when they were ready to start the experiment.</w:t>
      </w:r>
    </w:p>
    <w:p w14:paraId="49BBF8A1" w14:textId="77777777" w:rsidR="002A482E" w:rsidRPr="002E28ED" w:rsidRDefault="00100570" w:rsidP="00841C0A">
      <w:pPr>
        <w:pStyle w:val="BodyText"/>
        <w:spacing w:before="2"/>
        <w:ind w:left="471"/>
        <w:rPr>
          <w:rFonts w:ascii="Arial" w:hAnsi="Arial" w:cs="Arial"/>
        </w:rPr>
      </w:pP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2"/>
        </w:rPr>
        <w:t>format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stimuli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presentation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as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2"/>
        </w:rPr>
        <w:t>follows: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  <w:spacing w:val="-2"/>
        </w:rPr>
        <w:t>There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are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2"/>
        </w:rPr>
        <w:t>56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blocks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total,</w:t>
      </w:r>
    </w:p>
    <w:p w14:paraId="49BBF8A2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</w:pPr>
    </w:p>
    <w:p w14:paraId="49BBF8A3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A4" w14:textId="77777777" w:rsidR="002A482E" w:rsidRPr="002E28ED" w:rsidRDefault="00100570" w:rsidP="00C16582">
      <w:pPr>
        <w:pStyle w:val="BodyText"/>
        <w:spacing w:before="1" w:line="355" w:lineRule="auto"/>
        <w:ind w:left="119" w:right="296"/>
        <w:rPr>
          <w:rFonts w:ascii="Arial" w:hAnsi="Arial" w:cs="Arial"/>
        </w:rPr>
      </w:pPr>
      <w:commentRangeStart w:id="261"/>
      <w:r w:rsidRPr="002E28ED">
        <w:rPr>
          <w:rFonts w:ascii="Arial" w:hAnsi="Arial" w:cs="Arial"/>
          <w:spacing w:val="-6"/>
        </w:rPr>
        <w:t>each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block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consists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8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faces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followed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by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9th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face.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  <w:spacing w:val="-6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faces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within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each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block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are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 xml:space="preserve">either </w:t>
      </w:r>
      <w:r w:rsidRPr="002E28ED">
        <w:rPr>
          <w:rFonts w:ascii="Arial" w:hAnsi="Arial" w:cs="Arial"/>
        </w:rPr>
        <w:t>real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(from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RADIATE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dataset)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virtual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(from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UIBVFED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dataset),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faces are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presented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random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order.</w:t>
      </w:r>
      <w:r w:rsidRPr="002E28ED">
        <w:rPr>
          <w:rFonts w:ascii="Arial" w:hAnsi="Arial" w:cs="Arial"/>
          <w:spacing w:val="28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within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had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one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seven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emotional expressions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(joy,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fear,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anger,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disgust,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sadness,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neutral,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surprise),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within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 xml:space="preserve">a </w:t>
      </w:r>
      <w:r w:rsidRPr="002E28ED">
        <w:rPr>
          <w:rFonts w:ascii="Arial" w:hAnsi="Arial" w:cs="Arial"/>
          <w:spacing w:val="-4"/>
        </w:rPr>
        <w:t>block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express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same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emotion.</w:t>
      </w:r>
      <w:r w:rsidRPr="002E28ED">
        <w:rPr>
          <w:rFonts w:ascii="Arial" w:hAnsi="Arial" w:cs="Arial"/>
          <w:spacing w:val="15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every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block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starting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experiment,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 xml:space="preserve">there </w:t>
      </w:r>
      <w:r w:rsidRPr="002E28ED">
        <w:rPr>
          <w:rFonts w:ascii="Arial" w:hAnsi="Arial" w:cs="Arial"/>
        </w:rPr>
        <w:t>is a fixation cross presented for 16 seconds.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8 faces (4 male, 4 </w:t>
      </w:r>
      <w:proofErr w:type="gramStart"/>
      <w:r w:rsidRPr="002E28ED">
        <w:rPr>
          <w:rFonts w:ascii="Arial" w:hAnsi="Arial" w:cs="Arial"/>
        </w:rPr>
        <w:t>female</w:t>
      </w:r>
      <w:proofErr w:type="gramEnd"/>
      <w:r w:rsidRPr="002E28ED">
        <w:rPr>
          <w:rFonts w:ascii="Arial" w:hAnsi="Arial" w:cs="Arial"/>
        </w:rPr>
        <w:t xml:space="preserve">, randomly </w:t>
      </w:r>
      <w:r w:rsidRPr="002E28ED">
        <w:rPr>
          <w:rFonts w:ascii="Arial" w:hAnsi="Arial" w:cs="Arial"/>
          <w:spacing w:val="-2"/>
        </w:rPr>
        <w:t>selected)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presented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one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time,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1.5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seconds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each,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with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250-750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ms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(mean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 xml:space="preserve">500 </w:t>
      </w:r>
      <w:proofErr w:type="spellStart"/>
      <w:r w:rsidRPr="002E28ED">
        <w:rPr>
          <w:rFonts w:ascii="Arial" w:hAnsi="Arial" w:cs="Arial"/>
          <w:spacing w:val="-2"/>
        </w:rPr>
        <w:t>ms</w:t>
      </w:r>
      <w:proofErr w:type="spellEnd"/>
      <w:r w:rsidRPr="002E28ED">
        <w:rPr>
          <w:rFonts w:ascii="Arial" w:hAnsi="Arial" w:cs="Arial"/>
          <w:spacing w:val="-2"/>
        </w:rPr>
        <w:t>)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interstimulus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interval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(ISI)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between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each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face.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9th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presented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after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8th </w:t>
      </w:r>
      <w:r w:rsidRPr="002E28ED">
        <w:rPr>
          <w:rFonts w:ascii="Arial" w:hAnsi="Arial" w:cs="Arial"/>
        </w:rPr>
        <w:t>face,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must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indicate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whether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9th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block 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pressing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’y’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yes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or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’n’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no.</w:t>
      </w:r>
      <w:r w:rsidRPr="002E28ED">
        <w:rPr>
          <w:rFonts w:ascii="Arial" w:hAnsi="Arial" w:cs="Arial"/>
          <w:spacing w:val="16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task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described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detail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section</w:t>
      </w:r>
    </w:p>
    <w:p w14:paraId="49BBF8A5" w14:textId="77777777" w:rsidR="002A482E" w:rsidRPr="002E28ED" w:rsidRDefault="00100570" w:rsidP="00C16582">
      <w:pPr>
        <w:pStyle w:val="BodyText"/>
        <w:spacing w:before="4" w:line="355" w:lineRule="auto"/>
        <w:ind w:left="119" w:right="296"/>
        <w:rPr>
          <w:rFonts w:ascii="Arial" w:hAnsi="Arial" w:cs="Arial"/>
        </w:rPr>
      </w:pPr>
      <w:hyperlink w:anchor="_bookmark10" w:history="1">
        <w:r w:rsidRPr="002E28ED">
          <w:rPr>
            <w:rFonts w:ascii="Arial" w:hAnsi="Arial" w:cs="Arial"/>
          </w:rPr>
          <w:t>2.3.2.</w:t>
        </w:r>
      </w:hyperlink>
      <w:r w:rsidRPr="002E28ED">
        <w:rPr>
          <w:rFonts w:ascii="Arial" w:hAnsi="Arial" w:cs="Arial"/>
          <w:spacing w:val="11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9th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has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50%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chance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either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being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not,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 xml:space="preserve">if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participant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does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not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respond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within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7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seconds,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presentation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will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continue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 xml:space="preserve">the </w:t>
      </w:r>
      <w:r w:rsidRPr="002E28ED">
        <w:rPr>
          <w:rFonts w:ascii="Arial" w:hAnsi="Arial" w:cs="Arial"/>
        </w:rPr>
        <w:t>next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block.</w:t>
      </w:r>
      <w:r w:rsidRPr="002E28ED">
        <w:rPr>
          <w:rFonts w:ascii="Arial" w:hAnsi="Arial" w:cs="Arial"/>
          <w:spacing w:val="32"/>
        </w:rPr>
        <w:t xml:space="preserve"> </w:t>
      </w:r>
      <w:r w:rsidRPr="002E28ED">
        <w:rPr>
          <w:rFonts w:ascii="Arial" w:hAnsi="Arial" w:cs="Arial"/>
        </w:rPr>
        <w:t>Every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7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blocks, 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given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"/>
        </w:rPr>
        <w:t xml:space="preserve"> </w:t>
      </w:r>
      <w:proofErr w:type="gramStart"/>
      <w:r w:rsidRPr="002E28ED">
        <w:rPr>
          <w:rFonts w:ascii="Arial" w:hAnsi="Arial" w:cs="Arial"/>
        </w:rPr>
        <w:t>break, and</w:t>
      </w:r>
      <w:proofErr w:type="gramEnd"/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prompted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 xml:space="preserve">enter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space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bar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when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are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ready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continue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experiment.</w:t>
      </w:r>
      <w:r w:rsidRPr="002E28ED">
        <w:rPr>
          <w:rFonts w:ascii="Arial" w:hAnsi="Arial" w:cs="Arial"/>
          <w:spacing w:val="6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stimuli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presentation </w:t>
      </w:r>
      <w:r w:rsidRPr="002E28ED">
        <w:rPr>
          <w:rFonts w:ascii="Arial" w:hAnsi="Arial" w:cs="Arial"/>
        </w:rPr>
        <w:t>lasted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approximately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35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minutes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total.</w:t>
      </w:r>
      <w:r w:rsidRPr="002E28ED">
        <w:rPr>
          <w:rFonts w:ascii="Arial" w:hAnsi="Arial" w:cs="Arial"/>
          <w:spacing w:val="15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paradigm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shown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Figure</w:t>
      </w:r>
      <w:r w:rsidRPr="002E28ED">
        <w:rPr>
          <w:rFonts w:ascii="Arial" w:hAnsi="Arial" w:cs="Arial"/>
          <w:spacing w:val="-4"/>
        </w:rPr>
        <w:t xml:space="preserve"> </w:t>
      </w:r>
      <w:hyperlink w:anchor="_bookmark11" w:history="1">
        <w:r w:rsidRPr="002E28ED">
          <w:rPr>
            <w:rFonts w:ascii="Arial" w:hAnsi="Arial" w:cs="Arial"/>
          </w:rPr>
          <w:t>2.2.</w:t>
        </w:r>
      </w:hyperlink>
      <w:commentRangeEnd w:id="261"/>
      <w:r w:rsidR="00692DD0">
        <w:rPr>
          <w:rStyle w:val="CommentReference"/>
        </w:rPr>
        <w:commentReference w:id="261"/>
      </w:r>
    </w:p>
    <w:p w14:paraId="49BBF8A6" w14:textId="1309BFF0" w:rsidR="002A482E" w:rsidRPr="002E28ED" w:rsidRDefault="009A02AC" w:rsidP="00841C0A">
      <w:pPr>
        <w:pStyle w:val="BodyText"/>
        <w:spacing w:before="181"/>
        <w:rPr>
          <w:rFonts w:ascii="Arial" w:hAnsi="Arial" w:cs="Arial"/>
        </w:rPr>
      </w:pPr>
      <w:proofErr w:type="spellStart"/>
      <w:ins w:id="262" w:author="Bobby Stojanoski" w:date="2025-05-20T12:14:00Z" w16du:dateUtc="2025-05-20T16:14:00Z">
        <w:r>
          <w:rPr>
            <w:rFonts w:ascii="Arial" w:hAnsi="Arial" w:cs="Arial"/>
          </w:rPr>
          <w:t>fNIRS</w:t>
        </w:r>
        <w:proofErr w:type="spellEnd"/>
        <w:r>
          <w:rPr>
            <w:rFonts w:ascii="Arial" w:hAnsi="Arial" w:cs="Arial"/>
          </w:rPr>
          <w:t xml:space="preserve"> data</w:t>
        </w:r>
      </w:ins>
    </w:p>
    <w:p w14:paraId="49BBF8A7" w14:textId="64159022" w:rsidR="002A482E" w:rsidRPr="002E28ED" w:rsidDel="009A02AC" w:rsidRDefault="00100570">
      <w:pPr>
        <w:pStyle w:val="Heading2"/>
        <w:numPr>
          <w:ilvl w:val="1"/>
          <w:numId w:val="5"/>
        </w:numPr>
        <w:tabs>
          <w:tab w:val="left" w:pos="999"/>
        </w:tabs>
        <w:ind w:left="999" w:hanging="880"/>
        <w:rPr>
          <w:moveFrom w:id="263" w:author="Bobby Stojanoski" w:date="2025-05-20T12:14:00Z" w16du:dateUtc="2025-05-20T16:14:00Z"/>
          <w:rFonts w:ascii="Arial" w:hAnsi="Arial" w:cs="Arial"/>
        </w:rPr>
        <w:pPrChange w:id="264" w:author="Bobby Stojanoski" w:date="2025-05-20T11:03:00Z" w16du:dateUtc="2025-05-20T15:03:00Z">
          <w:pPr>
            <w:pStyle w:val="Heading2"/>
            <w:numPr>
              <w:ilvl w:val="1"/>
              <w:numId w:val="5"/>
            </w:numPr>
            <w:tabs>
              <w:tab w:val="left" w:pos="999"/>
            </w:tabs>
            <w:ind w:left="999" w:hanging="880"/>
            <w:jc w:val="both"/>
          </w:pPr>
        </w:pPrChange>
      </w:pPr>
      <w:bookmarkStart w:id="265" w:name="Data_Acquisition"/>
      <w:bookmarkStart w:id="266" w:name="_bookmark12"/>
      <w:bookmarkEnd w:id="265"/>
      <w:bookmarkEnd w:id="266"/>
      <w:moveFromRangeStart w:id="267" w:author="Bobby Stojanoski" w:date="2025-05-20T12:14:00Z" w:name="move198635686"/>
      <w:moveFrom w:id="268" w:author="Bobby Stojanoski" w:date="2025-05-20T12:14:00Z" w16du:dateUtc="2025-05-20T16:14:00Z">
        <w:r w:rsidRPr="002E28ED" w:rsidDel="009A02AC">
          <w:rPr>
            <w:rFonts w:ascii="Arial" w:hAnsi="Arial" w:cs="Arial"/>
            <w:w w:val="105"/>
          </w:rPr>
          <w:t>Data</w:t>
        </w:r>
        <w:r w:rsidRPr="002E28ED" w:rsidDel="009A02AC">
          <w:rPr>
            <w:rFonts w:ascii="Arial" w:hAnsi="Arial" w:cs="Arial"/>
            <w:spacing w:val="50"/>
            <w:w w:val="150"/>
          </w:rPr>
          <w:t xml:space="preserve"> </w:t>
        </w:r>
        <w:r w:rsidRPr="002E28ED" w:rsidDel="009A02AC">
          <w:rPr>
            <w:rFonts w:ascii="Arial" w:hAnsi="Arial" w:cs="Arial"/>
            <w:spacing w:val="-2"/>
            <w:w w:val="105"/>
          </w:rPr>
          <w:t>Acquisition</w:t>
        </w:r>
      </w:moveFrom>
    </w:p>
    <w:moveFromRangeEnd w:id="267"/>
    <w:p w14:paraId="49BBF8A8" w14:textId="77777777" w:rsidR="002A482E" w:rsidRPr="002E28ED" w:rsidRDefault="00100570">
      <w:pPr>
        <w:pStyle w:val="BodyText"/>
        <w:spacing w:before="363" w:line="355" w:lineRule="auto"/>
        <w:ind w:left="119" w:right="296"/>
        <w:rPr>
          <w:rFonts w:ascii="Arial" w:hAnsi="Arial" w:cs="Arial"/>
        </w:rPr>
        <w:pPrChange w:id="269" w:author="Bobby Stojanoski" w:date="2025-05-20T11:03:00Z" w16du:dateUtc="2025-05-20T15:03:00Z">
          <w:pPr>
            <w:pStyle w:val="BodyText"/>
            <w:spacing w:before="363" w:line="355" w:lineRule="auto"/>
            <w:ind w:left="119" w:right="296"/>
            <w:jc w:val="both"/>
          </w:pPr>
        </w:pPrChange>
      </w:pP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data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collected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using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two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NIRSport2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systems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NIRx</w:t>
      </w:r>
      <w:proofErr w:type="spellEnd"/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Medical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 xml:space="preserve">Technologies, </w:t>
      </w:r>
      <w:r w:rsidRPr="002E28ED">
        <w:rPr>
          <w:rFonts w:ascii="Arial" w:hAnsi="Arial" w:cs="Arial"/>
          <w:spacing w:val="-4"/>
        </w:rPr>
        <w:t>Berlin,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Germany).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spacing w:val="-4"/>
        </w:rPr>
        <w:t>Each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NIRSport2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system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was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equipped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with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16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source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16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 xml:space="preserve">detector </w:t>
      </w:r>
      <w:proofErr w:type="spellStart"/>
      <w:r w:rsidRPr="002E28ED">
        <w:rPr>
          <w:rFonts w:ascii="Arial" w:hAnsi="Arial" w:cs="Arial"/>
          <w:spacing w:val="-4"/>
        </w:rPr>
        <w:t>optodes</w:t>
      </w:r>
      <w:proofErr w:type="spellEnd"/>
      <w:r w:rsidRPr="002E28ED">
        <w:rPr>
          <w:rFonts w:ascii="Arial" w:hAnsi="Arial" w:cs="Arial"/>
          <w:spacing w:val="-4"/>
        </w:rPr>
        <w:t>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daisy-chained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together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high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density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32x32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optode</w:t>
      </w:r>
      <w:proofErr w:type="spellEnd"/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configuration.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 xml:space="preserve">Each </w:t>
      </w:r>
      <w:r w:rsidRPr="002E28ED">
        <w:rPr>
          <w:rFonts w:ascii="Arial" w:hAnsi="Arial" w:cs="Arial"/>
        </w:rPr>
        <w:t xml:space="preserve">neighboring pair of source and detector </w:t>
      </w:r>
      <w:proofErr w:type="spellStart"/>
      <w:r w:rsidRPr="002E28ED">
        <w:rPr>
          <w:rFonts w:ascii="Arial" w:hAnsi="Arial" w:cs="Arial"/>
        </w:rPr>
        <w:t>optode</w:t>
      </w:r>
      <w:proofErr w:type="spellEnd"/>
      <w:r w:rsidRPr="002E28ED">
        <w:rPr>
          <w:rFonts w:ascii="Arial" w:hAnsi="Arial" w:cs="Arial"/>
        </w:rPr>
        <w:t xml:space="preserve"> is referred to as a channel, resulting in a total of 103 </w:t>
      </w:r>
      <w:proofErr w:type="spellStart"/>
      <w:r w:rsidRPr="002E28ED">
        <w:rPr>
          <w:rFonts w:ascii="Arial" w:hAnsi="Arial" w:cs="Arial"/>
        </w:rPr>
        <w:t>HbO</w:t>
      </w:r>
      <w:proofErr w:type="spellEnd"/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w w:val="120"/>
        </w:rPr>
        <w:t xml:space="preserve">+ </w:t>
      </w:r>
      <w:r w:rsidRPr="002E28ED">
        <w:rPr>
          <w:rFonts w:ascii="Arial" w:hAnsi="Arial" w:cs="Arial"/>
        </w:rPr>
        <w:t xml:space="preserve">103 </w:t>
      </w:r>
      <w:proofErr w:type="spellStart"/>
      <w:r w:rsidRPr="002E28ED">
        <w:rPr>
          <w:rFonts w:ascii="Arial" w:hAnsi="Arial" w:cs="Arial"/>
        </w:rPr>
        <w:t>HbR</w:t>
      </w:r>
      <w:proofErr w:type="spellEnd"/>
      <w:r w:rsidRPr="002E28ED">
        <w:rPr>
          <w:rFonts w:ascii="Arial" w:hAnsi="Arial" w:cs="Arial"/>
        </w:rPr>
        <w:t xml:space="preserve"> channels (plus 16 short distance channels).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The average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distance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source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detector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optodes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30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mm,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7mm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short distance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channels,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which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placed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flexible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head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cap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NIRScap</w:t>
      </w:r>
      <w:proofErr w:type="spellEnd"/>
      <w:r w:rsidRPr="002E28ED">
        <w:rPr>
          <w:rFonts w:ascii="Arial" w:hAnsi="Arial" w:cs="Arial"/>
        </w:rPr>
        <w:t>)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58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in circumference.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proofErr w:type="spellStart"/>
      <w:r w:rsidRPr="002E28ED">
        <w:rPr>
          <w:rFonts w:ascii="Arial" w:hAnsi="Arial" w:cs="Arial"/>
        </w:rPr>
        <w:t>optodes</w:t>
      </w:r>
      <w:proofErr w:type="spellEnd"/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arranged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high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density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32x32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montage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 xml:space="preserve">one </w:t>
      </w:r>
      <w:r w:rsidRPr="002E28ED">
        <w:rPr>
          <w:rFonts w:ascii="Arial" w:hAnsi="Arial" w:cs="Arial"/>
          <w:w w:val="95"/>
        </w:rPr>
        <w:t>bundle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w w:val="95"/>
        </w:rPr>
        <w:t>of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short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w w:val="95"/>
        </w:rPr>
        <w:t>distance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channels,</w:t>
      </w:r>
      <w:r w:rsidRPr="002E28ED">
        <w:rPr>
          <w:rFonts w:ascii="Arial" w:hAnsi="Arial" w:cs="Arial"/>
          <w:spacing w:val="22"/>
        </w:rPr>
        <w:t xml:space="preserve"> </w:t>
      </w:r>
      <w:r w:rsidRPr="002E28ED">
        <w:rPr>
          <w:rFonts w:ascii="Arial" w:hAnsi="Arial" w:cs="Arial"/>
          <w:w w:val="95"/>
        </w:rPr>
        <w:t>as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shown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in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w w:val="95"/>
        </w:rPr>
        <w:t>Figure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w w:val="95"/>
        </w:rPr>
        <w:t>2.3.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63"/>
        </w:rPr>
        <w:t xml:space="preserve"> </w:t>
      </w:r>
      <w:r w:rsidRPr="002E28ED">
        <w:rPr>
          <w:rFonts w:ascii="Arial" w:hAnsi="Arial" w:cs="Arial"/>
          <w:w w:val="95"/>
        </w:rPr>
        <w:t>This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w w:val="95"/>
        </w:rPr>
        <w:t>montage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was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spacing w:val="-2"/>
          <w:w w:val="90"/>
        </w:rPr>
        <w:t>designed</w:t>
      </w:r>
    </w:p>
    <w:p w14:paraId="49BBF8A9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70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AA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AB" w14:textId="77777777" w:rsidR="002A482E" w:rsidRPr="002E28ED" w:rsidRDefault="00100570">
      <w:pPr>
        <w:pStyle w:val="BodyText"/>
        <w:spacing w:before="1" w:line="355" w:lineRule="auto"/>
        <w:ind w:left="119" w:right="296"/>
        <w:rPr>
          <w:rFonts w:ascii="Arial" w:hAnsi="Arial" w:cs="Arial"/>
        </w:rPr>
        <w:pPrChange w:id="271" w:author="Bobby Stojanoski" w:date="2025-05-20T11:03:00Z" w16du:dateUtc="2025-05-20T15:03:00Z">
          <w:pPr>
            <w:pStyle w:val="BodyText"/>
            <w:spacing w:before="1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 xml:space="preserve">to cover a maximally large area of the brain, given increasing evidence that emotion </w:t>
      </w:r>
      <w:r w:rsidRPr="002E28ED">
        <w:rPr>
          <w:rFonts w:ascii="Arial" w:hAnsi="Arial" w:cs="Arial"/>
          <w:spacing w:val="-4"/>
        </w:rPr>
        <w:t>processing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not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localized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specific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discrete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areas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brain,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rather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distributed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across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brain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(Lindquist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2012).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cap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optodes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were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positioned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following </w:t>
      </w:r>
      <w:r w:rsidRPr="002E28ED">
        <w:rPr>
          <w:rFonts w:ascii="Arial" w:hAnsi="Arial" w:cs="Arial"/>
        </w:rPr>
        <w:t>the 10-20 international coordinate system.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Light was emitted at 760 nm and 850 nm </w:t>
      </w:r>
      <w:r w:rsidRPr="002E28ED">
        <w:rPr>
          <w:rFonts w:ascii="Arial" w:hAnsi="Arial" w:cs="Arial"/>
          <w:spacing w:val="-2"/>
        </w:rPr>
        <w:t>wavelengths,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sampling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rate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approximately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6.105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Hz.</w:t>
      </w:r>
    </w:p>
    <w:p w14:paraId="49BBF8AC" w14:textId="7891ED92" w:rsidR="002A482E" w:rsidRPr="002E28ED" w:rsidRDefault="00B039E7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72" w:author="Bobby Stojanoski" w:date="2025-05-20T11:03:00Z" w16du:dateUtc="2025-05-20T15:03:00Z">
          <w:pPr>
            <w:spacing w:line="355" w:lineRule="auto"/>
            <w:jc w:val="both"/>
          </w:pPr>
        </w:pPrChange>
      </w:pPr>
      <w:ins w:id="273" w:author="Bobby Stojanoski" w:date="2025-05-20T12:14:00Z" w16du:dateUtc="2025-05-20T16:14:00Z">
        <w:r>
          <w:rPr>
            <w:rFonts w:ascii="Arial" w:hAnsi="Arial" w:cs="Arial"/>
            <w:spacing w:val="-4"/>
          </w:rPr>
          <w:t>S</w:t>
        </w:r>
      </w:ins>
      <w:ins w:id="274" w:author="Bobby Stojanoski" w:date="2025-05-20T12:13:00Z" w16du:dateUtc="2025-05-20T16:13:00Z">
        <w:r w:rsidR="007473C1" w:rsidRPr="002E28ED">
          <w:rPr>
            <w:rFonts w:ascii="Arial" w:hAnsi="Arial" w:cs="Arial"/>
            <w:spacing w:val="-4"/>
          </w:rPr>
          <w:t xml:space="preserve">ignal quality in </w:t>
        </w:r>
        <w:r w:rsidR="007473C1" w:rsidRPr="002E28ED">
          <w:rPr>
            <w:rFonts w:ascii="Arial" w:hAnsi="Arial" w:cs="Arial"/>
            <w:spacing w:val="-2"/>
          </w:rPr>
          <w:t>Aurora</w:t>
        </w:r>
        <w:r w:rsidR="007473C1" w:rsidRPr="002E28ED">
          <w:rPr>
            <w:rFonts w:ascii="Arial" w:hAnsi="Arial" w:cs="Arial"/>
            <w:spacing w:val="-7"/>
          </w:rPr>
          <w:t xml:space="preserve"> </w:t>
        </w:r>
        <w:proofErr w:type="spellStart"/>
        <w:r w:rsidR="007473C1" w:rsidRPr="002E28ED">
          <w:rPr>
            <w:rFonts w:ascii="Arial" w:hAnsi="Arial" w:cs="Arial"/>
            <w:spacing w:val="-2"/>
          </w:rPr>
          <w:t>fNIRS</w:t>
        </w:r>
      </w:ins>
      <w:proofErr w:type="spellEnd"/>
      <w:ins w:id="275" w:author="Bobby Stojanoski" w:date="2025-05-20T12:14:00Z" w16du:dateUtc="2025-05-20T16:14:00Z">
        <w:r>
          <w:rPr>
            <w:rFonts w:ascii="Arial" w:hAnsi="Arial" w:cs="Arial"/>
            <w:spacing w:val="-2"/>
          </w:rPr>
          <w:t>…</w:t>
        </w:r>
      </w:ins>
    </w:p>
    <w:p w14:paraId="49BBF8AD" w14:textId="77777777" w:rsidR="002A482E" w:rsidRPr="002E28ED" w:rsidRDefault="002A482E" w:rsidP="00841C0A">
      <w:pPr>
        <w:pStyle w:val="BodyText"/>
        <w:spacing w:before="154"/>
        <w:rPr>
          <w:rFonts w:ascii="Arial" w:hAnsi="Arial" w:cs="Arial"/>
          <w:sz w:val="20"/>
        </w:rPr>
      </w:pPr>
    </w:p>
    <w:p w14:paraId="49BBF8AE" w14:textId="77777777" w:rsidR="002A482E" w:rsidRPr="002E28ED" w:rsidRDefault="00100570" w:rsidP="00841C0A">
      <w:pPr>
        <w:pStyle w:val="BodyText"/>
        <w:ind w:left="607"/>
        <w:rPr>
          <w:rFonts w:ascii="Arial" w:hAnsi="Arial" w:cs="Arial"/>
          <w:sz w:val="20"/>
        </w:rPr>
      </w:pPr>
      <w:r w:rsidRPr="002E28ED">
        <w:rPr>
          <w:rFonts w:ascii="Arial" w:hAnsi="Arial" w:cs="Arial"/>
          <w:noProof/>
          <w:sz w:val="20"/>
        </w:rPr>
        <w:drawing>
          <wp:inline distT="0" distB="0" distL="0" distR="0" wp14:anchorId="49BBF978" wp14:editId="49BBF979">
            <wp:extent cx="5140642" cy="350443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642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8AF" w14:textId="77777777" w:rsidR="002A482E" w:rsidRPr="002E28ED" w:rsidRDefault="00100570" w:rsidP="00841C0A">
      <w:pPr>
        <w:pStyle w:val="ListParagraph"/>
        <w:numPr>
          <w:ilvl w:val="0"/>
          <w:numId w:val="2"/>
        </w:numPr>
        <w:tabs>
          <w:tab w:val="left" w:pos="3399"/>
        </w:tabs>
        <w:spacing w:before="109"/>
        <w:ind w:left="3399" w:hanging="348"/>
        <w:jc w:val="left"/>
        <w:rPr>
          <w:rFonts w:ascii="Arial" w:hAnsi="Arial" w:cs="Arial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251658253" behindDoc="1" locked="0" layoutInCell="1" allowOverlap="1" wp14:anchorId="49BBF97A" wp14:editId="49BBF97B">
            <wp:simplePos x="0" y="0"/>
            <wp:positionH relativeFrom="page">
              <wp:posOffset>1143000</wp:posOffset>
            </wp:positionH>
            <wp:positionV relativeFrom="paragraph">
              <wp:posOffset>280054</wp:posOffset>
            </wp:positionV>
            <wp:extent cx="2416968" cy="211864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968" cy="211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28ED">
        <w:rPr>
          <w:rFonts w:ascii="Arial" w:hAnsi="Arial" w:cs="Arial"/>
          <w:noProof/>
        </w:rPr>
        <w:drawing>
          <wp:anchor distT="0" distB="0" distL="0" distR="0" simplePos="0" relativeHeight="251658254" behindDoc="1" locked="0" layoutInCell="1" allowOverlap="1" wp14:anchorId="49BBF97C" wp14:editId="49BBF97D">
            <wp:simplePos x="0" y="0"/>
            <wp:positionH relativeFrom="page">
              <wp:posOffset>4286262</wp:posOffset>
            </wp:positionH>
            <wp:positionV relativeFrom="paragraph">
              <wp:posOffset>288377</wp:posOffset>
            </wp:positionV>
            <wp:extent cx="2560605" cy="218493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605" cy="218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6" w:name="_bookmark13"/>
      <w:bookmarkEnd w:id="276"/>
      <w:r w:rsidRPr="002E28ED">
        <w:rPr>
          <w:rFonts w:ascii="Arial" w:hAnsi="Arial" w:cs="Arial"/>
        </w:rPr>
        <w:t>2D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depiction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montage.</w:t>
      </w:r>
    </w:p>
    <w:p w14:paraId="49BBF8B0" w14:textId="77777777" w:rsidR="002A482E" w:rsidRPr="002E28ED" w:rsidRDefault="00100570" w:rsidP="00841C0A">
      <w:pPr>
        <w:pStyle w:val="ListParagraph"/>
        <w:numPr>
          <w:ilvl w:val="0"/>
          <w:numId w:val="2"/>
        </w:numPr>
        <w:tabs>
          <w:tab w:val="left" w:pos="885"/>
          <w:tab w:val="left" w:pos="5535"/>
        </w:tabs>
        <w:spacing w:before="93"/>
        <w:ind w:left="885" w:hanging="361"/>
        <w:jc w:val="left"/>
        <w:rPr>
          <w:rFonts w:ascii="Arial" w:hAnsi="Arial" w:cs="Arial"/>
        </w:rPr>
      </w:pPr>
      <w:r w:rsidRPr="002E28ED">
        <w:rPr>
          <w:rFonts w:ascii="Arial" w:hAnsi="Arial" w:cs="Arial"/>
        </w:rPr>
        <w:t>3D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front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view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montage.</w:t>
      </w:r>
      <w:r w:rsidRPr="002E28ED">
        <w:rPr>
          <w:rFonts w:ascii="Arial" w:hAnsi="Arial" w:cs="Arial"/>
        </w:rPr>
        <w:tab/>
        <w:t>(c)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3D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side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</w:rPr>
        <w:t>view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2"/>
        </w:rPr>
        <w:t>montage.</w:t>
      </w:r>
    </w:p>
    <w:p w14:paraId="49BBF8B1" w14:textId="77777777" w:rsidR="002A482E" w:rsidRPr="002E28ED" w:rsidRDefault="00100570">
      <w:pPr>
        <w:pStyle w:val="BodyText"/>
        <w:spacing w:before="193" w:line="213" w:lineRule="auto"/>
        <w:ind w:left="120" w:right="296"/>
        <w:rPr>
          <w:rFonts w:ascii="Arial" w:hAnsi="Arial" w:cs="Arial"/>
        </w:rPr>
        <w:pPrChange w:id="277" w:author="Bobby Stojanoski" w:date="2025-05-20T11:03:00Z" w16du:dateUtc="2025-05-20T15:03:00Z">
          <w:pPr>
            <w:pStyle w:val="BodyText"/>
            <w:spacing w:before="193" w:line="213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</w:rPr>
        <w:t>Figure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2.3: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Depictions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high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density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32x32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optode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montage.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Red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circles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represent </w:t>
      </w:r>
      <w:r w:rsidRPr="002E28ED">
        <w:rPr>
          <w:rFonts w:ascii="Arial" w:hAnsi="Arial" w:cs="Arial"/>
          <w:spacing w:val="-2"/>
        </w:rPr>
        <w:t>sources,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blue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circles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represent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detectors,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purple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lines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represent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channels,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blue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rings </w:t>
      </w:r>
      <w:r w:rsidRPr="002E28ED">
        <w:rPr>
          <w:rFonts w:ascii="Arial" w:hAnsi="Arial" w:cs="Arial"/>
        </w:rPr>
        <w:t>around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sources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represent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locations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short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distance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detectors.</w:t>
      </w:r>
    </w:p>
    <w:p w14:paraId="49BBF8B2" w14:textId="77777777" w:rsidR="002A482E" w:rsidRPr="002E28ED" w:rsidRDefault="002A482E">
      <w:pPr>
        <w:spacing w:line="213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78" w:author="Bobby Stojanoski" w:date="2025-05-20T11:03:00Z" w16du:dateUtc="2025-05-20T15:03:00Z">
          <w:pPr>
            <w:spacing w:line="213" w:lineRule="auto"/>
            <w:jc w:val="both"/>
          </w:pPr>
        </w:pPrChange>
      </w:pPr>
    </w:p>
    <w:p w14:paraId="49BBF8B3" w14:textId="77777777" w:rsidR="002A482E" w:rsidRPr="002E28ED" w:rsidRDefault="00100570" w:rsidP="00841C0A">
      <w:pPr>
        <w:pStyle w:val="Heading2"/>
        <w:numPr>
          <w:ilvl w:val="1"/>
          <w:numId w:val="5"/>
        </w:numPr>
        <w:tabs>
          <w:tab w:val="left" w:pos="1002"/>
        </w:tabs>
        <w:spacing w:before="297"/>
        <w:ind w:hanging="882"/>
        <w:rPr>
          <w:rFonts w:ascii="Arial" w:hAnsi="Arial" w:cs="Arial"/>
        </w:rPr>
      </w:pPr>
      <w:bookmarkStart w:id="279" w:name="Analysis"/>
      <w:bookmarkStart w:id="280" w:name="_bookmark14"/>
      <w:bookmarkEnd w:id="279"/>
      <w:bookmarkEnd w:id="280"/>
      <w:r w:rsidRPr="002E28ED">
        <w:rPr>
          <w:rFonts w:ascii="Arial" w:hAnsi="Arial" w:cs="Arial"/>
          <w:spacing w:val="-2"/>
          <w:w w:val="105"/>
        </w:rPr>
        <w:lastRenderedPageBreak/>
        <w:t>Analysis</w:t>
      </w:r>
    </w:p>
    <w:p w14:paraId="49BBF8B4" w14:textId="5567F463" w:rsidR="002A482E" w:rsidRPr="002E28ED" w:rsidRDefault="00100570">
      <w:pPr>
        <w:pStyle w:val="BodyText"/>
        <w:spacing w:before="362" w:line="355" w:lineRule="auto"/>
        <w:ind w:left="120" w:right="296"/>
        <w:rPr>
          <w:rFonts w:ascii="Arial" w:hAnsi="Arial" w:cs="Arial"/>
        </w:rPr>
        <w:pPrChange w:id="281" w:author="Bobby Stojanoski" w:date="2025-05-20T11:03:00Z" w16du:dateUtc="2025-05-20T15:03:00Z">
          <w:pPr>
            <w:pStyle w:val="BodyText"/>
            <w:spacing w:before="362" w:line="355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  <w:spacing w:val="-2"/>
        </w:rPr>
        <w:t>All</w:t>
      </w:r>
      <w:r w:rsidRPr="002E28ED">
        <w:rPr>
          <w:rFonts w:ascii="Arial" w:hAnsi="Arial" w:cs="Arial"/>
          <w:spacing w:val="-12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data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preprocessed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analyzed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with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Python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3.11.9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using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MNE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 xml:space="preserve">(version </w:t>
      </w:r>
      <w:r w:rsidRPr="002E28ED">
        <w:rPr>
          <w:rFonts w:ascii="Arial" w:hAnsi="Arial" w:cs="Arial"/>
        </w:rPr>
        <w:t xml:space="preserve">1.9.0)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Gramfort</w:t>
      </w:r>
      <w:proofErr w:type="spellEnd"/>
      <w:r w:rsidRPr="002E28ED">
        <w:rPr>
          <w:rFonts w:ascii="Arial" w:hAnsi="Arial" w:cs="Arial"/>
        </w:rPr>
        <w:t xml:space="preserve"> et 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2013)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and MNE-NIRS (version 0.7.1)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(Luke et 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2021),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which used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proofErr w:type="spellStart"/>
      <w:r w:rsidRPr="002E28ED">
        <w:rPr>
          <w:rFonts w:ascii="Arial" w:hAnsi="Arial" w:cs="Arial"/>
        </w:rPr>
        <w:t>Nilearn</w:t>
      </w:r>
      <w:proofErr w:type="spellEnd"/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package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(version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0.9.2).</w:t>
      </w:r>
      <w:r w:rsidRPr="002E28ED">
        <w:rPr>
          <w:rFonts w:ascii="Arial" w:hAnsi="Arial" w:cs="Arial"/>
          <w:spacing w:val="11"/>
        </w:rPr>
        <w:t xml:space="preserve"> </w:t>
      </w:r>
      <w:r w:rsidRPr="002E28ED">
        <w:rPr>
          <w:rFonts w:ascii="Arial" w:hAnsi="Arial" w:cs="Arial"/>
        </w:rPr>
        <w:t>First,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General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Linear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Model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(GLM)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anal</w:t>
      </w:r>
      <w:del w:id="282" w:author="Bobby Stojanoski" w:date="2025-05-20T12:15:00Z" w16du:dateUtc="2025-05-20T16:15:00Z">
        <w:r w:rsidRPr="002E28ED" w:rsidDel="00B144B2">
          <w:rPr>
            <w:rFonts w:ascii="Arial" w:hAnsi="Arial" w:cs="Arial"/>
          </w:rPr>
          <w:delText xml:space="preserve">- </w:delText>
        </w:r>
      </w:del>
      <w:r w:rsidRPr="002E28ED">
        <w:rPr>
          <w:rFonts w:ascii="Arial" w:hAnsi="Arial" w:cs="Arial"/>
          <w:spacing w:val="-2"/>
        </w:rPr>
        <w:t>ysis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performed,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followed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13"/>
        </w:rPr>
        <w:t xml:space="preserve"> </w:t>
      </w:r>
      <w:del w:id="283" w:author="Bobby Stojanoski" w:date="2025-05-20T12:15:00Z" w16du:dateUtc="2025-05-20T16:15:00Z">
        <w:r w:rsidRPr="002E28ED" w:rsidDel="00C70703">
          <w:rPr>
            <w:rFonts w:ascii="Arial" w:hAnsi="Arial" w:cs="Arial"/>
            <w:spacing w:val="-2"/>
          </w:rPr>
          <w:delText>Functional</w:delText>
        </w:r>
        <w:r w:rsidRPr="002E28ED" w:rsidDel="00C70703">
          <w:rPr>
            <w:rFonts w:ascii="Arial" w:hAnsi="Arial" w:cs="Arial"/>
            <w:spacing w:val="-13"/>
          </w:rPr>
          <w:delText xml:space="preserve"> </w:delText>
        </w:r>
      </w:del>
      <w:ins w:id="284" w:author="Bobby Stojanoski" w:date="2025-05-20T12:15:00Z" w16du:dateUtc="2025-05-20T16:15:00Z">
        <w:r w:rsidR="00C70703">
          <w:rPr>
            <w:rFonts w:ascii="Arial" w:hAnsi="Arial" w:cs="Arial"/>
            <w:spacing w:val="-2"/>
          </w:rPr>
          <w:t>f</w:t>
        </w:r>
        <w:r w:rsidR="00C70703" w:rsidRPr="002E28ED">
          <w:rPr>
            <w:rFonts w:ascii="Arial" w:hAnsi="Arial" w:cs="Arial"/>
            <w:spacing w:val="-2"/>
          </w:rPr>
          <w:t>unctional</w:t>
        </w:r>
        <w:r w:rsidR="00C70703" w:rsidRPr="002E28ED">
          <w:rPr>
            <w:rFonts w:ascii="Arial" w:hAnsi="Arial" w:cs="Arial"/>
            <w:spacing w:val="-13"/>
          </w:rPr>
          <w:t xml:space="preserve"> </w:t>
        </w:r>
      </w:ins>
      <w:r w:rsidRPr="002E28ED">
        <w:rPr>
          <w:rFonts w:ascii="Arial" w:hAnsi="Arial" w:cs="Arial"/>
          <w:spacing w:val="-2"/>
        </w:rPr>
        <w:t>connectivity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analysis</w:t>
      </w:r>
      <w:del w:id="285" w:author="Bobby Stojanoski" w:date="2025-05-20T12:16:00Z" w16du:dateUtc="2025-05-20T16:16:00Z">
        <w:r w:rsidRPr="002E28ED" w:rsidDel="00E173C4">
          <w:rPr>
            <w:rFonts w:ascii="Arial" w:hAnsi="Arial" w:cs="Arial"/>
            <w:spacing w:val="-2"/>
          </w:rPr>
          <w:delText>.</w:delText>
        </w:r>
        <w:r w:rsidRPr="002E28ED" w:rsidDel="00E173C4">
          <w:rPr>
            <w:rFonts w:ascii="Arial" w:hAnsi="Arial" w:cs="Arial"/>
            <w:spacing w:val="-13"/>
          </w:rPr>
          <w:delText xml:space="preserve"> </w:delText>
        </w:r>
        <w:r w:rsidRPr="002E28ED" w:rsidDel="00E173C4">
          <w:rPr>
            <w:rFonts w:ascii="Arial" w:hAnsi="Arial" w:cs="Arial"/>
            <w:spacing w:val="-2"/>
          </w:rPr>
          <w:delText>Both</w:delText>
        </w:r>
        <w:r w:rsidRPr="002E28ED" w:rsidDel="00E173C4">
          <w:rPr>
            <w:rFonts w:ascii="Arial" w:hAnsi="Arial" w:cs="Arial"/>
            <w:spacing w:val="-13"/>
          </w:rPr>
          <w:delText xml:space="preserve"> </w:delText>
        </w:r>
        <w:r w:rsidRPr="002E28ED" w:rsidDel="00E173C4">
          <w:rPr>
            <w:rFonts w:ascii="Arial" w:hAnsi="Arial" w:cs="Arial"/>
            <w:spacing w:val="-2"/>
          </w:rPr>
          <w:delText>analyses</w:delText>
        </w:r>
        <w:r w:rsidRPr="002E28ED" w:rsidDel="00E173C4">
          <w:rPr>
            <w:rFonts w:ascii="Arial" w:hAnsi="Arial" w:cs="Arial"/>
            <w:spacing w:val="-13"/>
          </w:rPr>
          <w:delText xml:space="preserve"> </w:delText>
        </w:r>
        <w:r w:rsidRPr="002E28ED" w:rsidDel="00E173C4">
          <w:rPr>
            <w:rFonts w:ascii="Arial" w:hAnsi="Arial" w:cs="Arial"/>
            <w:spacing w:val="-2"/>
          </w:rPr>
          <w:delText>were performed</w:delText>
        </w:r>
      </w:del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same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data</w:t>
      </w:r>
      <w:ins w:id="286" w:author="Bobby Stojanoski" w:date="2025-05-20T12:16:00Z" w16du:dateUtc="2025-05-20T16:16:00Z">
        <w:r w:rsidR="00E173C4">
          <w:rPr>
            <w:rFonts w:ascii="Arial" w:hAnsi="Arial" w:cs="Arial"/>
            <w:spacing w:val="-2"/>
          </w:rPr>
          <w:t xml:space="preserve">. </w:t>
        </w:r>
        <w:r w:rsidR="00E173C4">
          <w:rPr>
            <w:rFonts w:ascii="Arial" w:hAnsi="Arial" w:cs="Arial"/>
            <w:spacing w:val="-13"/>
          </w:rPr>
          <w:t>T</w:t>
        </w:r>
      </w:ins>
      <w:del w:id="287" w:author="Bobby Stojanoski" w:date="2025-05-20T12:16:00Z" w16du:dateUtc="2025-05-20T16:16:00Z">
        <w:r w:rsidRPr="002E28ED" w:rsidDel="00E173C4">
          <w:rPr>
            <w:rFonts w:ascii="Arial" w:hAnsi="Arial" w:cs="Arial"/>
            <w:spacing w:val="-13"/>
          </w:rPr>
          <w:delText xml:space="preserve"> </w:delText>
        </w:r>
        <w:r w:rsidRPr="002E28ED" w:rsidDel="00E173C4">
          <w:rPr>
            <w:rFonts w:ascii="Arial" w:hAnsi="Arial" w:cs="Arial"/>
            <w:spacing w:val="-2"/>
          </w:rPr>
          <w:delText>collected</w:delText>
        </w:r>
        <w:r w:rsidRPr="002E28ED" w:rsidDel="00E173C4">
          <w:rPr>
            <w:rFonts w:ascii="Arial" w:hAnsi="Arial" w:cs="Arial"/>
            <w:spacing w:val="-13"/>
          </w:rPr>
          <w:delText xml:space="preserve"> </w:delText>
        </w:r>
        <w:r w:rsidRPr="002E28ED" w:rsidDel="00E173C4">
          <w:rPr>
            <w:rFonts w:ascii="Arial" w:hAnsi="Arial" w:cs="Arial"/>
            <w:spacing w:val="-2"/>
          </w:rPr>
          <w:delText>from</w:delText>
        </w:r>
        <w:r w:rsidRPr="002E28ED" w:rsidDel="00E173C4">
          <w:rPr>
            <w:rFonts w:ascii="Arial" w:hAnsi="Arial" w:cs="Arial"/>
            <w:spacing w:val="-13"/>
          </w:rPr>
          <w:delText xml:space="preserve"> </w:delText>
        </w:r>
        <w:r w:rsidRPr="002E28ED" w:rsidDel="00E173C4">
          <w:rPr>
            <w:rFonts w:ascii="Arial" w:hAnsi="Arial" w:cs="Arial"/>
          </w:rPr>
          <w:fldChar w:fldCharType="begin"/>
        </w:r>
        <w:r w:rsidRPr="002E28ED" w:rsidDel="00E173C4">
          <w:rPr>
            <w:rFonts w:ascii="Arial" w:hAnsi="Arial" w:cs="Arial"/>
          </w:rPr>
          <w:delInstrText>HYPERLINK \l "_bookmark11"</w:delInstrText>
        </w:r>
        <w:r w:rsidRPr="002E28ED" w:rsidDel="00E173C4">
          <w:rPr>
            <w:rFonts w:ascii="Arial" w:hAnsi="Arial" w:cs="Arial"/>
          </w:rPr>
        </w:r>
        <w:r w:rsidRPr="002E28ED" w:rsidDel="00E173C4">
          <w:rPr>
            <w:rFonts w:ascii="Arial" w:hAnsi="Arial" w:cs="Arial"/>
          </w:rPr>
          <w:fldChar w:fldCharType="separate"/>
        </w:r>
        <w:r w:rsidRPr="002E28ED" w:rsidDel="00E173C4">
          <w:rPr>
            <w:rFonts w:ascii="Arial" w:hAnsi="Arial" w:cs="Arial"/>
            <w:spacing w:val="-2"/>
          </w:rPr>
          <w:delText>2.2,</w:delText>
        </w:r>
        <w:r w:rsidRPr="002E28ED" w:rsidDel="00E173C4">
          <w:rPr>
            <w:rFonts w:ascii="Arial" w:hAnsi="Arial" w:cs="Arial"/>
          </w:rPr>
          <w:fldChar w:fldCharType="end"/>
        </w:r>
        <w:r w:rsidRPr="002E28ED" w:rsidDel="00E173C4">
          <w:rPr>
            <w:rFonts w:ascii="Arial" w:hAnsi="Arial" w:cs="Arial"/>
            <w:spacing w:val="-13"/>
          </w:rPr>
          <w:delText xml:space="preserve"> </w:delText>
        </w:r>
        <w:r w:rsidRPr="002E28ED" w:rsidDel="00E173C4">
          <w:rPr>
            <w:rFonts w:ascii="Arial" w:hAnsi="Arial" w:cs="Arial"/>
            <w:spacing w:val="-2"/>
          </w:rPr>
          <w:delText>and</w:delText>
        </w:r>
        <w:r w:rsidRPr="002E28ED" w:rsidDel="00E173C4">
          <w:rPr>
            <w:rFonts w:ascii="Arial" w:hAnsi="Arial" w:cs="Arial"/>
            <w:spacing w:val="-13"/>
          </w:rPr>
          <w:delText xml:space="preserve"> </w:delText>
        </w:r>
        <w:r w:rsidRPr="002E28ED" w:rsidDel="00E173C4">
          <w:rPr>
            <w:rFonts w:ascii="Arial" w:hAnsi="Arial" w:cs="Arial"/>
            <w:spacing w:val="-2"/>
          </w:rPr>
          <w:delText>t</w:delText>
        </w:r>
      </w:del>
      <w:r w:rsidRPr="002E28ED">
        <w:rPr>
          <w:rFonts w:ascii="Arial" w:hAnsi="Arial" w:cs="Arial"/>
          <w:spacing w:val="-2"/>
        </w:rPr>
        <w:t>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memory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task</w:t>
      </w:r>
      <w:r w:rsidRPr="002E28ED">
        <w:rPr>
          <w:rFonts w:ascii="Arial" w:hAnsi="Arial" w:cs="Arial"/>
          <w:spacing w:val="-13"/>
        </w:rPr>
        <w:t xml:space="preserve"> </w:t>
      </w:r>
      <w:ins w:id="288" w:author="Bobby Stojanoski" w:date="2025-05-20T12:16:00Z" w16du:dateUtc="2025-05-20T16:16:00Z">
        <w:r w:rsidR="00E173C4">
          <w:rPr>
            <w:rFonts w:ascii="Arial" w:hAnsi="Arial" w:cs="Arial"/>
            <w:spacing w:val="-13"/>
          </w:rPr>
          <w:t xml:space="preserve">was </w:t>
        </w:r>
      </w:ins>
      <w:proofErr w:type="spellStart"/>
      <w:r w:rsidRPr="002E28ED">
        <w:rPr>
          <w:rFonts w:ascii="Arial" w:hAnsi="Arial" w:cs="Arial"/>
          <w:spacing w:val="-2"/>
        </w:rPr>
        <w:t>analys</w:t>
      </w:r>
      <w:ins w:id="289" w:author="Bobby Stojanoski" w:date="2025-05-20T12:16:00Z" w16du:dateUtc="2025-05-20T16:16:00Z">
        <w:r w:rsidR="00E173C4">
          <w:rPr>
            <w:rFonts w:ascii="Arial" w:hAnsi="Arial" w:cs="Arial"/>
            <w:spacing w:val="-13"/>
          </w:rPr>
          <w:t>ed</w:t>
        </w:r>
        <w:proofErr w:type="spellEnd"/>
        <w:r w:rsidR="00E173C4">
          <w:rPr>
            <w:rFonts w:ascii="Arial" w:hAnsi="Arial" w:cs="Arial"/>
            <w:spacing w:val="-13"/>
          </w:rPr>
          <w:t xml:space="preserve"> </w:t>
        </w:r>
      </w:ins>
      <w:del w:id="290" w:author="Bobby Stojanoski" w:date="2025-05-20T12:16:00Z" w16du:dateUtc="2025-05-20T16:16:00Z">
        <w:r w:rsidRPr="002E28ED" w:rsidDel="00E173C4">
          <w:rPr>
            <w:rFonts w:ascii="Arial" w:hAnsi="Arial" w:cs="Arial"/>
            <w:spacing w:val="-2"/>
          </w:rPr>
          <w:delText>is</w:delText>
        </w:r>
        <w:r w:rsidRPr="002E28ED" w:rsidDel="00E173C4">
          <w:rPr>
            <w:rFonts w:ascii="Arial" w:hAnsi="Arial" w:cs="Arial"/>
            <w:spacing w:val="-13"/>
          </w:rPr>
          <w:delText xml:space="preserve"> </w:delText>
        </w:r>
      </w:del>
      <w:ins w:id="291" w:author="Bobby Stojanoski" w:date="2025-05-20T12:16:00Z" w16du:dateUtc="2025-05-20T16:16:00Z">
        <w:r w:rsidR="00E173C4">
          <w:rPr>
            <w:rFonts w:ascii="Arial" w:hAnsi="Arial" w:cs="Arial"/>
            <w:spacing w:val="-13"/>
          </w:rPr>
          <w:t>….</w:t>
        </w:r>
      </w:ins>
      <w:del w:id="292" w:author="Bobby Stojanoski" w:date="2025-05-20T12:16:00Z" w16du:dateUtc="2025-05-20T16:16:00Z">
        <w:r w:rsidRPr="002E28ED" w:rsidDel="00E173C4">
          <w:rPr>
            <w:rFonts w:ascii="Arial" w:hAnsi="Arial" w:cs="Arial"/>
            <w:spacing w:val="-2"/>
          </w:rPr>
          <w:delText xml:space="preserve">was </w:delText>
        </w:r>
        <w:r w:rsidRPr="002E28ED" w:rsidDel="00E173C4">
          <w:rPr>
            <w:rFonts w:ascii="Arial" w:hAnsi="Arial" w:cs="Arial"/>
          </w:rPr>
          <w:delText>performed</w:delText>
        </w:r>
        <w:r w:rsidRPr="002E28ED" w:rsidDel="00E173C4">
          <w:rPr>
            <w:rFonts w:ascii="Arial" w:hAnsi="Arial" w:cs="Arial"/>
            <w:spacing w:val="-3"/>
          </w:rPr>
          <w:delText xml:space="preserve"> </w:delText>
        </w:r>
        <w:r w:rsidRPr="002E28ED" w:rsidDel="00E173C4">
          <w:rPr>
            <w:rFonts w:ascii="Arial" w:hAnsi="Arial" w:cs="Arial"/>
          </w:rPr>
          <w:delText>on</w:delText>
        </w:r>
        <w:r w:rsidRPr="002E28ED" w:rsidDel="00E173C4">
          <w:rPr>
            <w:rFonts w:ascii="Arial" w:hAnsi="Arial" w:cs="Arial"/>
            <w:spacing w:val="-3"/>
          </w:rPr>
          <w:delText xml:space="preserve"> </w:delText>
        </w:r>
        <w:r w:rsidRPr="002E28ED" w:rsidDel="00E173C4">
          <w:rPr>
            <w:rFonts w:ascii="Arial" w:hAnsi="Arial" w:cs="Arial"/>
          </w:rPr>
          <w:delText>the</w:delText>
        </w:r>
        <w:r w:rsidRPr="002E28ED" w:rsidDel="00E173C4">
          <w:rPr>
            <w:rFonts w:ascii="Arial" w:hAnsi="Arial" w:cs="Arial"/>
            <w:spacing w:val="-3"/>
          </w:rPr>
          <w:delText xml:space="preserve"> </w:delText>
        </w:r>
        <w:r w:rsidRPr="002E28ED" w:rsidDel="00E173C4">
          <w:rPr>
            <w:rFonts w:ascii="Arial" w:hAnsi="Arial" w:cs="Arial"/>
          </w:rPr>
          <w:delText>y/n</w:delText>
        </w:r>
        <w:r w:rsidRPr="002E28ED" w:rsidDel="00E173C4">
          <w:rPr>
            <w:rFonts w:ascii="Arial" w:hAnsi="Arial" w:cs="Arial"/>
            <w:spacing w:val="-3"/>
          </w:rPr>
          <w:delText xml:space="preserve"> </w:delText>
        </w:r>
        <w:r w:rsidRPr="002E28ED" w:rsidDel="00E173C4">
          <w:rPr>
            <w:rFonts w:ascii="Arial" w:hAnsi="Arial" w:cs="Arial"/>
          </w:rPr>
          <w:delText>responses</w:delText>
        </w:r>
        <w:r w:rsidRPr="002E28ED" w:rsidDel="00E173C4">
          <w:rPr>
            <w:rFonts w:ascii="Arial" w:hAnsi="Arial" w:cs="Arial"/>
            <w:spacing w:val="-3"/>
          </w:rPr>
          <w:delText xml:space="preserve"> </w:delText>
        </w:r>
        <w:r w:rsidRPr="002E28ED" w:rsidDel="00E173C4">
          <w:rPr>
            <w:rFonts w:ascii="Arial" w:hAnsi="Arial" w:cs="Arial"/>
          </w:rPr>
          <w:delText>from</w:delText>
        </w:r>
        <w:r w:rsidRPr="002E28ED" w:rsidDel="00E173C4">
          <w:rPr>
            <w:rFonts w:ascii="Arial" w:hAnsi="Arial" w:cs="Arial"/>
            <w:spacing w:val="-3"/>
          </w:rPr>
          <w:delText xml:space="preserve"> </w:delText>
        </w:r>
        <w:r w:rsidRPr="002E28ED" w:rsidDel="00E173C4">
          <w:rPr>
            <w:rFonts w:ascii="Arial" w:hAnsi="Arial" w:cs="Arial"/>
          </w:rPr>
          <w:delText>the</w:delText>
        </w:r>
        <w:r w:rsidRPr="002E28ED" w:rsidDel="00E173C4">
          <w:rPr>
            <w:rFonts w:ascii="Arial" w:hAnsi="Arial" w:cs="Arial"/>
            <w:spacing w:val="-3"/>
          </w:rPr>
          <w:delText xml:space="preserve"> </w:delText>
        </w:r>
        <w:r w:rsidRPr="002E28ED" w:rsidDel="00E173C4">
          <w:rPr>
            <w:rFonts w:ascii="Arial" w:hAnsi="Arial" w:cs="Arial"/>
          </w:rPr>
          <w:delText>memory</w:delText>
        </w:r>
        <w:r w:rsidRPr="002E28ED" w:rsidDel="00E173C4">
          <w:rPr>
            <w:rFonts w:ascii="Arial" w:hAnsi="Arial" w:cs="Arial"/>
            <w:spacing w:val="-3"/>
          </w:rPr>
          <w:delText xml:space="preserve"> </w:delText>
        </w:r>
        <w:r w:rsidRPr="002E28ED" w:rsidDel="00E173C4">
          <w:rPr>
            <w:rFonts w:ascii="Arial" w:hAnsi="Arial" w:cs="Arial"/>
          </w:rPr>
          <w:delText>task</w:delText>
        </w:r>
      </w:del>
      <w:r w:rsidRPr="002E28ED">
        <w:rPr>
          <w:rFonts w:ascii="Arial" w:hAnsi="Arial" w:cs="Arial"/>
        </w:rPr>
        <w:t>.</w:t>
      </w:r>
    </w:p>
    <w:p w14:paraId="49BBF8B5" w14:textId="77777777" w:rsidR="002A482E" w:rsidRPr="002E28ED" w:rsidRDefault="002A482E" w:rsidP="00841C0A">
      <w:pPr>
        <w:pStyle w:val="BodyText"/>
        <w:spacing w:before="87"/>
        <w:rPr>
          <w:rFonts w:ascii="Arial" w:hAnsi="Arial" w:cs="Arial"/>
        </w:rPr>
      </w:pPr>
    </w:p>
    <w:p w14:paraId="49BBF8B6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ind w:hanging="986"/>
        <w:rPr>
          <w:rFonts w:ascii="Arial" w:hAnsi="Arial" w:cs="Arial"/>
        </w:rPr>
      </w:pPr>
      <w:bookmarkStart w:id="293" w:name="Preprocessing_Steps"/>
      <w:bookmarkStart w:id="294" w:name="_bookmark15"/>
      <w:bookmarkEnd w:id="293"/>
      <w:bookmarkEnd w:id="294"/>
      <w:r w:rsidRPr="002E28ED">
        <w:rPr>
          <w:rFonts w:ascii="Arial" w:hAnsi="Arial" w:cs="Arial"/>
          <w:w w:val="110"/>
        </w:rPr>
        <w:t>Preprocessing</w:t>
      </w:r>
      <w:r w:rsidRPr="002E28ED">
        <w:rPr>
          <w:rFonts w:ascii="Arial" w:hAnsi="Arial" w:cs="Arial"/>
          <w:spacing w:val="-4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Steps</w:t>
      </w:r>
    </w:p>
    <w:p w14:paraId="49BBF8B7" w14:textId="77777777" w:rsidR="002A482E" w:rsidRPr="002E28ED" w:rsidRDefault="00100570" w:rsidP="00841C0A">
      <w:pPr>
        <w:pStyle w:val="BodyText"/>
        <w:spacing w:before="149"/>
        <w:rPr>
          <w:rFonts w:ascii="Arial" w:hAnsi="Arial" w:cs="Arial"/>
          <w:b/>
          <w:sz w:val="20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251658255" behindDoc="1" locked="0" layoutInCell="1" allowOverlap="1" wp14:anchorId="49BBF97E" wp14:editId="49BBF97F">
            <wp:simplePos x="0" y="0"/>
            <wp:positionH relativeFrom="page">
              <wp:posOffset>1568065</wp:posOffset>
            </wp:positionH>
            <wp:positionV relativeFrom="paragraph">
              <wp:posOffset>281374</wp:posOffset>
            </wp:positionV>
            <wp:extent cx="4949952" cy="262699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952" cy="262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F8B8" w14:textId="77777777" w:rsidR="002A482E" w:rsidRPr="002E28ED" w:rsidRDefault="002A482E" w:rsidP="00841C0A">
      <w:pPr>
        <w:pStyle w:val="BodyText"/>
        <w:spacing w:before="175"/>
        <w:rPr>
          <w:rFonts w:ascii="Arial" w:hAnsi="Arial" w:cs="Arial"/>
          <w:b/>
        </w:rPr>
      </w:pPr>
    </w:p>
    <w:p w14:paraId="49BBF8B9" w14:textId="77777777" w:rsidR="002A482E" w:rsidRPr="002E28ED" w:rsidRDefault="00100570" w:rsidP="00841C0A">
      <w:pPr>
        <w:pStyle w:val="BodyText"/>
        <w:spacing w:line="213" w:lineRule="auto"/>
        <w:ind w:left="120"/>
        <w:rPr>
          <w:rFonts w:ascii="Arial" w:hAnsi="Arial" w:cs="Arial"/>
        </w:rPr>
      </w:pPr>
      <w:bookmarkStart w:id="295" w:name="_bookmark16"/>
      <w:bookmarkEnd w:id="295"/>
      <w:r w:rsidRPr="002E28ED">
        <w:rPr>
          <w:rFonts w:ascii="Arial" w:hAnsi="Arial" w:cs="Arial"/>
          <w:spacing w:val="-2"/>
        </w:rPr>
        <w:t>Figure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2.4: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  <w:spacing w:val="-2"/>
        </w:rPr>
        <w:t>Preprocessing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steps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0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data,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from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raw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data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fully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processed data.</w:t>
      </w:r>
    </w:p>
    <w:p w14:paraId="49BBF8BA" w14:textId="77777777" w:rsidR="002A482E" w:rsidRPr="002E28ED" w:rsidRDefault="002A482E" w:rsidP="00841C0A">
      <w:pPr>
        <w:pStyle w:val="BodyText"/>
        <w:spacing w:before="127"/>
        <w:rPr>
          <w:rFonts w:ascii="Arial" w:hAnsi="Arial" w:cs="Arial"/>
        </w:rPr>
      </w:pPr>
    </w:p>
    <w:p w14:paraId="49BBF8BB" w14:textId="77777777" w:rsidR="002A482E" w:rsidRPr="002E28ED" w:rsidRDefault="00100570" w:rsidP="00553CF5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line="355" w:lineRule="auto"/>
        <w:ind w:right="296"/>
        <w:jc w:val="left"/>
        <w:rPr>
          <w:rFonts w:ascii="Arial" w:hAnsi="Arial" w:cs="Arial"/>
          <w:sz w:val="24"/>
        </w:rPr>
      </w:pPr>
      <w:commentRangeStart w:id="296"/>
      <w:proofErr w:type="spellStart"/>
      <w:r w:rsidRPr="002E28ED">
        <w:rPr>
          <w:rFonts w:ascii="Arial" w:hAnsi="Arial" w:cs="Arial"/>
          <w:b/>
          <w:sz w:val="24"/>
        </w:rPr>
        <w:t>Downsample</w:t>
      </w:r>
      <w:proofErr w:type="spellEnd"/>
      <w:r w:rsidRPr="002E28ED">
        <w:rPr>
          <w:rFonts w:ascii="Arial" w:hAnsi="Arial" w:cs="Arial"/>
          <w:b/>
          <w:sz w:val="24"/>
        </w:rPr>
        <w:t xml:space="preserve"> Data:</w:t>
      </w:r>
      <w:r w:rsidRPr="002E28ED">
        <w:rPr>
          <w:rFonts w:ascii="Arial" w:hAnsi="Arial" w:cs="Arial"/>
          <w:b/>
          <w:spacing w:val="29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Downsample</w:t>
      </w:r>
      <w:proofErr w:type="spellEnd"/>
      <w:r w:rsidRPr="002E28ED">
        <w:rPr>
          <w:rFonts w:ascii="Arial" w:hAnsi="Arial" w:cs="Arial"/>
          <w:sz w:val="24"/>
        </w:rPr>
        <w:t xml:space="preserve"> the data if the sampling frequency is greater </w:t>
      </w:r>
      <w:r w:rsidRPr="002E28ED">
        <w:rPr>
          <w:rFonts w:ascii="Arial" w:hAnsi="Arial" w:cs="Arial"/>
          <w:spacing w:val="-2"/>
          <w:sz w:val="24"/>
        </w:rPr>
        <w:t>than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6.105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Hz,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initial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two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datasets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were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sampled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higher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than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6.105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Hz,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and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 sampling frequency should be consistent across all datasets.</w:t>
      </w:r>
    </w:p>
    <w:p w14:paraId="49BBF8BC" w14:textId="77777777" w:rsidR="002A482E" w:rsidRPr="002E28ED" w:rsidRDefault="00100570" w:rsidP="00553CF5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0" w:line="355" w:lineRule="auto"/>
        <w:ind w:right="296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 xml:space="preserve">Crop Data: </w:t>
      </w:r>
      <w:r w:rsidRPr="002E28ED">
        <w:rPr>
          <w:rFonts w:ascii="Arial" w:hAnsi="Arial" w:cs="Arial"/>
          <w:sz w:val="24"/>
        </w:rPr>
        <w:t>Crop the data to the first and last annotation.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This gets rid of the extra data at the beginning and end of the recording that are not of interest.</w:t>
      </w:r>
    </w:p>
    <w:p w14:paraId="49BBF8BD" w14:textId="77777777" w:rsidR="002A482E" w:rsidRPr="002E28ED" w:rsidRDefault="002A482E" w:rsidP="00553CF5">
      <w:pPr>
        <w:spacing w:line="355" w:lineRule="auto"/>
        <w:rPr>
          <w:rFonts w:ascii="Arial" w:hAnsi="Arial" w:cs="Arial"/>
          <w:sz w:val="24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</w:pPr>
    </w:p>
    <w:p w14:paraId="49BBF8BE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BF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4"/>
        </w:tabs>
        <w:spacing w:before="1"/>
        <w:ind w:left="704" w:hanging="298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w w:val="105"/>
          <w:sz w:val="24"/>
        </w:rPr>
        <w:t>Convert</w:t>
      </w:r>
      <w:r w:rsidRPr="002E28ED">
        <w:rPr>
          <w:rFonts w:ascii="Arial" w:hAnsi="Arial" w:cs="Arial"/>
          <w:b/>
          <w:spacing w:val="-2"/>
          <w:w w:val="105"/>
          <w:sz w:val="24"/>
        </w:rPr>
        <w:t xml:space="preserve"> </w:t>
      </w:r>
      <w:r w:rsidRPr="002E28ED">
        <w:rPr>
          <w:rFonts w:ascii="Arial" w:hAnsi="Arial" w:cs="Arial"/>
          <w:b/>
          <w:w w:val="105"/>
          <w:sz w:val="24"/>
        </w:rPr>
        <w:t>to</w:t>
      </w:r>
      <w:r w:rsidRPr="002E28ED">
        <w:rPr>
          <w:rFonts w:ascii="Arial" w:hAnsi="Arial" w:cs="Arial"/>
          <w:b/>
          <w:spacing w:val="-2"/>
          <w:w w:val="105"/>
          <w:sz w:val="24"/>
        </w:rPr>
        <w:t xml:space="preserve"> </w:t>
      </w:r>
      <w:r w:rsidRPr="002E28ED">
        <w:rPr>
          <w:rFonts w:ascii="Arial" w:hAnsi="Arial" w:cs="Arial"/>
          <w:b/>
          <w:w w:val="105"/>
          <w:sz w:val="24"/>
        </w:rPr>
        <w:t>Optical</w:t>
      </w:r>
      <w:r w:rsidRPr="002E28ED">
        <w:rPr>
          <w:rFonts w:ascii="Arial" w:hAnsi="Arial" w:cs="Arial"/>
          <w:b/>
          <w:spacing w:val="-2"/>
          <w:w w:val="105"/>
          <w:sz w:val="24"/>
        </w:rPr>
        <w:t xml:space="preserve"> </w:t>
      </w:r>
      <w:r w:rsidRPr="002E28ED">
        <w:rPr>
          <w:rFonts w:ascii="Arial" w:hAnsi="Arial" w:cs="Arial"/>
          <w:b/>
          <w:w w:val="105"/>
          <w:sz w:val="24"/>
        </w:rPr>
        <w:t>Density</w:t>
      </w:r>
      <w:r w:rsidRPr="002E28ED">
        <w:rPr>
          <w:rFonts w:ascii="Arial" w:hAnsi="Arial" w:cs="Arial"/>
          <w:b/>
          <w:spacing w:val="-1"/>
          <w:w w:val="105"/>
          <w:sz w:val="24"/>
        </w:rPr>
        <w:t xml:space="preserve"> </w:t>
      </w:r>
      <w:r w:rsidRPr="002E28ED">
        <w:rPr>
          <w:rFonts w:ascii="Arial" w:hAnsi="Arial" w:cs="Arial"/>
          <w:b/>
          <w:w w:val="105"/>
          <w:sz w:val="24"/>
        </w:rPr>
        <w:t>(OD):</w:t>
      </w:r>
      <w:r w:rsidRPr="002E28ED">
        <w:rPr>
          <w:rFonts w:ascii="Arial" w:hAnsi="Arial" w:cs="Arial"/>
          <w:b/>
          <w:spacing w:val="-10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Convert</w:t>
      </w:r>
      <w:r w:rsidRPr="002E28ED">
        <w:rPr>
          <w:rFonts w:ascii="Arial" w:hAnsi="Arial" w:cs="Arial"/>
          <w:spacing w:val="-9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the</w:t>
      </w:r>
      <w:r w:rsidRPr="002E28ED">
        <w:rPr>
          <w:rFonts w:ascii="Arial" w:hAnsi="Arial" w:cs="Arial"/>
          <w:spacing w:val="-9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raw</w:t>
      </w:r>
      <w:r w:rsidRPr="002E28ED">
        <w:rPr>
          <w:rFonts w:ascii="Arial" w:hAnsi="Arial" w:cs="Arial"/>
          <w:spacing w:val="-9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data</w:t>
      </w:r>
      <w:r w:rsidRPr="002E28ED">
        <w:rPr>
          <w:rFonts w:ascii="Arial" w:hAnsi="Arial" w:cs="Arial"/>
          <w:spacing w:val="-10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to</w:t>
      </w:r>
      <w:r w:rsidRPr="002E28ED">
        <w:rPr>
          <w:rFonts w:ascii="Arial" w:hAnsi="Arial" w:cs="Arial"/>
          <w:spacing w:val="-10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optical</w:t>
      </w:r>
      <w:r w:rsidRPr="002E28ED">
        <w:rPr>
          <w:rFonts w:ascii="Arial" w:hAnsi="Arial" w:cs="Arial"/>
          <w:spacing w:val="-10"/>
          <w:w w:val="105"/>
          <w:sz w:val="24"/>
        </w:rPr>
        <w:t xml:space="preserve"> </w:t>
      </w:r>
      <w:r w:rsidRPr="002E28ED">
        <w:rPr>
          <w:rFonts w:ascii="Arial" w:hAnsi="Arial" w:cs="Arial"/>
          <w:spacing w:val="-2"/>
          <w:w w:val="105"/>
          <w:sz w:val="24"/>
        </w:rPr>
        <w:t>density.</w:t>
      </w:r>
    </w:p>
    <w:p w14:paraId="49BBF8C0" w14:textId="77777777" w:rsidR="002A482E" w:rsidRPr="002E28ED" w:rsidRDefault="002A482E" w:rsidP="00841C0A">
      <w:pPr>
        <w:pStyle w:val="BodyText"/>
        <w:spacing w:before="31"/>
        <w:rPr>
          <w:rFonts w:ascii="Arial" w:hAnsi="Arial" w:cs="Arial"/>
        </w:rPr>
      </w:pPr>
    </w:p>
    <w:p w14:paraId="49BBF8C1" w14:textId="77777777" w:rsidR="002A482E" w:rsidRPr="002E28ED" w:rsidRDefault="00100570" w:rsidP="00553CF5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line="355" w:lineRule="auto"/>
        <w:ind w:right="298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 xml:space="preserve">Temporal Derivative Distribution Repair (TDDR): </w:t>
      </w:r>
      <w:r w:rsidRPr="002E28ED">
        <w:rPr>
          <w:rFonts w:ascii="Arial" w:hAnsi="Arial" w:cs="Arial"/>
          <w:sz w:val="24"/>
        </w:rPr>
        <w:t xml:space="preserve">Apply temporal </w:t>
      </w:r>
      <w:proofErr w:type="spellStart"/>
      <w:r w:rsidRPr="002E28ED">
        <w:rPr>
          <w:rFonts w:ascii="Arial" w:hAnsi="Arial" w:cs="Arial"/>
          <w:sz w:val="24"/>
        </w:rPr>
        <w:t>deriva</w:t>
      </w:r>
      <w:proofErr w:type="spellEnd"/>
      <w:r w:rsidRPr="002E28ED">
        <w:rPr>
          <w:rFonts w:ascii="Arial" w:hAnsi="Arial" w:cs="Arial"/>
          <w:sz w:val="24"/>
        </w:rPr>
        <w:t xml:space="preserve">- </w:t>
      </w:r>
      <w:proofErr w:type="spellStart"/>
      <w:r w:rsidRPr="002E28ED">
        <w:rPr>
          <w:rFonts w:ascii="Arial" w:hAnsi="Arial" w:cs="Arial"/>
          <w:sz w:val="24"/>
        </w:rPr>
        <w:t>tive</w:t>
      </w:r>
      <w:proofErr w:type="spellEnd"/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distribution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repair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to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OD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data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hyperlink w:anchor="_bookmark34" w:history="1">
        <w:r w:rsidRPr="002E28ED">
          <w:rPr>
            <w:rFonts w:ascii="Arial" w:hAnsi="Arial" w:cs="Arial"/>
            <w:sz w:val="24"/>
          </w:rPr>
          <w:t>(Fishburn</w:t>
        </w:r>
        <w:r w:rsidRPr="002E28ED">
          <w:rPr>
            <w:rFonts w:ascii="Arial" w:hAnsi="Arial" w:cs="Arial"/>
            <w:spacing w:val="-1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et</w:t>
        </w:r>
        <w:r w:rsidRPr="002E28ED">
          <w:rPr>
            <w:rFonts w:ascii="Arial" w:hAnsi="Arial" w:cs="Arial"/>
            <w:spacing w:val="-1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al.,</w:t>
        </w:r>
      </w:hyperlink>
      <w:r w:rsidRPr="002E28ED">
        <w:rPr>
          <w:rFonts w:ascii="Arial" w:hAnsi="Arial" w:cs="Arial"/>
          <w:spacing w:val="-1"/>
          <w:sz w:val="24"/>
        </w:rPr>
        <w:t xml:space="preserve"> </w:t>
      </w:r>
      <w:hyperlink w:anchor="_bookmark34" w:history="1">
        <w:r w:rsidRPr="002E28ED">
          <w:rPr>
            <w:rFonts w:ascii="Arial" w:hAnsi="Arial" w:cs="Arial"/>
            <w:sz w:val="24"/>
          </w:rPr>
          <w:t>2019).</w:t>
        </w:r>
      </w:hyperlink>
      <w:r w:rsidRPr="002E28ED">
        <w:rPr>
          <w:rFonts w:ascii="Arial" w:hAnsi="Arial" w:cs="Arial"/>
          <w:spacing w:val="2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TDDR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is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effective at</w:t>
      </w:r>
      <w:r w:rsidRPr="002E28ED">
        <w:rPr>
          <w:rFonts w:ascii="Arial" w:hAnsi="Arial" w:cs="Arial"/>
          <w:spacing w:val="-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removing</w:t>
      </w:r>
      <w:r w:rsidRPr="002E28ED">
        <w:rPr>
          <w:rFonts w:ascii="Arial" w:hAnsi="Arial" w:cs="Arial"/>
          <w:spacing w:val="-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spikes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and</w:t>
      </w:r>
      <w:r w:rsidRPr="002E28ED">
        <w:rPr>
          <w:rFonts w:ascii="Arial" w:hAnsi="Arial" w:cs="Arial"/>
          <w:spacing w:val="-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baseline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shifts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from</w:t>
      </w:r>
      <w:r w:rsidRPr="002E28ED">
        <w:rPr>
          <w:rFonts w:ascii="Arial" w:hAnsi="Arial" w:cs="Arial"/>
          <w:spacing w:val="-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data.</w:t>
      </w:r>
    </w:p>
    <w:p w14:paraId="49BBF8C2" w14:textId="77777777" w:rsidR="002A482E" w:rsidRPr="002E28ED" w:rsidRDefault="00100570" w:rsidP="00553CF5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0" w:line="355" w:lineRule="auto"/>
        <w:ind w:right="296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>Short Channel Regression:</w:t>
      </w:r>
      <w:r w:rsidRPr="002E28ED">
        <w:rPr>
          <w:rFonts w:ascii="Arial" w:hAnsi="Arial" w:cs="Arial"/>
          <w:b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Apply short channel regression to the OD data </w:t>
      </w:r>
      <w:hyperlink w:anchor="_bookmark52" w:history="1">
        <w:r w:rsidRPr="002E28ED">
          <w:rPr>
            <w:rFonts w:ascii="Arial" w:hAnsi="Arial" w:cs="Arial"/>
            <w:sz w:val="24"/>
          </w:rPr>
          <w:t>(</w:t>
        </w:r>
        <w:proofErr w:type="spellStart"/>
        <w:r w:rsidRPr="002E28ED">
          <w:rPr>
            <w:rFonts w:ascii="Arial" w:hAnsi="Arial" w:cs="Arial"/>
            <w:sz w:val="24"/>
          </w:rPr>
          <w:t>Scholkmann</w:t>
        </w:r>
        <w:proofErr w:type="spellEnd"/>
        <w:r w:rsidRPr="002E28ED">
          <w:rPr>
            <w:rFonts w:ascii="Arial" w:hAnsi="Arial" w:cs="Arial"/>
            <w:sz w:val="24"/>
          </w:rPr>
          <w:t xml:space="preserve"> et al.,</w:t>
        </w:r>
      </w:hyperlink>
      <w:r w:rsidRPr="002E28ED">
        <w:rPr>
          <w:rFonts w:ascii="Arial" w:hAnsi="Arial" w:cs="Arial"/>
          <w:sz w:val="24"/>
        </w:rPr>
        <w:t xml:space="preserve"> </w:t>
      </w:r>
      <w:hyperlink w:anchor="_bookmark52" w:history="1">
        <w:r w:rsidRPr="002E28ED">
          <w:rPr>
            <w:rFonts w:ascii="Arial" w:hAnsi="Arial" w:cs="Arial"/>
            <w:sz w:val="24"/>
          </w:rPr>
          <w:t>2014).</w:t>
        </w:r>
      </w:hyperlink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Short channels are used to estimate the superficial </w:t>
      </w:r>
      <w:r w:rsidRPr="002E28ED">
        <w:rPr>
          <w:rFonts w:ascii="Arial" w:hAnsi="Arial" w:cs="Arial"/>
          <w:spacing w:val="-4"/>
          <w:sz w:val="24"/>
        </w:rPr>
        <w:t xml:space="preserve">hemodynamics (non-evoked/extracerebral/systemic components) in the data, and </w:t>
      </w:r>
      <w:r w:rsidRPr="002E28ED">
        <w:rPr>
          <w:rFonts w:ascii="Arial" w:hAnsi="Arial" w:cs="Arial"/>
          <w:sz w:val="24"/>
        </w:rPr>
        <w:t>then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regress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it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out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long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channels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(</w:t>
      </w:r>
      <w:proofErr w:type="spellStart"/>
      <w:r w:rsidRPr="002E28ED">
        <w:rPr>
          <w:rFonts w:ascii="Arial" w:hAnsi="Arial" w:cs="Arial"/>
          <w:sz w:val="24"/>
        </w:rPr>
        <w:t>T</w:t>
      </w:r>
      <w:hyperlink w:anchor="_bookmark54" w:history="1">
        <w:r w:rsidRPr="002E28ED">
          <w:rPr>
            <w:rFonts w:ascii="Arial" w:hAnsi="Arial" w:cs="Arial"/>
            <w:sz w:val="24"/>
          </w:rPr>
          <w:t>achtsidis</w:t>
        </w:r>
        <w:proofErr w:type="spellEnd"/>
        <w:r w:rsidRPr="002E28ED">
          <w:rPr>
            <w:rFonts w:ascii="Arial" w:hAnsi="Arial" w:cs="Arial"/>
            <w:spacing w:val="-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and</w:t>
        </w:r>
        <w:r w:rsidRPr="002E28ED">
          <w:rPr>
            <w:rFonts w:ascii="Arial" w:hAnsi="Arial" w:cs="Arial"/>
            <w:spacing w:val="-4"/>
            <w:sz w:val="24"/>
          </w:rPr>
          <w:t xml:space="preserve"> </w:t>
        </w:r>
        <w:proofErr w:type="spellStart"/>
        <w:r w:rsidRPr="002E28ED">
          <w:rPr>
            <w:rFonts w:ascii="Arial" w:hAnsi="Arial" w:cs="Arial"/>
            <w:sz w:val="24"/>
          </w:rPr>
          <w:t>Scholkmann</w:t>
        </w:r>
        <w:proofErr w:type="spellEnd"/>
        <w:r w:rsidRPr="002E28ED">
          <w:rPr>
            <w:rFonts w:ascii="Arial" w:hAnsi="Arial" w:cs="Arial"/>
            <w:sz w:val="24"/>
          </w:rPr>
          <w:t>,</w:t>
        </w:r>
      </w:hyperlink>
      <w:r w:rsidRPr="002E28ED">
        <w:rPr>
          <w:rFonts w:ascii="Arial" w:hAnsi="Arial" w:cs="Arial"/>
          <w:spacing w:val="-4"/>
          <w:sz w:val="24"/>
        </w:rPr>
        <w:t xml:space="preserve"> </w:t>
      </w:r>
      <w:hyperlink w:anchor="_bookmark54" w:history="1">
        <w:r w:rsidRPr="002E28ED">
          <w:rPr>
            <w:rFonts w:ascii="Arial" w:hAnsi="Arial" w:cs="Arial"/>
            <w:sz w:val="24"/>
          </w:rPr>
          <w:t>2016).</w:t>
        </w:r>
      </w:hyperlink>
    </w:p>
    <w:p w14:paraId="49BBF8C3" w14:textId="77777777" w:rsidR="002A482E" w:rsidRPr="002E28ED" w:rsidRDefault="00100570" w:rsidP="00553CF5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1" w:line="355" w:lineRule="auto"/>
        <w:ind w:right="295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 xml:space="preserve">Modified Beer-Lambert Law (MBLL): </w:t>
      </w:r>
      <w:r w:rsidRPr="002E28ED">
        <w:rPr>
          <w:rFonts w:ascii="Arial" w:hAnsi="Arial" w:cs="Arial"/>
          <w:sz w:val="24"/>
        </w:rPr>
        <w:t xml:space="preserve">Convert the OD data to hemoglobin </w:t>
      </w:r>
      <w:r w:rsidRPr="002E28ED">
        <w:rPr>
          <w:rFonts w:ascii="Arial" w:hAnsi="Arial" w:cs="Arial"/>
          <w:spacing w:val="-4"/>
          <w:sz w:val="24"/>
        </w:rPr>
        <w:t>concentrations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using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modified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Beer-Lambert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law.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MBLL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relates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change in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light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attenuation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to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change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in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hemoglobin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concentration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of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chromophores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 xml:space="preserve">in </w:t>
      </w:r>
      <w:r w:rsidRPr="002E28ED">
        <w:rPr>
          <w:rFonts w:ascii="Arial" w:hAnsi="Arial" w:cs="Arial"/>
          <w:sz w:val="24"/>
        </w:rPr>
        <w:t>the tissue (K</w:t>
      </w:r>
      <w:hyperlink w:anchor="_bookmark43" w:history="1">
        <w:r w:rsidRPr="002E28ED">
          <w:rPr>
            <w:rFonts w:ascii="Arial" w:hAnsi="Arial" w:cs="Arial"/>
            <w:sz w:val="24"/>
          </w:rPr>
          <w:t>ocsis et al.,</w:t>
        </w:r>
      </w:hyperlink>
      <w:r w:rsidRPr="002E28ED">
        <w:rPr>
          <w:rFonts w:ascii="Arial" w:hAnsi="Arial" w:cs="Arial"/>
          <w:sz w:val="24"/>
        </w:rPr>
        <w:t xml:space="preserve"> </w:t>
      </w:r>
      <w:hyperlink w:anchor="_bookmark43" w:history="1">
        <w:r w:rsidRPr="002E28ED">
          <w:rPr>
            <w:rFonts w:ascii="Arial" w:hAnsi="Arial" w:cs="Arial"/>
            <w:sz w:val="24"/>
          </w:rPr>
          <w:t>2006).</w:t>
        </w:r>
      </w:hyperlink>
    </w:p>
    <w:p w14:paraId="49BBF8C4" w14:textId="77777777" w:rsidR="002A482E" w:rsidRPr="002E28ED" w:rsidRDefault="00100570" w:rsidP="00553CF5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1" w:line="355" w:lineRule="auto"/>
        <w:ind w:right="297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 xml:space="preserve">Retain Long Channels: </w:t>
      </w:r>
      <w:r w:rsidRPr="002E28ED">
        <w:rPr>
          <w:rFonts w:ascii="Arial" w:hAnsi="Arial" w:cs="Arial"/>
          <w:sz w:val="24"/>
        </w:rPr>
        <w:t xml:space="preserve">Retain only long channels (source-detector distance </w:t>
      </w:r>
      <w:r w:rsidRPr="002E28ED">
        <w:rPr>
          <w:rFonts w:ascii="Arial" w:hAnsi="Arial" w:cs="Arial"/>
          <w:i/>
          <w:sz w:val="24"/>
        </w:rPr>
        <w:t xml:space="preserve">&gt; </w:t>
      </w:r>
      <w:r w:rsidRPr="002E28ED">
        <w:rPr>
          <w:rFonts w:ascii="Arial" w:hAnsi="Arial" w:cs="Arial"/>
          <w:sz w:val="24"/>
        </w:rPr>
        <w:t>15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mm).</w:t>
      </w:r>
      <w:r w:rsidRPr="002E28ED">
        <w:rPr>
          <w:rFonts w:ascii="Arial" w:hAnsi="Arial" w:cs="Arial"/>
          <w:spacing w:val="7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Since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short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channels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have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already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been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regressed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out,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it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no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longer necessary to keep them in the data.</w:t>
      </w:r>
    </w:p>
    <w:p w14:paraId="49BBF8C5" w14:textId="77777777" w:rsidR="002A482E" w:rsidRPr="002E28ED" w:rsidRDefault="00100570" w:rsidP="00553CF5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0" w:line="355" w:lineRule="auto"/>
        <w:ind w:right="298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 xml:space="preserve">Filter Data: </w:t>
      </w:r>
      <w:r w:rsidRPr="002E28ED">
        <w:rPr>
          <w:rFonts w:ascii="Arial" w:hAnsi="Arial" w:cs="Arial"/>
          <w:sz w:val="24"/>
        </w:rPr>
        <w:t xml:space="preserve">This FIR bandpass filter extracts signal components in the 0.01-0.5 </w:t>
      </w:r>
      <w:r w:rsidRPr="002E28ED">
        <w:rPr>
          <w:rFonts w:ascii="Arial" w:hAnsi="Arial" w:cs="Arial"/>
          <w:spacing w:val="-4"/>
          <w:sz w:val="24"/>
        </w:rPr>
        <w:t>Hz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range,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it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uses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a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long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filter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length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(2015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samples)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with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automatically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 xml:space="preserve">determined </w:t>
      </w:r>
      <w:r w:rsidRPr="002E28ED">
        <w:rPr>
          <w:rFonts w:ascii="Arial" w:hAnsi="Arial" w:cs="Arial"/>
          <w:sz w:val="24"/>
        </w:rPr>
        <w:t xml:space="preserve">transition bandwidths by MNE-Python </w:t>
      </w:r>
      <w:hyperlink w:anchor="_bookmark49" w:history="1">
        <w:r w:rsidRPr="002E28ED">
          <w:rPr>
            <w:rFonts w:ascii="Arial" w:hAnsi="Arial" w:cs="Arial"/>
            <w:sz w:val="24"/>
          </w:rPr>
          <w:t>(Pinti et al.,</w:t>
        </w:r>
      </w:hyperlink>
      <w:r w:rsidRPr="002E28ED">
        <w:rPr>
          <w:rFonts w:ascii="Arial" w:hAnsi="Arial" w:cs="Arial"/>
          <w:sz w:val="24"/>
        </w:rPr>
        <w:t xml:space="preserve"> </w:t>
      </w:r>
      <w:hyperlink w:anchor="_bookmark49" w:history="1">
        <w:r w:rsidRPr="002E28ED">
          <w:rPr>
            <w:rFonts w:ascii="Arial" w:hAnsi="Arial" w:cs="Arial"/>
            <w:sz w:val="24"/>
          </w:rPr>
          <w:t>2019).</w:t>
        </w:r>
      </w:hyperlink>
    </w:p>
    <w:p w14:paraId="49BBF8C6" w14:textId="77777777" w:rsidR="002A482E" w:rsidRPr="002E28ED" w:rsidRDefault="00100570" w:rsidP="00553CF5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1" w:line="355" w:lineRule="auto"/>
        <w:ind w:right="297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 xml:space="preserve">Enhance Negative Correlation: </w:t>
      </w:r>
      <w:r w:rsidRPr="002E28ED">
        <w:rPr>
          <w:rFonts w:ascii="Arial" w:hAnsi="Arial" w:cs="Arial"/>
          <w:sz w:val="24"/>
        </w:rPr>
        <w:t xml:space="preserve">Maximizes negative correlation between </w:t>
      </w:r>
      <w:proofErr w:type="spellStart"/>
      <w:r w:rsidRPr="002E28ED">
        <w:rPr>
          <w:rFonts w:ascii="Arial" w:hAnsi="Arial" w:cs="Arial"/>
          <w:sz w:val="24"/>
        </w:rPr>
        <w:t>HbO</w:t>
      </w:r>
      <w:proofErr w:type="spellEnd"/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and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proofErr w:type="spellStart"/>
      <w:r w:rsidRPr="002E28ED">
        <w:rPr>
          <w:rFonts w:ascii="Arial" w:hAnsi="Arial" w:cs="Arial"/>
          <w:spacing w:val="-6"/>
          <w:sz w:val="24"/>
        </w:rPr>
        <w:t>HbR</w:t>
      </w:r>
      <w:proofErr w:type="spellEnd"/>
      <w:r w:rsidRPr="002E28ED">
        <w:rPr>
          <w:rFonts w:ascii="Arial" w:hAnsi="Arial" w:cs="Arial"/>
          <w:spacing w:val="-8"/>
          <w:sz w:val="24"/>
        </w:rPr>
        <w:t xml:space="preserve"> </w:t>
      </w:r>
      <w:hyperlink w:anchor="_bookmark31" w:history="1">
        <w:r w:rsidRPr="002E28ED">
          <w:rPr>
            <w:rFonts w:ascii="Arial" w:hAnsi="Arial" w:cs="Arial"/>
            <w:spacing w:val="-6"/>
            <w:sz w:val="24"/>
          </w:rPr>
          <w:t>(Cui</w:t>
        </w:r>
        <w:r w:rsidRPr="002E28ED">
          <w:rPr>
            <w:rFonts w:ascii="Arial" w:hAnsi="Arial" w:cs="Arial"/>
            <w:spacing w:val="-8"/>
            <w:sz w:val="24"/>
          </w:rPr>
          <w:t xml:space="preserve"> </w:t>
        </w:r>
        <w:r w:rsidRPr="002E28ED">
          <w:rPr>
            <w:rFonts w:ascii="Arial" w:hAnsi="Arial" w:cs="Arial"/>
            <w:spacing w:val="-6"/>
            <w:sz w:val="24"/>
          </w:rPr>
          <w:t>et</w:t>
        </w:r>
        <w:r w:rsidRPr="002E28ED">
          <w:rPr>
            <w:rFonts w:ascii="Arial" w:hAnsi="Arial" w:cs="Arial"/>
            <w:spacing w:val="-8"/>
            <w:sz w:val="24"/>
          </w:rPr>
          <w:t xml:space="preserve"> </w:t>
        </w:r>
        <w:r w:rsidRPr="002E28ED">
          <w:rPr>
            <w:rFonts w:ascii="Arial" w:hAnsi="Arial" w:cs="Arial"/>
            <w:spacing w:val="-6"/>
            <w:sz w:val="24"/>
          </w:rPr>
          <w:t>al.,</w:t>
        </w:r>
      </w:hyperlink>
      <w:r w:rsidRPr="002E28ED">
        <w:rPr>
          <w:rFonts w:ascii="Arial" w:hAnsi="Arial" w:cs="Arial"/>
          <w:spacing w:val="-8"/>
          <w:sz w:val="24"/>
        </w:rPr>
        <w:t xml:space="preserve"> </w:t>
      </w:r>
      <w:hyperlink w:anchor="_bookmark31" w:history="1">
        <w:r w:rsidRPr="002E28ED">
          <w:rPr>
            <w:rFonts w:ascii="Arial" w:hAnsi="Arial" w:cs="Arial"/>
            <w:spacing w:val="-6"/>
            <w:sz w:val="24"/>
          </w:rPr>
          <w:t>2010).</w:t>
        </w:r>
      </w:hyperlink>
      <w:r w:rsidRPr="002E28ED">
        <w:rPr>
          <w:rFonts w:ascii="Arial" w:hAnsi="Arial" w:cs="Arial"/>
          <w:spacing w:val="32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This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method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removes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spikes, improves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 xml:space="preserve">contrast-to-noise </w:t>
      </w:r>
      <w:r w:rsidRPr="002E28ED">
        <w:rPr>
          <w:rFonts w:ascii="Arial" w:hAnsi="Arial" w:cs="Arial"/>
          <w:sz w:val="24"/>
        </w:rPr>
        <w:t>ratio, and improves spatial specificity of the data.</w:t>
      </w:r>
    </w:p>
    <w:p w14:paraId="49BBF8C7" w14:textId="77777777" w:rsidR="002A482E" w:rsidRPr="002E28ED" w:rsidRDefault="00100570" w:rsidP="00553CF5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0" w:line="355" w:lineRule="auto"/>
        <w:ind w:right="296" w:hanging="417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>Add</w:t>
      </w:r>
      <w:r w:rsidRPr="002E28ED">
        <w:rPr>
          <w:rFonts w:ascii="Arial" w:hAnsi="Arial" w:cs="Arial"/>
          <w:b/>
          <w:spacing w:val="28"/>
          <w:sz w:val="24"/>
        </w:rPr>
        <w:t xml:space="preserve"> </w:t>
      </w:r>
      <w:proofErr w:type="spellStart"/>
      <w:r w:rsidRPr="002E28ED">
        <w:rPr>
          <w:rFonts w:ascii="Arial" w:hAnsi="Arial" w:cs="Arial"/>
          <w:b/>
          <w:sz w:val="24"/>
        </w:rPr>
        <w:t>HbT</w:t>
      </w:r>
      <w:proofErr w:type="spellEnd"/>
      <w:r w:rsidRPr="002E28ED">
        <w:rPr>
          <w:rFonts w:ascii="Arial" w:hAnsi="Arial" w:cs="Arial"/>
          <w:b/>
          <w:spacing w:val="28"/>
          <w:sz w:val="24"/>
        </w:rPr>
        <w:t xml:space="preserve"> </w:t>
      </w:r>
      <w:r w:rsidRPr="002E28ED">
        <w:rPr>
          <w:rFonts w:ascii="Arial" w:hAnsi="Arial" w:cs="Arial"/>
          <w:b/>
          <w:sz w:val="24"/>
        </w:rPr>
        <w:t>Channels:</w:t>
      </w:r>
      <w:r w:rsidRPr="002E28ED">
        <w:rPr>
          <w:rFonts w:ascii="Arial" w:hAnsi="Arial" w:cs="Arial"/>
          <w:b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Add </w:t>
      </w:r>
      <w:proofErr w:type="spellStart"/>
      <w:r w:rsidRPr="002E28ED">
        <w:rPr>
          <w:rFonts w:ascii="Arial" w:hAnsi="Arial" w:cs="Arial"/>
          <w:sz w:val="24"/>
        </w:rPr>
        <w:t>HbT</w:t>
      </w:r>
      <w:proofErr w:type="spellEnd"/>
      <w:r w:rsidRPr="002E28ED">
        <w:rPr>
          <w:rFonts w:ascii="Arial" w:hAnsi="Arial" w:cs="Arial"/>
          <w:sz w:val="24"/>
        </w:rPr>
        <w:t xml:space="preserve"> (hemoglobin total) channels to the data.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HbT</w:t>
      </w:r>
      <w:proofErr w:type="spellEnd"/>
      <w:r w:rsidRPr="002E28ED">
        <w:rPr>
          <w:rFonts w:ascii="Arial" w:hAnsi="Arial" w:cs="Arial"/>
          <w:sz w:val="24"/>
        </w:rPr>
        <w:t xml:space="preserve"> is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defined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sum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HbO</w:t>
      </w:r>
      <w:proofErr w:type="spellEnd"/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and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HbR</w:t>
      </w:r>
      <w:proofErr w:type="spellEnd"/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Often,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fNIRS</w:t>
      </w:r>
      <w:proofErr w:type="spellEnd"/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studies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will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only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use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either </w:t>
      </w:r>
      <w:r w:rsidRPr="002E28ED">
        <w:rPr>
          <w:rFonts w:ascii="Arial" w:hAnsi="Arial" w:cs="Arial"/>
          <w:spacing w:val="-4"/>
          <w:sz w:val="24"/>
        </w:rPr>
        <w:t>one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of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proofErr w:type="spellStart"/>
      <w:r w:rsidRPr="002E28ED">
        <w:rPr>
          <w:rFonts w:ascii="Arial" w:hAnsi="Arial" w:cs="Arial"/>
          <w:spacing w:val="-4"/>
          <w:sz w:val="24"/>
        </w:rPr>
        <w:t>HbO</w:t>
      </w:r>
      <w:proofErr w:type="spellEnd"/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or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proofErr w:type="spellStart"/>
      <w:r w:rsidRPr="002E28ED">
        <w:rPr>
          <w:rFonts w:ascii="Arial" w:hAnsi="Arial" w:cs="Arial"/>
          <w:spacing w:val="-4"/>
          <w:sz w:val="24"/>
        </w:rPr>
        <w:t>HbR</w:t>
      </w:r>
      <w:proofErr w:type="spellEnd"/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channels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(more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frequently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proofErr w:type="spellStart"/>
      <w:r w:rsidRPr="002E28ED">
        <w:rPr>
          <w:rFonts w:ascii="Arial" w:hAnsi="Arial" w:cs="Arial"/>
          <w:spacing w:val="-4"/>
          <w:sz w:val="24"/>
        </w:rPr>
        <w:t>HbO</w:t>
      </w:r>
      <w:proofErr w:type="spellEnd"/>
      <w:r w:rsidRPr="002E28ED">
        <w:rPr>
          <w:rFonts w:ascii="Arial" w:hAnsi="Arial" w:cs="Arial"/>
          <w:spacing w:val="-4"/>
          <w:sz w:val="24"/>
        </w:rPr>
        <w:t>),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leaving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out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one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channel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with</w:t>
      </w:r>
    </w:p>
    <w:p w14:paraId="49BBF8C8" w14:textId="77777777" w:rsidR="002A482E" w:rsidRPr="002E28ED" w:rsidRDefault="002A482E" w:rsidP="00553CF5">
      <w:pPr>
        <w:spacing w:line="355" w:lineRule="auto"/>
        <w:rPr>
          <w:rFonts w:ascii="Arial" w:hAnsi="Arial" w:cs="Arial"/>
          <w:sz w:val="24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</w:pPr>
    </w:p>
    <w:p w14:paraId="49BBF8C9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CA" w14:textId="77777777" w:rsidR="002A482E" w:rsidRPr="002E28ED" w:rsidRDefault="00100570" w:rsidP="00553CF5">
      <w:pPr>
        <w:pStyle w:val="BodyText"/>
        <w:spacing w:before="1" w:line="355" w:lineRule="auto"/>
        <w:ind w:left="705" w:right="297"/>
        <w:rPr>
          <w:rFonts w:ascii="Arial" w:hAnsi="Arial" w:cs="Arial"/>
        </w:rPr>
      </w:pPr>
      <w:r w:rsidRPr="002E28ED">
        <w:rPr>
          <w:rFonts w:ascii="Arial" w:hAnsi="Arial" w:cs="Arial"/>
        </w:rPr>
        <w:t>no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justification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(K</w:t>
      </w:r>
      <w:hyperlink w:anchor="_bookmark42" w:history="1">
        <w:r w:rsidRPr="002E28ED">
          <w:rPr>
            <w:rFonts w:ascii="Arial" w:hAnsi="Arial" w:cs="Arial"/>
          </w:rPr>
          <w:t>inder</w:t>
        </w:r>
        <w:r w:rsidRPr="002E28ED">
          <w:rPr>
            <w:rFonts w:ascii="Arial" w:hAnsi="Arial" w:cs="Arial"/>
            <w:spacing w:val="-12"/>
          </w:rPr>
          <w:t xml:space="preserve"> </w:t>
        </w:r>
        <w:r w:rsidRPr="002E28ED">
          <w:rPr>
            <w:rFonts w:ascii="Arial" w:hAnsi="Arial" w:cs="Arial"/>
          </w:rPr>
          <w:t>et</w:t>
        </w:r>
        <w:r w:rsidRPr="002E28ED">
          <w:rPr>
            <w:rFonts w:ascii="Arial" w:hAnsi="Arial" w:cs="Arial"/>
            <w:spacing w:val="-13"/>
          </w:rPr>
          <w:t xml:space="preserve"> </w:t>
        </w:r>
        <w:r w:rsidRPr="002E28ED">
          <w:rPr>
            <w:rFonts w:ascii="Arial" w:hAnsi="Arial" w:cs="Arial"/>
          </w:rPr>
          <w:t>al.,</w:t>
        </w:r>
      </w:hyperlink>
      <w:r w:rsidRPr="002E28ED">
        <w:rPr>
          <w:rFonts w:ascii="Arial" w:hAnsi="Arial" w:cs="Arial"/>
          <w:spacing w:val="-13"/>
        </w:rPr>
        <w:t xml:space="preserve"> </w:t>
      </w:r>
      <w:hyperlink w:anchor="_bookmark42" w:history="1">
        <w:r w:rsidRPr="002E28ED">
          <w:rPr>
            <w:rFonts w:ascii="Arial" w:hAnsi="Arial" w:cs="Arial"/>
          </w:rPr>
          <w:t>2022).</w:t>
        </w:r>
      </w:hyperlink>
      <w:r w:rsidRPr="002E28ED">
        <w:rPr>
          <w:rFonts w:ascii="Arial" w:hAnsi="Arial" w:cs="Arial"/>
          <w:spacing w:val="6"/>
        </w:rPr>
        <w:t xml:space="preserve"> </w:t>
      </w:r>
      <w:r w:rsidRPr="002E28ED">
        <w:rPr>
          <w:rFonts w:ascii="Arial" w:hAnsi="Arial" w:cs="Arial"/>
        </w:rPr>
        <w:t>Therefore,</w:t>
      </w:r>
      <w:r w:rsidRPr="002E28ED">
        <w:rPr>
          <w:rFonts w:ascii="Arial" w:hAnsi="Arial" w:cs="Arial"/>
          <w:spacing w:val="-12"/>
        </w:rPr>
        <w:t xml:space="preserve"> </w:t>
      </w:r>
      <w:proofErr w:type="spellStart"/>
      <w:r w:rsidRPr="002E28ED">
        <w:rPr>
          <w:rFonts w:ascii="Arial" w:hAnsi="Arial" w:cs="Arial"/>
        </w:rPr>
        <w:t>HbT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channels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chosen,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13"/>
        </w:rPr>
        <w:t xml:space="preserve"> </w:t>
      </w:r>
      <w:proofErr w:type="spellStart"/>
      <w:r w:rsidRPr="002E28ED">
        <w:rPr>
          <w:rFonts w:ascii="Arial" w:hAnsi="Arial" w:cs="Arial"/>
        </w:rPr>
        <w:t>HbT</w:t>
      </w:r>
      <w:proofErr w:type="spellEnd"/>
      <w:r w:rsidRPr="002E28ED">
        <w:rPr>
          <w:rFonts w:ascii="Arial" w:hAnsi="Arial" w:cs="Arial"/>
        </w:rPr>
        <w:t xml:space="preserve"> makes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use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both</w:t>
      </w:r>
      <w:r w:rsidRPr="002E28ED">
        <w:rPr>
          <w:rFonts w:ascii="Arial" w:hAnsi="Arial" w:cs="Arial"/>
          <w:spacing w:val="-1"/>
        </w:rPr>
        <w:t xml:space="preserve"> </w:t>
      </w:r>
      <w:proofErr w:type="spellStart"/>
      <w:r w:rsidRPr="002E28ED">
        <w:rPr>
          <w:rFonts w:ascii="Arial" w:hAnsi="Arial" w:cs="Arial"/>
        </w:rPr>
        <w:t>HbO</w:t>
      </w:r>
      <w:proofErr w:type="spellEnd"/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"/>
        </w:rPr>
        <w:t xml:space="preserve"> </w:t>
      </w:r>
      <w:proofErr w:type="spellStart"/>
      <w:r w:rsidRPr="002E28ED">
        <w:rPr>
          <w:rFonts w:ascii="Arial" w:hAnsi="Arial" w:cs="Arial"/>
        </w:rPr>
        <w:t>HbR</w:t>
      </w:r>
      <w:proofErr w:type="spellEnd"/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channels, and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using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both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hemoglobin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species improves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inferences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where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activation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occurs</w:t>
      </w:r>
      <w:r w:rsidRPr="002E28ED">
        <w:rPr>
          <w:rFonts w:ascii="Arial" w:hAnsi="Arial" w:cs="Arial"/>
          <w:spacing w:val="-6"/>
        </w:rPr>
        <w:t xml:space="preserve"> </w:t>
      </w:r>
      <w:hyperlink w:anchor="_bookmark39" w:history="1">
        <w:r w:rsidRPr="002E28ED">
          <w:rPr>
            <w:rFonts w:ascii="Arial" w:hAnsi="Arial" w:cs="Arial"/>
          </w:rPr>
          <w:t>Hocke</w:t>
        </w:r>
        <w:r w:rsidRPr="002E28ED">
          <w:rPr>
            <w:rFonts w:ascii="Arial" w:hAnsi="Arial" w:cs="Arial"/>
            <w:spacing w:val="-6"/>
          </w:rPr>
          <w:t xml:space="preserve"> </w:t>
        </w:r>
        <w:r w:rsidRPr="002E28ED">
          <w:rPr>
            <w:rFonts w:ascii="Arial" w:hAnsi="Arial" w:cs="Arial"/>
          </w:rPr>
          <w:t>et</w:t>
        </w:r>
        <w:r w:rsidRPr="002E28ED">
          <w:rPr>
            <w:rFonts w:ascii="Arial" w:hAnsi="Arial" w:cs="Arial"/>
            <w:spacing w:val="-7"/>
          </w:rPr>
          <w:t xml:space="preserve"> </w:t>
        </w:r>
        <w:r w:rsidRPr="002E28ED">
          <w:rPr>
            <w:rFonts w:ascii="Arial" w:hAnsi="Arial" w:cs="Arial"/>
          </w:rPr>
          <w:t>al.</w:t>
        </w:r>
      </w:hyperlink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(</w:t>
      </w:r>
      <w:hyperlink w:anchor="_bookmark39" w:history="1">
        <w:r w:rsidRPr="002E28ED">
          <w:rPr>
            <w:rFonts w:ascii="Arial" w:hAnsi="Arial" w:cs="Arial"/>
          </w:rPr>
          <w:t>2018).</w:t>
        </w:r>
      </w:hyperlink>
      <w:commentRangeEnd w:id="296"/>
      <w:r w:rsidR="00F52D17">
        <w:rPr>
          <w:rStyle w:val="CommentReference"/>
        </w:rPr>
        <w:commentReference w:id="296"/>
      </w:r>
    </w:p>
    <w:p w14:paraId="49BBF8CB" w14:textId="77777777" w:rsidR="002A482E" w:rsidRPr="002E28ED" w:rsidRDefault="002A482E" w:rsidP="00841C0A">
      <w:pPr>
        <w:pStyle w:val="BodyText"/>
        <w:spacing w:before="85"/>
        <w:rPr>
          <w:rFonts w:ascii="Arial" w:hAnsi="Arial" w:cs="Arial"/>
        </w:rPr>
      </w:pPr>
    </w:p>
    <w:p w14:paraId="49BBF8CC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rPr>
          <w:rFonts w:ascii="Arial" w:hAnsi="Arial" w:cs="Arial"/>
        </w:rPr>
      </w:pPr>
      <w:bookmarkStart w:id="297" w:name="Epochs"/>
      <w:bookmarkStart w:id="298" w:name="_bookmark17"/>
      <w:bookmarkEnd w:id="297"/>
      <w:bookmarkEnd w:id="298"/>
      <w:r w:rsidRPr="002E28ED">
        <w:rPr>
          <w:rFonts w:ascii="Arial" w:hAnsi="Arial" w:cs="Arial"/>
          <w:spacing w:val="-2"/>
          <w:w w:val="110"/>
        </w:rPr>
        <w:t>Epochs</w:t>
      </w:r>
    </w:p>
    <w:p w14:paraId="49BBF8CD" w14:textId="52A6E1D6" w:rsidR="002A482E" w:rsidRPr="002E28ED" w:rsidRDefault="00100570" w:rsidP="00553CF5">
      <w:pPr>
        <w:pStyle w:val="BodyText"/>
        <w:spacing w:before="299" w:line="355" w:lineRule="auto"/>
        <w:ind w:left="119" w:right="296"/>
        <w:rPr>
          <w:rFonts w:ascii="Arial" w:hAnsi="Arial" w:cs="Arial"/>
        </w:rPr>
      </w:pPr>
      <w:r w:rsidRPr="002E28ED">
        <w:rPr>
          <w:rFonts w:ascii="Arial" w:hAnsi="Arial" w:cs="Arial"/>
        </w:rPr>
        <w:t>Variable length epochs were created for each block of 8 faces</w:t>
      </w:r>
      <w:ins w:id="299" w:author="Bobby Stojanoski" w:date="2025-05-20T12:19:00Z" w16du:dateUtc="2025-05-20T16:19:00Z">
        <w:r w:rsidR="00BE0FFB">
          <w:rPr>
            <w:rFonts w:ascii="Arial" w:hAnsi="Arial" w:cs="Arial"/>
          </w:rPr>
          <w:t xml:space="preserve"> </w:t>
        </w:r>
      </w:ins>
      <w:del w:id="300" w:author="Bobby Stojanoski" w:date="2025-05-20T12:19:00Z" w16du:dateUtc="2025-05-20T16:19:00Z">
        <w:r w:rsidRPr="002E28ED" w:rsidDel="00BE0FFB">
          <w:rPr>
            <w:rFonts w:ascii="Arial" w:hAnsi="Arial" w:cs="Arial"/>
          </w:rPr>
          <w:delText>, each block was</w:delText>
        </w:r>
      </w:del>
      <w:ins w:id="301" w:author="Bobby Stojanoski" w:date="2025-05-20T12:19:00Z" w16du:dateUtc="2025-05-20T16:19:00Z">
        <w:r w:rsidR="00BE0FFB">
          <w:rPr>
            <w:rFonts w:ascii="Arial" w:hAnsi="Arial" w:cs="Arial"/>
          </w:rPr>
          <w:t>which were</w:t>
        </w:r>
      </w:ins>
      <w:r w:rsidRPr="002E28ED">
        <w:rPr>
          <w:rFonts w:ascii="Arial" w:hAnsi="Arial" w:cs="Arial"/>
        </w:rPr>
        <w:t xml:space="preserve"> 14-18 seconds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long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(mean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w w:val="120"/>
        </w:rPr>
        <w:t>=</w:t>
      </w:r>
      <w:r w:rsidRPr="002E28ED">
        <w:rPr>
          <w:rFonts w:ascii="Arial" w:hAnsi="Arial" w:cs="Arial"/>
          <w:spacing w:val="-14"/>
          <w:w w:val="120"/>
        </w:rPr>
        <w:t xml:space="preserve"> </w:t>
      </w:r>
      <w:r w:rsidRPr="002E28ED">
        <w:rPr>
          <w:rFonts w:ascii="Arial" w:hAnsi="Arial" w:cs="Arial"/>
        </w:rPr>
        <w:t>16s), depending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ISI’s</w:t>
      </w:r>
      <w:r w:rsidRPr="002E28ED">
        <w:rPr>
          <w:rFonts w:ascii="Arial" w:hAnsi="Arial" w:cs="Arial"/>
          <w:spacing w:val="-2"/>
        </w:rPr>
        <w:t xml:space="preserve"> </w:t>
      </w:r>
      <w:del w:id="302" w:author="Bobby Stojanoski" w:date="2025-05-20T12:18:00Z" w16du:dateUtc="2025-05-20T16:18:00Z">
        <w:r w:rsidRPr="002E28ED" w:rsidDel="00EB6954">
          <w:rPr>
            <w:rFonts w:ascii="Arial" w:hAnsi="Arial" w:cs="Arial"/>
          </w:rPr>
          <w:delText>as</w:delText>
        </w:r>
        <w:r w:rsidRPr="002E28ED" w:rsidDel="00EB6954">
          <w:rPr>
            <w:rFonts w:ascii="Arial" w:hAnsi="Arial" w:cs="Arial"/>
            <w:spacing w:val="-2"/>
          </w:rPr>
          <w:delText xml:space="preserve"> </w:delText>
        </w:r>
        <w:r w:rsidRPr="002E28ED" w:rsidDel="00EB6954">
          <w:rPr>
            <w:rFonts w:ascii="Arial" w:hAnsi="Arial" w:cs="Arial"/>
          </w:rPr>
          <w:delText>described</w:delText>
        </w:r>
        <w:r w:rsidRPr="002E28ED" w:rsidDel="00EB6954">
          <w:rPr>
            <w:rFonts w:ascii="Arial" w:hAnsi="Arial" w:cs="Arial"/>
            <w:spacing w:val="-2"/>
          </w:rPr>
          <w:delText xml:space="preserve"> </w:delText>
        </w:r>
        <w:r w:rsidRPr="002E28ED" w:rsidDel="00EB6954">
          <w:rPr>
            <w:rFonts w:ascii="Arial" w:hAnsi="Arial" w:cs="Arial"/>
          </w:rPr>
          <w:delText>in</w:delText>
        </w:r>
      </w:del>
      <w:ins w:id="303" w:author="Bobby Stojanoski" w:date="2025-05-20T12:18:00Z" w16du:dateUtc="2025-05-20T16:18:00Z">
        <w:r w:rsidR="00EB6954">
          <w:rPr>
            <w:rFonts w:ascii="Arial" w:hAnsi="Arial" w:cs="Arial"/>
          </w:rPr>
          <w:t xml:space="preserve">(see </w:t>
        </w:r>
      </w:ins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2.3.2</w:t>
      </w:r>
      <w:ins w:id="304" w:author="Bobby Stojanoski" w:date="2025-05-20T12:18:00Z" w16du:dateUtc="2025-05-20T16:18:00Z">
        <w:r w:rsidR="00EB6954">
          <w:rPr>
            <w:rFonts w:ascii="Arial" w:hAnsi="Arial" w:cs="Arial"/>
          </w:rPr>
          <w:t>)</w:t>
        </w:r>
      </w:ins>
      <w:r w:rsidRPr="002E28ED">
        <w:rPr>
          <w:rFonts w:ascii="Arial" w:hAnsi="Arial" w:cs="Arial"/>
        </w:rPr>
        <w:t>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31"/>
        </w:rPr>
        <w:t xml:space="preserve"> </w:t>
      </w:r>
      <w:r w:rsidRPr="002E28ED">
        <w:rPr>
          <w:rFonts w:ascii="Arial" w:hAnsi="Arial" w:cs="Arial"/>
        </w:rPr>
        <w:t>Epochs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 xml:space="preserve">were sorted by Face Type (Real, Virtual), and Emotion (Anger, Disgust, Fear, Happiness, </w:t>
      </w:r>
      <w:r w:rsidRPr="002E28ED">
        <w:rPr>
          <w:rFonts w:ascii="Arial" w:hAnsi="Arial" w:cs="Arial"/>
          <w:spacing w:val="-2"/>
        </w:rPr>
        <w:t>Sadness,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Surprise,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Neutral).</w:t>
      </w:r>
      <w:r w:rsidRPr="002E28ED">
        <w:rPr>
          <w:rFonts w:ascii="Arial" w:hAnsi="Arial" w:cs="Arial"/>
          <w:spacing w:val="14"/>
        </w:rPr>
        <w:t xml:space="preserve"> </w:t>
      </w:r>
      <w:r w:rsidRPr="002E28ED">
        <w:rPr>
          <w:rFonts w:ascii="Arial" w:hAnsi="Arial" w:cs="Arial"/>
          <w:spacing w:val="-2"/>
        </w:rPr>
        <w:t>Baseline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correction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applied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remove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any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constant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or slowly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varying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offsets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data.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data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annotated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with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onsets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offsets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of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block,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along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duration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condition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use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section</w:t>
      </w:r>
      <w:r w:rsidRPr="002E28ED">
        <w:rPr>
          <w:rFonts w:ascii="Arial" w:hAnsi="Arial" w:cs="Arial"/>
          <w:spacing w:val="-12"/>
        </w:rPr>
        <w:t xml:space="preserve"> </w:t>
      </w:r>
      <w:hyperlink w:anchor="_bookmark18" w:history="1">
        <w:r w:rsidRPr="002E28ED">
          <w:rPr>
            <w:rFonts w:ascii="Arial" w:hAnsi="Arial" w:cs="Arial"/>
          </w:rPr>
          <w:t>2.5.3</w:t>
        </w:r>
      </w:hyperlink>
      <w:r w:rsidRPr="002E28ED">
        <w:rPr>
          <w:rFonts w:ascii="Arial" w:hAnsi="Arial" w:cs="Arial"/>
        </w:rPr>
        <w:t xml:space="preserve"> and </w:t>
      </w:r>
      <w:hyperlink w:anchor="_bookmark21" w:history="1">
        <w:r w:rsidRPr="002E28ED">
          <w:rPr>
            <w:rFonts w:ascii="Arial" w:hAnsi="Arial" w:cs="Arial"/>
          </w:rPr>
          <w:t>2.5.4.</w:t>
        </w:r>
      </w:hyperlink>
    </w:p>
    <w:p w14:paraId="49BBF8CE" w14:textId="77777777" w:rsidR="002A482E" w:rsidRPr="002E28ED" w:rsidRDefault="002A482E" w:rsidP="00841C0A">
      <w:pPr>
        <w:pStyle w:val="BodyText"/>
        <w:spacing w:before="87"/>
        <w:rPr>
          <w:rFonts w:ascii="Arial" w:hAnsi="Arial" w:cs="Arial"/>
        </w:rPr>
      </w:pPr>
    </w:p>
    <w:p w14:paraId="49BBF8CF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rPr>
          <w:rFonts w:ascii="Arial" w:hAnsi="Arial" w:cs="Arial"/>
        </w:rPr>
      </w:pPr>
      <w:bookmarkStart w:id="305" w:name="General_Linear_Model_(GLM)_Analysis"/>
      <w:bookmarkStart w:id="306" w:name="_bookmark18"/>
      <w:bookmarkEnd w:id="305"/>
      <w:bookmarkEnd w:id="306"/>
      <w:r w:rsidRPr="002E28ED">
        <w:rPr>
          <w:rFonts w:ascii="Arial" w:hAnsi="Arial" w:cs="Arial"/>
          <w:w w:val="105"/>
        </w:rPr>
        <w:t>General</w:t>
      </w:r>
      <w:r w:rsidRPr="002E28ED">
        <w:rPr>
          <w:rFonts w:ascii="Arial" w:hAnsi="Arial" w:cs="Arial"/>
          <w:spacing w:val="65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Linear</w:t>
      </w:r>
      <w:r w:rsidRPr="002E28ED">
        <w:rPr>
          <w:rFonts w:ascii="Arial" w:hAnsi="Arial" w:cs="Arial"/>
          <w:spacing w:val="65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Model</w:t>
      </w:r>
      <w:r w:rsidRPr="002E28ED">
        <w:rPr>
          <w:rFonts w:ascii="Arial" w:hAnsi="Arial" w:cs="Arial"/>
          <w:spacing w:val="65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(GLM)</w:t>
      </w:r>
      <w:r w:rsidRPr="002E28ED">
        <w:rPr>
          <w:rFonts w:ascii="Arial" w:hAnsi="Arial" w:cs="Arial"/>
          <w:spacing w:val="65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Analysis</w:t>
      </w:r>
    </w:p>
    <w:p w14:paraId="49BBF8D0" w14:textId="77777777" w:rsidR="002A482E" w:rsidRPr="002E28ED" w:rsidRDefault="00100570" w:rsidP="00553CF5">
      <w:pPr>
        <w:pStyle w:val="BodyText"/>
        <w:spacing w:before="298" w:line="355" w:lineRule="auto"/>
        <w:ind w:left="119" w:right="296"/>
        <w:rPr>
          <w:rFonts w:ascii="Arial" w:hAnsi="Arial" w:cs="Arial"/>
        </w:rPr>
      </w:pPr>
      <w:r w:rsidRPr="002E28ED">
        <w:rPr>
          <w:rFonts w:ascii="Arial" w:hAnsi="Arial" w:cs="Arial"/>
        </w:rPr>
        <w:t xml:space="preserve">The General Linear Model (GLM) posits that the observed </w:t>
      </w:r>
      <w:proofErr w:type="spellStart"/>
      <w:r w:rsidRPr="002E28ED">
        <w:rPr>
          <w:rFonts w:ascii="Arial" w:hAnsi="Arial" w:cs="Arial"/>
        </w:rPr>
        <w:t>haemodynamic</w:t>
      </w:r>
      <w:proofErr w:type="spellEnd"/>
      <w:r w:rsidRPr="002E28ED">
        <w:rPr>
          <w:rFonts w:ascii="Arial" w:hAnsi="Arial" w:cs="Arial"/>
        </w:rPr>
        <w:t xml:space="preserve"> signal at </w:t>
      </w:r>
      <w:r w:rsidRPr="002E28ED">
        <w:rPr>
          <w:rFonts w:ascii="Arial" w:hAnsi="Arial" w:cs="Arial"/>
          <w:spacing w:val="-4"/>
        </w:rPr>
        <w:t>each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channel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Region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Interest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(ROI)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linear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combination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task-related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 xml:space="preserve">regressors </w:t>
      </w:r>
      <w:r w:rsidRPr="002E28ED">
        <w:rPr>
          <w:rFonts w:ascii="Arial" w:hAnsi="Arial" w:cs="Arial"/>
          <w:spacing w:val="-8"/>
        </w:rPr>
        <w:t>convolved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with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a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Hemodynamic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Response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Function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(HRF),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plus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nuisance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regressors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 xml:space="preserve">(e.g., </w:t>
      </w:r>
      <w:r w:rsidRPr="002E28ED">
        <w:rPr>
          <w:rFonts w:ascii="Arial" w:hAnsi="Arial" w:cs="Arial"/>
        </w:rPr>
        <w:t>drift)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residual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noise.</w:t>
      </w:r>
      <w:r w:rsidRPr="002E28ED">
        <w:rPr>
          <w:rFonts w:ascii="Arial" w:hAnsi="Arial" w:cs="Arial"/>
          <w:spacing w:val="18"/>
        </w:rPr>
        <w:t xml:space="preserve"> </w:t>
      </w:r>
      <w:r w:rsidRPr="002E28ED">
        <w:rPr>
          <w:rFonts w:ascii="Arial" w:hAnsi="Arial" w:cs="Arial"/>
        </w:rPr>
        <w:t>Mathematically,</w:t>
      </w:r>
    </w:p>
    <w:p w14:paraId="49BBF8D1" w14:textId="77777777" w:rsidR="002A482E" w:rsidRPr="002E28ED" w:rsidRDefault="002A482E" w:rsidP="00841C0A">
      <w:pPr>
        <w:pStyle w:val="BodyText"/>
        <w:spacing w:before="157"/>
        <w:rPr>
          <w:rFonts w:ascii="Arial" w:hAnsi="Arial" w:cs="Arial"/>
        </w:rPr>
      </w:pPr>
    </w:p>
    <w:p w14:paraId="49BBF8D2" w14:textId="77777777" w:rsidR="002A482E" w:rsidRPr="002E28ED" w:rsidRDefault="00100570" w:rsidP="00841C0A">
      <w:pPr>
        <w:tabs>
          <w:tab w:val="left" w:pos="8638"/>
        </w:tabs>
        <w:spacing w:before="1"/>
        <w:ind w:left="3965"/>
        <w:rPr>
          <w:rFonts w:ascii="Arial" w:hAnsi="Arial" w:cs="Arial"/>
          <w:sz w:val="24"/>
          <w:szCs w:val="24"/>
        </w:rPr>
      </w:pPr>
      <w:r w:rsidRPr="002E28ED">
        <w:rPr>
          <w:rFonts w:ascii="Arial" w:eastAsia="Arial" w:hAnsi="Arial" w:cs="Arial"/>
          <w:i/>
          <w:iCs/>
          <w:w w:val="105"/>
          <w:sz w:val="24"/>
          <w:szCs w:val="24"/>
        </w:rPr>
        <w:t>Y</w:t>
      </w:r>
      <w:r w:rsidRPr="002E28ED">
        <w:rPr>
          <w:rFonts w:ascii="Arial" w:eastAsia="Arial" w:hAnsi="Arial" w:cs="Arial"/>
          <w:i/>
          <w:iCs/>
          <w:spacing w:val="57"/>
          <w:w w:val="125"/>
          <w:sz w:val="24"/>
          <w:szCs w:val="24"/>
        </w:rPr>
        <w:t xml:space="preserve"> </w:t>
      </w:r>
      <w:r w:rsidRPr="002E28ED">
        <w:rPr>
          <w:rFonts w:ascii="Arial" w:hAnsi="Arial" w:cs="Arial"/>
          <w:w w:val="125"/>
          <w:sz w:val="24"/>
          <w:szCs w:val="24"/>
        </w:rPr>
        <w:t>=</w:t>
      </w:r>
      <w:r w:rsidRPr="002E28ED">
        <w:rPr>
          <w:rFonts w:ascii="Arial" w:hAnsi="Arial" w:cs="Arial"/>
          <w:spacing w:val="4"/>
          <w:w w:val="125"/>
          <w:sz w:val="24"/>
          <w:szCs w:val="24"/>
        </w:rPr>
        <w:t xml:space="preserve"> </w:t>
      </w:r>
      <w:r w:rsidRPr="002E28ED">
        <w:rPr>
          <w:rFonts w:ascii="Arial" w:eastAsia="Arial" w:hAnsi="Arial" w:cs="Arial"/>
          <w:i/>
          <w:iCs/>
          <w:w w:val="105"/>
          <w:sz w:val="24"/>
          <w:szCs w:val="24"/>
        </w:rPr>
        <w:t>Xβ</w:t>
      </w:r>
      <w:r w:rsidRPr="002E28ED">
        <w:rPr>
          <w:rFonts w:ascii="Arial" w:eastAsia="Arial" w:hAnsi="Arial" w:cs="Arial"/>
          <w:i/>
          <w:iCs/>
          <w:spacing w:val="-4"/>
          <w:w w:val="125"/>
          <w:sz w:val="24"/>
          <w:szCs w:val="24"/>
        </w:rPr>
        <w:t xml:space="preserve"> </w:t>
      </w:r>
      <w:r w:rsidRPr="002E28ED">
        <w:rPr>
          <w:rFonts w:ascii="Arial" w:hAnsi="Arial" w:cs="Arial"/>
          <w:w w:val="125"/>
          <w:sz w:val="24"/>
          <w:szCs w:val="24"/>
        </w:rPr>
        <w:t>+</w:t>
      </w:r>
      <w:r w:rsidRPr="002E28ED">
        <w:rPr>
          <w:rFonts w:ascii="Arial" w:hAnsi="Arial" w:cs="Arial"/>
          <w:spacing w:val="-12"/>
          <w:w w:val="125"/>
          <w:sz w:val="24"/>
          <w:szCs w:val="24"/>
        </w:rPr>
        <w:t xml:space="preserve"> </w:t>
      </w:r>
      <w:r w:rsidRPr="002E28ED">
        <w:rPr>
          <w:rFonts w:ascii="Arial" w:eastAsia="Arial" w:hAnsi="Arial" w:cs="Arial"/>
          <w:i/>
          <w:iCs/>
          <w:spacing w:val="-5"/>
          <w:w w:val="105"/>
          <w:sz w:val="24"/>
          <w:szCs w:val="24"/>
        </w:rPr>
        <w:t>ϵ,</w:t>
      </w:r>
      <w:r w:rsidRPr="002E28ED">
        <w:rPr>
          <w:rFonts w:ascii="Arial" w:eastAsia="Arial" w:hAnsi="Arial" w:cs="Arial"/>
          <w:i/>
          <w:iCs/>
          <w:sz w:val="24"/>
          <w:szCs w:val="24"/>
        </w:rPr>
        <w:tab/>
      </w:r>
      <w:r w:rsidRPr="002E28ED">
        <w:rPr>
          <w:rFonts w:ascii="Arial" w:hAnsi="Arial" w:cs="Arial"/>
          <w:spacing w:val="-2"/>
          <w:w w:val="105"/>
          <w:sz w:val="24"/>
          <w:szCs w:val="24"/>
        </w:rPr>
        <w:t>(2.1)</w:t>
      </w:r>
    </w:p>
    <w:p w14:paraId="49BBF8D3" w14:textId="77777777" w:rsidR="002A482E" w:rsidRPr="002E28ED" w:rsidRDefault="002A482E" w:rsidP="00841C0A">
      <w:pPr>
        <w:pStyle w:val="BodyText"/>
        <w:spacing w:before="46"/>
        <w:rPr>
          <w:rFonts w:ascii="Arial" w:hAnsi="Arial" w:cs="Arial"/>
        </w:rPr>
      </w:pPr>
    </w:p>
    <w:p w14:paraId="49BBF8D4" w14:textId="1E1A2C62" w:rsidR="002A482E" w:rsidRPr="002E28ED" w:rsidRDefault="00100570" w:rsidP="00B95FFE">
      <w:pPr>
        <w:pStyle w:val="BodyText"/>
        <w:spacing w:before="1" w:line="355" w:lineRule="auto"/>
        <w:ind w:left="119" w:right="297" w:firstLine="351"/>
        <w:rPr>
          <w:rFonts w:ascii="Arial" w:hAnsi="Arial" w:cs="Arial"/>
        </w:rPr>
      </w:pPr>
      <w:r w:rsidRPr="002E28ED">
        <w:rPr>
          <w:rFonts w:ascii="Arial" w:hAnsi="Arial" w:cs="Arial"/>
        </w:rPr>
        <w:t xml:space="preserve">where </w:t>
      </w:r>
      <w:r w:rsidRPr="002E28ED">
        <w:rPr>
          <w:rFonts w:ascii="Arial" w:eastAsia="Arial" w:hAnsi="Arial" w:cs="Arial"/>
          <w:i/>
          <w:iCs/>
        </w:rPr>
        <w:t xml:space="preserve">Y </w:t>
      </w:r>
      <w:r w:rsidRPr="002E28ED">
        <w:rPr>
          <w:rFonts w:ascii="Arial" w:hAnsi="Arial" w:cs="Arial"/>
        </w:rPr>
        <w:t xml:space="preserve">is the observed time series, </w:t>
      </w:r>
      <w:r w:rsidRPr="002E28ED">
        <w:rPr>
          <w:rFonts w:ascii="Arial" w:eastAsia="Arial" w:hAnsi="Arial" w:cs="Arial"/>
          <w:i/>
          <w:iCs/>
        </w:rPr>
        <w:t xml:space="preserve">X </w:t>
      </w:r>
      <w:r w:rsidRPr="002E28ED">
        <w:rPr>
          <w:rFonts w:ascii="Arial" w:hAnsi="Arial" w:cs="Arial"/>
        </w:rPr>
        <w:t xml:space="preserve">is the design matrix, </w:t>
      </w:r>
      <w:r w:rsidRPr="002E28ED">
        <w:rPr>
          <w:rFonts w:ascii="Arial" w:eastAsia="Arial" w:hAnsi="Arial" w:cs="Arial"/>
          <w:i/>
          <w:iCs/>
        </w:rPr>
        <w:t xml:space="preserve">β </w:t>
      </w:r>
      <w:r w:rsidRPr="002E28ED">
        <w:rPr>
          <w:rFonts w:ascii="Arial" w:hAnsi="Arial" w:cs="Arial"/>
        </w:rPr>
        <w:t>represents the parameters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estimate,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eastAsia="Arial" w:hAnsi="Arial" w:cs="Arial"/>
          <w:i/>
          <w:iCs/>
        </w:rPr>
        <w:t>ϵ</w:t>
      </w:r>
      <w:r w:rsidRPr="002E28ED">
        <w:rPr>
          <w:rFonts w:ascii="Arial" w:eastAsia="Arial" w:hAnsi="Arial" w:cs="Arial"/>
          <w:i/>
          <w:iCs/>
          <w:spacing w:val="-17"/>
        </w:rPr>
        <w:t xml:space="preserve"> </w:t>
      </w:r>
      <w:r w:rsidRPr="002E28ED">
        <w:rPr>
          <w:rFonts w:ascii="Arial" w:hAnsi="Arial" w:cs="Arial"/>
        </w:rPr>
        <w:t>denotes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residuals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assumed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i.i.d.</w:t>
      </w:r>
      <w:proofErr w:type="spellEnd"/>
      <w:r w:rsidRPr="002E28ED">
        <w:rPr>
          <w:rFonts w:ascii="Arial" w:hAnsi="Arial" w:cs="Arial"/>
        </w:rPr>
        <w:t>)</w:t>
      </w:r>
      <w:r w:rsidRPr="002E28ED">
        <w:rPr>
          <w:rFonts w:ascii="Arial" w:hAnsi="Arial" w:cs="Arial"/>
          <w:spacing w:val="3"/>
        </w:rPr>
        <w:t xml:space="preserve"> </w:t>
      </w:r>
      <w:r w:rsidRPr="002E28ED">
        <w:rPr>
          <w:rFonts w:ascii="Arial" w:hAnsi="Arial" w:cs="Arial"/>
        </w:rPr>
        <w:t>Gaussian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noise. </w:t>
      </w:r>
      <w:r w:rsidRPr="002E28ED">
        <w:rPr>
          <w:rFonts w:ascii="Arial" w:hAnsi="Arial" w:cs="Arial"/>
          <w:spacing w:val="-2"/>
        </w:rPr>
        <w:t>Estimation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performed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via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ordinary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least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squares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(OLS),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yielding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parameter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estimates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quantify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condition-specific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activation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amplitudes.</w:t>
      </w:r>
    </w:p>
    <w:p w14:paraId="49BBF8D5" w14:textId="77777777" w:rsidR="002A482E" w:rsidRPr="002E28ED" w:rsidRDefault="002A482E" w:rsidP="00B95FFE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</w:pPr>
    </w:p>
    <w:p w14:paraId="49BBF8D6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D7" w14:textId="77777777" w:rsidR="002A482E" w:rsidRPr="002E28ED" w:rsidRDefault="00100570" w:rsidP="00B57971">
      <w:pPr>
        <w:pStyle w:val="Heading4"/>
        <w:spacing w:before="1"/>
        <w:jc w:val="left"/>
        <w:rPr>
          <w:rFonts w:ascii="Arial" w:hAnsi="Arial" w:cs="Arial"/>
        </w:rPr>
      </w:pPr>
      <w:r w:rsidRPr="002E28ED">
        <w:rPr>
          <w:rFonts w:ascii="Arial" w:hAnsi="Arial" w:cs="Arial"/>
        </w:rPr>
        <w:t>Design</w:t>
      </w:r>
      <w:r w:rsidRPr="002E28ED">
        <w:rPr>
          <w:rFonts w:ascii="Arial" w:hAnsi="Arial" w:cs="Arial"/>
          <w:spacing w:val="30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Matrix</w:t>
      </w:r>
    </w:p>
    <w:p w14:paraId="49BBF8D8" w14:textId="77777777" w:rsidR="002A482E" w:rsidRPr="002E28ED" w:rsidRDefault="00100570" w:rsidP="00B57971">
      <w:pPr>
        <w:pStyle w:val="BodyText"/>
        <w:spacing w:before="310" w:line="355" w:lineRule="auto"/>
        <w:ind w:left="120" w:right="296"/>
        <w:rPr>
          <w:rFonts w:ascii="Arial" w:hAnsi="Arial" w:cs="Arial"/>
        </w:rPr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49BBF980" wp14:editId="49BBF981">
                <wp:simplePos x="0" y="0"/>
                <wp:positionH relativeFrom="page">
                  <wp:posOffset>3320796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1200" from="261.480011pt,75.866089pt" to="265.171011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1" behindDoc="0" locked="0" layoutInCell="1" allowOverlap="1" wp14:anchorId="49BBF982" wp14:editId="49BBF983">
                <wp:simplePos x="0" y="0"/>
                <wp:positionH relativeFrom="page">
                  <wp:posOffset>3767696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1712" from="296.669006pt,75.866089pt" to="300.360006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2" behindDoc="0" locked="0" layoutInCell="1" allowOverlap="1" wp14:anchorId="49BBF984" wp14:editId="49BBF985">
                <wp:simplePos x="0" y="0"/>
                <wp:positionH relativeFrom="page">
                  <wp:posOffset>4214596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2224" from="331.858002pt,75.866089pt" to="335.549002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3" behindDoc="0" locked="0" layoutInCell="1" allowOverlap="1" wp14:anchorId="49BBF986" wp14:editId="49BBF987">
                <wp:simplePos x="0" y="0"/>
                <wp:positionH relativeFrom="page">
                  <wp:posOffset>4739627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2736" from="373.199005pt,75.866089pt" to="376.890005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4" behindDoc="0" locked="0" layoutInCell="1" allowOverlap="1" wp14:anchorId="49BBF988" wp14:editId="49BBF989">
                <wp:simplePos x="0" y="0"/>
                <wp:positionH relativeFrom="page">
                  <wp:posOffset>2338057</wp:posOffset>
                </wp:positionH>
                <wp:positionV relativeFrom="paragraph">
                  <wp:posOffset>4008984</wp:posOffset>
                </wp:positionV>
                <wp:extent cx="46990" cy="127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3248" from="184.098999pt,315.668091pt" to="187.789999pt,315.668091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5" behindDoc="0" locked="0" layoutInCell="1" allowOverlap="1" wp14:anchorId="49BBF98A" wp14:editId="49BBF98B">
                <wp:simplePos x="0" y="0"/>
                <wp:positionH relativeFrom="page">
                  <wp:posOffset>2426944</wp:posOffset>
                </wp:positionH>
                <wp:positionV relativeFrom="paragraph">
                  <wp:posOffset>4922622</wp:posOffset>
                </wp:positionV>
                <wp:extent cx="46990" cy="127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3760" from="191.098007pt,387.608093pt" to="194.789007pt,387.608093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each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epochs,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events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are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defined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their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trial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type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(e.g.,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emotion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 xml:space="preserve">type), </w:t>
      </w:r>
      <w:r w:rsidRPr="002E28ED">
        <w:rPr>
          <w:rFonts w:ascii="Arial" w:hAnsi="Arial" w:cs="Arial"/>
        </w:rPr>
        <w:t>and onsets/offsets relative to the procedure start, and duration.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design matrix is constructed using </w:t>
      </w:r>
      <w:proofErr w:type="spellStart"/>
      <w:r w:rsidRPr="002E28ED">
        <w:rPr>
          <w:rFonts w:ascii="Arial" w:hAnsi="Arial" w:cs="Arial"/>
        </w:rPr>
        <w:t>Nilearn’s</w:t>
      </w:r>
      <w:proofErr w:type="spellEnd"/>
      <w:r w:rsidRPr="002E28ED">
        <w:rPr>
          <w:rFonts w:ascii="Arial" w:hAnsi="Arial" w:cs="Arial"/>
        </w:rPr>
        <w:t xml:space="preserve"> make </w:t>
      </w:r>
      <w:r w:rsidRPr="002E28ED">
        <w:rPr>
          <w:rFonts w:ascii="Arial" w:hAnsi="Arial" w:cs="Arial"/>
          <w:w w:val="125"/>
        </w:rPr>
        <w:t>first</w:t>
      </w:r>
      <w:r w:rsidRPr="002E28ED">
        <w:rPr>
          <w:rFonts w:ascii="Arial" w:hAnsi="Arial" w:cs="Arial"/>
          <w:spacing w:val="-4"/>
          <w:w w:val="125"/>
        </w:rPr>
        <w:t xml:space="preserve"> </w:t>
      </w:r>
      <w:r w:rsidRPr="002E28ED">
        <w:rPr>
          <w:rFonts w:ascii="Arial" w:hAnsi="Arial" w:cs="Arial"/>
        </w:rPr>
        <w:t xml:space="preserve">level design matrix by convolving a boxcar function (based on the event timing) with a canonical HRF, which is a model of the expected </w:t>
      </w:r>
      <w:proofErr w:type="spellStart"/>
      <w:r w:rsidRPr="002E28ED">
        <w:rPr>
          <w:rFonts w:ascii="Arial" w:hAnsi="Arial" w:cs="Arial"/>
        </w:rPr>
        <w:t>haemodynamic</w:t>
      </w:r>
      <w:proofErr w:type="spellEnd"/>
      <w:r w:rsidRPr="002E28ED">
        <w:rPr>
          <w:rFonts w:ascii="Arial" w:hAnsi="Arial" w:cs="Arial"/>
        </w:rPr>
        <w:t xml:space="preserve"> response to neural activity.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canonical HRF Statistical </w:t>
      </w:r>
      <w:r w:rsidRPr="002E28ED">
        <w:rPr>
          <w:rFonts w:ascii="Arial" w:hAnsi="Arial" w:cs="Arial"/>
          <w:spacing w:val="-2"/>
        </w:rPr>
        <w:t>Parametric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Mapping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(SPM)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(F</w:t>
      </w:r>
      <w:hyperlink w:anchor="_bookmark35" w:history="1">
        <w:r w:rsidRPr="002E28ED">
          <w:rPr>
            <w:rFonts w:ascii="Arial" w:hAnsi="Arial" w:cs="Arial"/>
            <w:spacing w:val="-2"/>
          </w:rPr>
          <w:t>riston,</w:t>
        </w:r>
      </w:hyperlink>
      <w:r w:rsidRPr="002E28ED">
        <w:rPr>
          <w:rFonts w:ascii="Arial" w:hAnsi="Arial" w:cs="Arial"/>
          <w:spacing w:val="-4"/>
        </w:rPr>
        <w:t xml:space="preserve"> </w:t>
      </w:r>
      <w:hyperlink w:anchor="_bookmark35" w:history="1">
        <w:r w:rsidRPr="002E28ED">
          <w:rPr>
            <w:rFonts w:ascii="Arial" w:hAnsi="Arial" w:cs="Arial"/>
            <w:spacing w:val="-2"/>
          </w:rPr>
          <w:t>2007)</w:t>
        </w:r>
      </w:hyperlink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chosen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model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neurovascular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 xml:space="preserve">coupling, </w:t>
      </w:r>
      <w:r w:rsidRPr="002E28ED">
        <w:rPr>
          <w:rFonts w:ascii="Arial" w:hAnsi="Arial" w:cs="Arial"/>
        </w:rPr>
        <w:t>this model captures the stereotypical rise and fall of the BOLD/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 response.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</w:t>
      </w:r>
      <w:r w:rsidRPr="002E28ED">
        <w:rPr>
          <w:rFonts w:ascii="Arial" w:hAnsi="Arial" w:cs="Arial"/>
          <w:spacing w:val="-6"/>
        </w:rPr>
        <w:t>cosine drift model was utilized, which incorporates discrete cosine transform (DCT) basis functions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into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the design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matrix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model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and remove low-frequency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drifts.</w:t>
      </w:r>
      <w:r w:rsidRPr="002E28ED">
        <w:rPr>
          <w:rFonts w:ascii="Arial" w:hAnsi="Arial" w:cs="Arial"/>
          <w:spacing w:val="22"/>
        </w:rPr>
        <w:t xml:space="preserve"> </w:t>
      </w:r>
      <w:r w:rsidRPr="002E28ED">
        <w:rPr>
          <w:rFonts w:ascii="Arial" w:hAnsi="Arial" w:cs="Arial"/>
          <w:spacing w:val="-6"/>
        </w:rPr>
        <w:t xml:space="preserve">The selection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high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pass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cutoff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frequency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guided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structure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experimental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design. 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cutoff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period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set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twice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duration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longest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inter-trial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interval,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 xml:space="preserve">each </w:t>
      </w:r>
      <w:r w:rsidRPr="002E28ED">
        <w:rPr>
          <w:rFonts w:ascii="Arial" w:hAnsi="Arial" w:cs="Arial"/>
          <w:spacing w:val="-4"/>
        </w:rPr>
        <w:t>fixation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period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epochs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(or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blocks)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is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16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seconds.</w:t>
      </w:r>
      <w:r w:rsidRPr="002E28ED">
        <w:rPr>
          <w:rFonts w:ascii="Arial" w:hAnsi="Arial" w:cs="Arial"/>
          <w:spacing w:val="16"/>
        </w:rPr>
        <w:t xml:space="preserve"> </w:t>
      </w:r>
      <w:r w:rsidRPr="002E28ED">
        <w:rPr>
          <w:rFonts w:ascii="Arial" w:hAnsi="Arial" w:cs="Arial"/>
          <w:spacing w:val="-4"/>
        </w:rPr>
        <w:t>Therefore,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cutoff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period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 xml:space="preserve">32 </w:t>
      </w:r>
      <w:r w:rsidRPr="002E28ED">
        <w:rPr>
          <w:rFonts w:ascii="Arial" w:hAnsi="Arial" w:cs="Arial"/>
        </w:rPr>
        <w:t>seconds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(i.e.,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high pass=0.03125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Hz)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would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appropriate. This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ensures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 xml:space="preserve">drift </w:t>
      </w:r>
      <w:r w:rsidRPr="002E28ED">
        <w:rPr>
          <w:rFonts w:ascii="Arial" w:hAnsi="Arial" w:cs="Arial"/>
          <w:spacing w:val="-2"/>
        </w:rPr>
        <w:t>model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does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not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remove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task-related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signal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components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that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occur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frequencies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higher than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cutoff</w:t>
      </w:r>
      <w:r w:rsidRPr="002E28ED">
        <w:rPr>
          <w:rFonts w:ascii="Arial" w:hAnsi="Arial" w:cs="Arial"/>
          <w:spacing w:val="-13"/>
        </w:rPr>
        <w:t xml:space="preserve"> </w:t>
      </w:r>
      <w:hyperlink w:anchor="_bookmark45" w:history="1">
        <w:r w:rsidRPr="002E28ED">
          <w:rPr>
            <w:rFonts w:ascii="Arial" w:hAnsi="Arial" w:cs="Arial"/>
            <w:spacing w:val="-2"/>
          </w:rPr>
          <w:t>(Luke</w:t>
        </w:r>
        <w:r w:rsidRPr="002E28ED">
          <w:rPr>
            <w:rFonts w:ascii="Arial" w:hAnsi="Arial" w:cs="Arial"/>
            <w:spacing w:val="-13"/>
          </w:rPr>
          <w:t xml:space="preserve"> </w:t>
        </w:r>
        <w:r w:rsidRPr="002E28ED">
          <w:rPr>
            <w:rFonts w:ascii="Arial" w:hAnsi="Arial" w:cs="Arial"/>
            <w:spacing w:val="-2"/>
          </w:rPr>
          <w:t>et</w:t>
        </w:r>
        <w:r w:rsidRPr="002E28ED">
          <w:rPr>
            <w:rFonts w:ascii="Arial" w:hAnsi="Arial" w:cs="Arial"/>
            <w:spacing w:val="-13"/>
          </w:rPr>
          <w:t xml:space="preserve"> </w:t>
        </w:r>
        <w:r w:rsidRPr="002E28ED">
          <w:rPr>
            <w:rFonts w:ascii="Arial" w:hAnsi="Arial" w:cs="Arial"/>
            <w:spacing w:val="-2"/>
          </w:rPr>
          <w:t>al.,</w:t>
        </w:r>
      </w:hyperlink>
      <w:r w:rsidRPr="002E28ED">
        <w:rPr>
          <w:rFonts w:ascii="Arial" w:hAnsi="Arial" w:cs="Arial"/>
          <w:spacing w:val="-13"/>
        </w:rPr>
        <w:t xml:space="preserve"> </w:t>
      </w:r>
      <w:hyperlink w:anchor="_bookmark45" w:history="1">
        <w:r w:rsidRPr="002E28ED">
          <w:rPr>
            <w:rFonts w:ascii="Arial" w:hAnsi="Arial" w:cs="Arial"/>
            <w:spacing w:val="-2"/>
          </w:rPr>
          <w:t>2021).</w:t>
        </w:r>
      </w:hyperlink>
      <w:r w:rsidRPr="002E28ED">
        <w:rPr>
          <w:rFonts w:ascii="Arial" w:hAnsi="Arial" w:cs="Arial"/>
          <w:spacing w:val="14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design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matrix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i/>
          <w:spacing w:val="-2"/>
        </w:rPr>
        <w:t>X</w:t>
      </w:r>
      <w:r w:rsidRPr="002E28ED">
        <w:rPr>
          <w:rFonts w:ascii="Arial" w:hAnsi="Arial" w:cs="Arial"/>
          <w:i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preprocessed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time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series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are fed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into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MNE’s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 xml:space="preserve">run </w:t>
      </w:r>
      <w:proofErr w:type="spellStart"/>
      <w:r w:rsidRPr="002E28ED">
        <w:rPr>
          <w:rFonts w:ascii="Arial" w:hAnsi="Arial" w:cs="Arial"/>
          <w:spacing w:val="-2"/>
        </w:rPr>
        <w:t>glm</w:t>
      </w:r>
      <w:proofErr w:type="spellEnd"/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function,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which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computes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OLS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estimates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i/>
          <w:spacing w:val="-2"/>
        </w:rPr>
        <w:t>β</w:t>
      </w:r>
      <w:r w:rsidRPr="002E28ED">
        <w:rPr>
          <w:rFonts w:ascii="Arial" w:hAnsi="Arial" w:cs="Arial"/>
          <w:i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each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channel.</w:t>
      </w:r>
    </w:p>
    <w:p w14:paraId="49BBF8D9" w14:textId="77777777" w:rsidR="002A482E" w:rsidRPr="002E28ED" w:rsidRDefault="002A482E" w:rsidP="00B57971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</w:pPr>
    </w:p>
    <w:p w14:paraId="49BBF8DA" w14:textId="77777777" w:rsidR="002A482E" w:rsidRPr="002E28ED" w:rsidRDefault="002A482E" w:rsidP="00841C0A">
      <w:pPr>
        <w:pStyle w:val="BodyText"/>
        <w:spacing w:before="146"/>
        <w:rPr>
          <w:rFonts w:ascii="Arial" w:hAnsi="Arial" w:cs="Arial"/>
          <w:sz w:val="20"/>
        </w:rPr>
      </w:pPr>
    </w:p>
    <w:p w14:paraId="49BBF8DB" w14:textId="77777777" w:rsidR="002A482E" w:rsidRPr="002E28ED" w:rsidRDefault="00100570" w:rsidP="00841C0A">
      <w:pPr>
        <w:pStyle w:val="BodyText"/>
        <w:ind w:left="120"/>
        <w:rPr>
          <w:rFonts w:ascii="Arial" w:hAnsi="Arial" w:cs="Arial"/>
          <w:sz w:val="20"/>
        </w:rPr>
      </w:pPr>
      <w:r w:rsidRPr="002E28ED">
        <w:rPr>
          <w:rFonts w:ascii="Arial" w:hAnsi="Arial" w:cs="Arial"/>
          <w:noProof/>
          <w:sz w:val="20"/>
        </w:rPr>
        <w:drawing>
          <wp:inline distT="0" distB="0" distL="0" distR="0" wp14:anchorId="49BBF98C" wp14:editId="49BBF98D">
            <wp:extent cx="5829300" cy="290331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8DC" w14:textId="77777777" w:rsidR="002A482E" w:rsidRPr="002E28ED" w:rsidRDefault="00100570" w:rsidP="007711FE">
      <w:pPr>
        <w:pStyle w:val="BodyText"/>
        <w:spacing w:before="99" w:line="213" w:lineRule="auto"/>
        <w:ind w:left="120" w:right="296"/>
        <w:rPr>
          <w:rFonts w:ascii="Arial" w:hAnsi="Arial" w:cs="Arial"/>
        </w:rPr>
      </w:pPr>
      <w:bookmarkStart w:id="307" w:name="_bookmark19"/>
      <w:bookmarkEnd w:id="307"/>
      <w:r w:rsidRPr="002E28ED">
        <w:rPr>
          <w:rFonts w:ascii="Arial" w:hAnsi="Arial" w:cs="Arial"/>
          <w:spacing w:val="-4"/>
        </w:rPr>
        <w:t>Figure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2.5: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Sample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design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matrix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single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participant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effect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Face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type,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 xml:space="preserve">showing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first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7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blocks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(250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seconds)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single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experiment.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design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 xml:space="preserve">organized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condition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(Blue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real,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orange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virtual),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result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convolving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boxcar </w:t>
      </w:r>
      <w:r w:rsidRPr="002E28ED">
        <w:rPr>
          <w:rFonts w:ascii="Arial" w:hAnsi="Arial" w:cs="Arial"/>
        </w:rPr>
        <w:t>function with the canonical HRF SPM.</w:t>
      </w:r>
    </w:p>
    <w:p w14:paraId="49BBF8DD" w14:textId="77777777" w:rsidR="002A482E" w:rsidRPr="002E28ED" w:rsidRDefault="002A482E" w:rsidP="00841C0A">
      <w:pPr>
        <w:pStyle w:val="BodyText"/>
        <w:spacing w:before="263"/>
        <w:rPr>
          <w:rFonts w:ascii="Arial" w:hAnsi="Arial" w:cs="Arial"/>
        </w:rPr>
      </w:pPr>
    </w:p>
    <w:p w14:paraId="49BBF8DE" w14:textId="77777777" w:rsidR="002A482E" w:rsidRPr="002E28ED" w:rsidRDefault="00100570" w:rsidP="007711FE">
      <w:pPr>
        <w:pStyle w:val="Heading4"/>
        <w:jc w:val="left"/>
        <w:rPr>
          <w:rFonts w:ascii="Arial" w:hAnsi="Arial" w:cs="Arial"/>
        </w:rPr>
      </w:pPr>
      <w:bookmarkStart w:id="308" w:name="_bookmark20"/>
      <w:bookmarkEnd w:id="308"/>
      <w:r w:rsidRPr="002E28ED">
        <w:rPr>
          <w:rFonts w:ascii="Arial" w:hAnsi="Arial" w:cs="Arial"/>
          <w:w w:val="110"/>
        </w:rPr>
        <w:t>Contrast</w:t>
      </w:r>
      <w:r w:rsidRPr="002E28ED">
        <w:rPr>
          <w:rFonts w:ascii="Arial" w:hAnsi="Arial" w:cs="Arial"/>
          <w:spacing w:val="12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Computation</w:t>
      </w:r>
    </w:p>
    <w:p w14:paraId="49BBF8DF" w14:textId="70A202AD" w:rsidR="002A482E" w:rsidRPr="002E28ED" w:rsidRDefault="00100570" w:rsidP="007711FE">
      <w:pPr>
        <w:pStyle w:val="BodyText"/>
        <w:spacing w:before="311" w:line="355" w:lineRule="auto"/>
        <w:ind w:left="119" w:right="296"/>
        <w:rPr>
          <w:rFonts w:ascii="Arial" w:hAnsi="Arial" w:cs="Arial"/>
        </w:rPr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6" behindDoc="0" locked="0" layoutInCell="1" allowOverlap="1" wp14:anchorId="49BBF98E" wp14:editId="49BBF98F">
                <wp:simplePos x="0" y="0"/>
                <wp:positionH relativeFrom="page">
                  <wp:posOffset>5564797</wp:posOffset>
                </wp:positionH>
                <wp:positionV relativeFrom="paragraph">
                  <wp:posOffset>1268558</wp:posOffset>
                </wp:positionV>
                <wp:extent cx="46990" cy="127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4272" from="438.173004pt,99.88652pt" to="441.864004pt,99.88652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spacing w:val="-8"/>
        </w:rPr>
        <w:t>All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pairwise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contrasts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were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generated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between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conditions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by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constructing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  <w:spacing w:val="-8"/>
        </w:rPr>
        <w:t>an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identity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con</w:t>
      </w:r>
      <w:del w:id="309" w:author="Bobby Stojanoski" w:date="2025-05-20T12:21:00Z" w16du:dateUtc="2025-05-20T16:21:00Z">
        <w:r w:rsidRPr="002E28ED" w:rsidDel="007711FE">
          <w:rPr>
            <w:rFonts w:ascii="Arial" w:hAnsi="Arial" w:cs="Arial"/>
            <w:spacing w:val="-8"/>
          </w:rPr>
          <w:delText xml:space="preserve"> </w:delText>
        </w:r>
      </w:del>
      <w:r w:rsidRPr="002E28ED">
        <w:rPr>
          <w:rFonts w:ascii="Arial" w:hAnsi="Arial" w:cs="Arial"/>
          <w:spacing w:val="-2"/>
        </w:rPr>
        <w:t>trast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matrix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over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design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columns.</w:t>
      </w:r>
      <w:r w:rsidRPr="002E28ED">
        <w:rPr>
          <w:rFonts w:ascii="Arial" w:hAnsi="Arial" w:cs="Arial"/>
          <w:spacing w:val="16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each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pair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conditions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(</w:t>
      </w:r>
      <w:r w:rsidRPr="002E28ED">
        <w:rPr>
          <w:rFonts w:ascii="Arial" w:hAnsi="Arial" w:cs="Arial"/>
          <w:i/>
          <w:spacing w:val="-2"/>
        </w:rPr>
        <w:t>A,</w:t>
      </w:r>
      <w:r w:rsidRPr="002E28ED">
        <w:rPr>
          <w:rFonts w:ascii="Arial" w:hAnsi="Arial" w:cs="Arial"/>
          <w:i/>
          <w:spacing w:val="-15"/>
        </w:rPr>
        <w:t xml:space="preserve"> </w:t>
      </w:r>
      <w:r w:rsidRPr="002E28ED">
        <w:rPr>
          <w:rFonts w:ascii="Arial" w:hAnsi="Arial" w:cs="Arial"/>
          <w:i/>
          <w:spacing w:val="-2"/>
        </w:rPr>
        <w:t>B</w:t>
      </w:r>
      <w:r w:rsidRPr="002E28ED">
        <w:rPr>
          <w:rFonts w:ascii="Arial" w:hAnsi="Arial" w:cs="Arial"/>
          <w:spacing w:val="-2"/>
        </w:rPr>
        <w:t>),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contrast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 xml:space="preserve">vector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defined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as: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i/>
        </w:rPr>
        <w:t>c</w:t>
      </w:r>
      <w:r w:rsidRPr="002E28ED">
        <w:rPr>
          <w:rFonts w:ascii="Arial" w:hAnsi="Arial" w:cs="Arial"/>
          <w:i/>
          <w:spacing w:val="-17"/>
        </w:rPr>
        <w:t xml:space="preserve"> </w:t>
      </w:r>
      <w:r w:rsidRPr="002E28ED">
        <w:rPr>
          <w:rFonts w:ascii="Arial" w:hAnsi="Arial" w:cs="Arial"/>
          <w:w w:val="120"/>
        </w:rPr>
        <w:t>=</w:t>
      </w:r>
      <w:r w:rsidRPr="002E28ED">
        <w:rPr>
          <w:rFonts w:ascii="Arial" w:hAnsi="Arial" w:cs="Arial"/>
          <w:spacing w:val="-18"/>
          <w:w w:val="120"/>
        </w:rPr>
        <w:t xml:space="preserve"> </w:t>
      </w:r>
      <w:proofErr w:type="spellStart"/>
      <w:r w:rsidRPr="002E28ED">
        <w:rPr>
          <w:rFonts w:ascii="Arial" w:hAnsi="Arial" w:cs="Arial"/>
          <w:i/>
        </w:rPr>
        <w:t>e</w:t>
      </w:r>
      <w:r w:rsidRPr="002E28ED">
        <w:rPr>
          <w:rFonts w:ascii="Arial" w:hAnsi="Arial" w:cs="Arial"/>
          <w:i/>
          <w:vertAlign w:val="subscript"/>
        </w:rPr>
        <w:t>A</w:t>
      </w:r>
      <w:proofErr w:type="spellEnd"/>
      <w:r w:rsidRPr="002E28ED">
        <w:rPr>
          <w:rFonts w:ascii="Arial" w:hAnsi="Arial" w:cs="Arial"/>
          <w:i/>
          <w:spacing w:val="-15"/>
        </w:rPr>
        <w:t xml:space="preserve"> </w:t>
      </w:r>
      <w:r w:rsidRPr="002E28ED">
        <w:rPr>
          <w:rFonts w:ascii="Arial" w:hAnsi="Arial" w:cs="Arial"/>
          <w:i/>
          <w:spacing w:val="14"/>
        </w:rPr>
        <w:t>−</w:t>
      </w:r>
      <w:proofErr w:type="spellStart"/>
      <w:r w:rsidRPr="002E28ED">
        <w:rPr>
          <w:rFonts w:ascii="Arial" w:hAnsi="Arial" w:cs="Arial"/>
          <w:i/>
          <w:spacing w:val="14"/>
        </w:rPr>
        <w:t>e</w:t>
      </w:r>
      <w:r w:rsidRPr="002E28ED">
        <w:rPr>
          <w:rFonts w:ascii="Arial" w:hAnsi="Arial" w:cs="Arial"/>
          <w:i/>
          <w:spacing w:val="14"/>
          <w:vertAlign w:val="subscript"/>
        </w:rPr>
        <w:t>B</w:t>
      </w:r>
      <w:proofErr w:type="spellEnd"/>
      <w:r w:rsidRPr="002E28ED">
        <w:rPr>
          <w:rFonts w:ascii="Arial" w:hAnsi="Arial" w:cs="Arial"/>
          <w:spacing w:val="14"/>
        </w:rPr>
        <w:t>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where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  <w:i/>
        </w:rPr>
        <w:t>e</w:t>
      </w:r>
      <w:r w:rsidRPr="002E28ED">
        <w:rPr>
          <w:rFonts w:ascii="Arial" w:hAnsi="Arial" w:cs="Arial"/>
          <w:i/>
          <w:vertAlign w:val="subscript"/>
        </w:rPr>
        <w:t>A</w:t>
      </w:r>
      <w:proofErr w:type="spellEnd"/>
      <w:r w:rsidRPr="002E28ED">
        <w:rPr>
          <w:rFonts w:ascii="Arial" w:hAnsi="Arial" w:cs="Arial"/>
          <w:i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4"/>
        </w:rPr>
        <w:t xml:space="preserve"> </w:t>
      </w:r>
      <w:proofErr w:type="spellStart"/>
      <w:r w:rsidRPr="002E28ED">
        <w:rPr>
          <w:rFonts w:ascii="Arial" w:hAnsi="Arial" w:cs="Arial"/>
          <w:i/>
        </w:rPr>
        <w:t>e</w:t>
      </w:r>
      <w:r w:rsidRPr="002E28ED">
        <w:rPr>
          <w:rFonts w:ascii="Arial" w:hAnsi="Arial" w:cs="Arial"/>
          <w:i/>
          <w:vertAlign w:val="subscript"/>
        </w:rPr>
        <w:t>B</w:t>
      </w:r>
      <w:proofErr w:type="spellEnd"/>
      <w:r w:rsidRPr="002E28ED">
        <w:rPr>
          <w:rFonts w:ascii="Arial" w:hAnsi="Arial" w:cs="Arial"/>
          <w:i/>
          <w:spacing w:val="-2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respective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design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columns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for conditions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i/>
        </w:rPr>
        <w:t>A</w:t>
      </w:r>
      <w:r w:rsidRPr="002E28ED">
        <w:rPr>
          <w:rFonts w:ascii="Arial" w:hAnsi="Arial" w:cs="Arial"/>
          <w:i/>
          <w:spacing w:val="-17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i/>
        </w:rPr>
        <w:t>B</w:t>
      </w:r>
      <w:r w:rsidRPr="002E28ED">
        <w:rPr>
          <w:rFonts w:ascii="Arial" w:hAnsi="Arial" w:cs="Arial"/>
        </w:rPr>
        <w:t>. Contrasts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computed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using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MNE’s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compute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contrast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function, which produces effect estimates and test statistics aggregated across channels.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Since numerous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statistical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tests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performed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channels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contrasts,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i/>
        </w:rPr>
        <w:t>p</w:t>
      </w:r>
      <w:r w:rsidRPr="002E28ED">
        <w:rPr>
          <w:rFonts w:ascii="Arial" w:hAnsi="Arial" w:cs="Arial"/>
        </w:rPr>
        <w:t>-values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 xml:space="preserve">were </w:t>
      </w:r>
      <w:r w:rsidRPr="002E28ED">
        <w:rPr>
          <w:rFonts w:ascii="Arial" w:hAnsi="Arial" w:cs="Arial"/>
          <w:spacing w:val="-4"/>
        </w:rPr>
        <w:t>corrected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false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discovery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rate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(FDR)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using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Benjamini-Hochberg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procedure</w:t>
      </w:r>
      <w:r w:rsidRPr="002E28ED">
        <w:rPr>
          <w:rFonts w:ascii="Arial" w:hAnsi="Arial" w:cs="Arial"/>
          <w:spacing w:val="-10"/>
        </w:rPr>
        <w:t xml:space="preserve"> </w:t>
      </w:r>
      <w:hyperlink w:anchor="_bookmark53" w:history="1">
        <w:r w:rsidRPr="002E28ED">
          <w:rPr>
            <w:rFonts w:ascii="Arial" w:hAnsi="Arial" w:cs="Arial"/>
            <w:spacing w:val="-4"/>
          </w:rPr>
          <w:t>(Singh</w:t>
        </w:r>
      </w:hyperlink>
      <w:r w:rsidRPr="002E28ED">
        <w:rPr>
          <w:rFonts w:ascii="Arial" w:hAnsi="Arial" w:cs="Arial"/>
          <w:spacing w:val="-4"/>
        </w:rPr>
        <w:t xml:space="preserve"> </w:t>
      </w:r>
      <w:hyperlink w:anchor="_bookmark53" w:history="1">
        <w:r w:rsidRPr="002E28ED">
          <w:rPr>
            <w:rFonts w:ascii="Arial" w:hAnsi="Arial" w:cs="Arial"/>
          </w:rPr>
          <w:t>and Dan,</w:t>
        </w:r>
      </w:hyperlink>
      <w:r w:rsidRPr="002E28ED">
        <w:rPr>
          <w:rFonts w:ascii="Arial" w:hAnsi="Arial" w:cs="Arial"/>
        </w:rPr>
        <w:t xml:space="preserve"> </w:t>
      </w:r>
      <w:hyperlink w:anchor="_bookmark53" w:history="1">
        <w:r w:rsidRPr="002E28ED">
          <w:rPr>
            <w:rFonts w:ascii="Arial" w:hAnsi="Arial" w:cs="Arial"/>
          </w:rPr>
          <w:t>2006)</w:t>
        </w:r>
      </w:hyperlink>
      <w:r w:rsidRPr="002E28ED">
        <w:rPr>
          <w:rFonts w:ascii="Arial" w:hAnsi="Arial" w:cs="Arial"/>
        </w:rPr>
        <w:t xml:space="preserve"> with a family-wise error rate of </w:t>
      </w:r>
      <w:r w:rsidRPr="002E28ED">
        <w:rPr>
          <w:rFonts w:ascii="Arial" w:hAnsi="Arial" w:cs="Arial"/>
          <w:i/>
        </w:rPr>
        <w:t>α</w:t>
      </w:r>
      <w:r w:rsidRPr="002E28ED">
        <w:rPr>
          <w:rFonts w:ascii="Arial" w:hAnsi="Arial" w:cs="Arial"/>
        </w:rPr>
        <w:t>=0.05.</w:t>
      </w:r>
    </w:p>
    <w:p w14:paraId="49BBF8E0" w14:textId="77777777" w:rsidR="002A482E" w:rsidRPr="002E28ED" w:rsidRDefault="002A482E" w:rsidP="00841C0A">
      <w:pPr>
        <w:pStyle w:val="BodyText"/>
        <w:spacing w:before="87"/>
        <w:rPr>
          <w:rFonts w:ascii="Arial" w:hAnsi="Arial" w:cs="Arial"/>
        </w:rPr>
      </w:pPr>
    </w:p>
    <w:p w14:paraId="49BBF8E1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ind w:hanging="986"/>
        <w:rPr>
          <w:rFonts w:ascii="Arial" w:hAnsi="Arial" w:cs="Arial"/>
        </w:rPr>
      </w:pPr>
      <w:bookmarkStart w:id="310" w:name="Functional_Connectivity_Analysis"/>
      <w:bookmarkStart w:id="311" w:name="_bookmark21"/>
      <w:bookmarkEnd w:id="310"/>
      <w:bookmarkEnd w:id="311"/>
      <w:r w:rsidRPr="002E28ED">
        <w:rPr>
          <w:rFonts w:ascii="Arial" w:hAnsi="Arial" w:cs="Arial"/>
          <w:w w:val="110"/>
        </w:rPr>
        <w:t>Functional</w:t>
      </w:r>
      <w:r w:rsidRPr="002E28ED">
        <w:rPr>
          <w:rFonts w:ascii="Arial" w:hAnsi="Arial" w:cs="Arial"/>
          <w:spacing w:val="-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Connectivity</w:t>
      </w:r>
      <w:r w:rsidRPr="002E28ED">
        <w:rPr>
          <w:rFonts w:ascii="Arial" w:hAnsi="Arial" w:cs="Arial"/>
          <w:spacing w:val="-2"/>
          <w:w w:val="110"/>
        </w:rPr>
        <w:t xml:space="preserve"> Analysis</w:t>
      </w:r>
    </w:p>
    <w:p w14:paraId="49BBF8E2" w14:textId="2983A797" w:rsidR="002A482E" w:rsidRPr="002E28ED" w:rsidRDefault="00100570" w:rsidP="0019504D">
      <w:pPr>
        <w:pStyle w:val="BodyText"/>
        <w:spacing w:before="299" w:line="355" w:lineRule="auto"/>
        <w:ind w:left="120" w:right="296"/>
        <w:rPr>
          <w:rFonts w:ascii="Arial" w:hAnsi="Arial" w:cs="Arial"/>
        </w:rPr>
      </w:pPr>
      <w:del w:id="312" w:author="Bobby Stojanoski" w:date="2025-05-20T12:22:00Z" w16du:dateUtc="2025-05-20T16:22:00Z">
        <w:r w:rsidRPr="002E28ED" w:rsidDel="0019504D">
          <w:rPr>
            <w:rFonts w:ascii="Arial" w:hAnsi="Arial" w:cs="Arial"/>
            <w:spacing w:val="-4"/>
          </w:rPr>
          <w:delText>In</w:delText>
        </w:r>
        <w:r w:rsidRPr="002E28ED" w:rsidDel="0019504D">
          <w:rPr>
            <w:rFonts w:ascii="Arial" w:hAnsi="Arial" w:cs="Arial"/>
            <w:spacing w:val="-9"/>
          </w:rPr>
          <w:delText xml:space="preserve"> </w:delText>
        </w:r>
        <w:r w:rsidRPr="002E28ED" w:rsidDel="0019504D">
          <w:rPr>
            <w:rFonts w:ascii="Arial" w:hAnsi="Arial" w:cs="Arial"/>
            <w:spacing w:val="-4"/>
          </w:rPr>
          <w:delText>order</w:delText>
        </w:r>
        <w:r w:rsidRPr="002E28ED" w:rsidDel="0019504D">
          <w:rPr>
            <w:rFonts w:ascii="Arial" w:hAnsi="Arial" w:cs="Arial"/>
            <w:spacing w:val="-9"/>
          </w:rPr>
          <w:delText xml:space="preserve"> </w:delText>
        </w:r>
        <w:r w:rsidRPr="002E28ED" w:rsidDel="0019504D">
          <w:rPr>
            <w:rFonts w:ascii="Arial" w:hAnsi="Arial" w:cs="Arial"/>
            <w:spacing w:val="-4"/>
          </w:rPr>
          <w:delText>to</w:delText>
        </w:r>
      </w:del>
      <w:ins w:id="313" w:author="Bobby Stojanoski" w:date="2025-05-20T12:22:00Z" w16du:dateUtc="2025-05-20T16:22:00Z">
        <w:r w:rsidR="0019504D" w:rsidRPr="002E28ED">
          <w:rPr>
            <w:rFonts w:ascii="Arial" w:hAnsi="Arial" w:cs="Arial"/>
            <w:spacing w:val="-4"/>
          </w:rPr>
          <w:t>To</w:t>
        </w:r>
      </w:ins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characterize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temporal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coordination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channels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during</w:t>
      </w:r>
      <w:r w:rsidRPr="002E28ED">
        <w:rPr>
          <w:rFonts w:ascii="Arial" w:hAnsi="Arial" w:cs="Arial"/>
          <w:spacing w:val="-9"/>
        </w:rPr>
        <w:t xml:space="preserve"> </w:t>
      </w:r>
      <w:ins w:id="314" w:author="Bobby Stojanoski" w:date="2025-05-20T12:22:00Z" w16du:dateUtc="2025-05-20T16:22:00Z">
        <w:r w:rsidR="0019504D">
          <w:rPr>
            <w:rFonts w:ascii="Arial" w:hAnsi="Arial" w:cs="Arial"/>
            <w:spacing w:val="-9"/>
          </w:rPr>
          <w:t xml:space="preserve">face and </w:t>
        </w:r>
      </w:ins>
      <w:r w:rsidRPr="002E28ED">
        <w:rPr>
          <w:rFonts w:ascii="Arial" w:hAnsi="Arial" w:cs="Arial"/>
          <w:spacing w:val="-4"/>
        </w:rPr>
        <w:t>emo</w:t>
      </w:r>
      <w:del w:id="315" w:author="Bobby Stojanoski" w:date="2025-05-20T12:22:00Z" w16du:dateUtc="2025-05-20T16:22:00Z">
        <w:r w:rsidRPr="002E28ED" w:rsidDel="0019504D">
          <w:rPr>
            <w:rFonts w:ascii="Arial" w:hAnsi="Arial" w:cs="Arial"/>
            <w:spacing w:val="-4"/>
          </w:rPr>
          <w:delText xml:space="preserve">- </w:delText>
        </w:r>
      </w:del>
      <w:r w:rsidRPr="002E28ED">
        <w:rPr>
          <w:rFonts w:ascii="Arial" w:hAnsi="Arial" w:cs="Arial"/>
          <w:spacing w:val="-8"/>
        </w:rPr>
        <w:t>tion</w:t>
      </w:r>
      <w:ins w:id="316" w:author="Bobby Stojanoski" w:date="2025-05-20T12:22:00Z" w16du:dateUtc="2025-05-20T16:22:00Z">
        <w:r w:rsidR="0019504D">
          <w:rPr>
            <w:rFonts w:ascii="Arial" w:hAnsi="Arial" w:cs="Arial"/>
            <w:spacing w:val="-2"/>
          </w:rPr>
          <w:t xml:space="preserve"> </w:t>
        </w:r>
      </w:ins>
      <w:del w:id="317" w:author="Bobby Stojanoski" w:date="2025-05-20T12:22:00Z" w16du:dateUtc="2025-05-20T16:22:00Z">
        <w:r w:rsidRPr="002E28ED" w:rsidDel="0019504D">
          <w:rPr>
            <w:rFonts w:ascii="Arial" w:hAnsi="Arial" w:cs="Arial"/>
            <w:spacing w:val="-8"/>
          </w:rPr>
          <w:delText>al</w:delText>
        </w:r>
        <w:r w:rsidRPr="002E28ED" w:rsidDel="0019504D">
          <w:rPr>
            <w:rFonts w:ascii="Arial" w:hAnsi="Arial" w:cs="Arial"/>
            <w:spacing w:val="-2"/>
          </w:rPr>
          <w:delText xml:space="preserve"> </w:delText>
        </w:r>
        <w:r w:rsidRPr="002E28ED" w:rsidDel="0019504D">
          <w:rPr>
            <w:rFonts w:ascii="Arial" w:hAnsi="Arial" w:cs="Arial"/>
            <w:spacing w:val="-8"/>
          </w:rPr>
          <w:delText>face</w:delText>
        </w:r>
        <w:r w:rsidRPr="002E28ED" w:rsidDel="0019504D">
          <w:rPr>
            <w:rFonts w:ascii="Arial" w:hAnsi="Arial" w:cs="Arial"/>
            <w:spacing w:val="-2"/>
          </w:rPr>
          <w:delText xml:space="preserve"> </w:delText>
        </w:r>
      </w:del>
      <w:r w:rsidRPr="002E28ED">
        <w:rPr>
          <w:rFonts w:ascii="Arial" w:hAnsi="Arial" w:cs="Arial"/>
          <w:spacing w:val="-8"/>
        </w:rPr>
        <w:t>processing,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functional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connectivity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matrices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were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computed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using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a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continuous</w:t>
      </w:r>
    </w:p>
    <w:p w14:paraId="49BBF8E3" w14:textId="77777777" w:rsidR="002A482E" w:rsidRPr="002E28ED" w:rsidRDefault="002A482E" w:rsidP="0019504D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</w:pPr>
    </w:p>
    <w:p w14:paraId="49BBF8E4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E5" w14:textId="52D478F0" w:rsidR="002A482E" w:rsidRPr="002E28ED" w:rsidRDefault="00100570">
      <w:pPr>
        <w:pStyle w:val="BodyText"/>
        <w:spacing w:before="1" w:line="355" w:lineRule="auto"/>
        <w:ind w:left="119" w:right="295"/>
        <w:rPr>
          <w:rFonts w:ascii="Arial" w:hAnsi="Arial" w:cs="Arial"/>
        </w:rPr>
        <w:pPrChange w:id="318" w:author="Bobby Stojanoski" w:date="2025-05-20T11:03:00Z" w16du:dateUtc="2025-05-20T15:03:00Z">
          <w:pPr>
            <w:pStyle w:val="BodyText"/>
            <w:spacing w:before="1" w:line="355" w:lineRule="auto"/>
            <w:ind w:left="119" w:right="295"/>
            <w:jc w:val="both"/>
          </w:pPr>
        </w:pPrChange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7" behindDoc="1" locked="0" layoutInCell="1" allowOverlap="1" wp14:anchorId="49BBF990" wp14:editId="49BBF991">
                <wp:simplePos x="0" y="0"/>
                <wp:positionH relativeFrom="page">
                  <wp:posOffset>2264130</wp:posOffset>
                </wp:positionH>
                <wp:positionV relativeFrom="paragraph">
                  <wp:posOffset>3812610</wp:posOffset>
                </wp:positionV>
                <wp:extent cx="4699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6193024" from="178.278pt,300.205536pt" to="181.969pt,300.205536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8" behindDoc="1" locked="0" layoutInCell="1" allowOverlap="1" wp14:anchorId="49BBF992" wp14:editId="49BBF993">
                <wp:simplePos x="0" y="0"/>
                <wp:positionH relativeFrom="page">
                  <wp:posOffset>3257930</wp:posOffset>
                </wp:positionH>
                <wp:positionV relativeFrom="paragraph">
                  <wp:posOffset>3812610</wp:posOffset>
                </wp:positionV>
                <wp:extent cx="46990" cy="127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6192512" from="256.529999pt,300.205536pt" to="260.220999pt,300.205536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spacing w:val="-2"/>
        </w:rPr>
        <w:t>wavelet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transform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(CWT)-based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spectral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connectivity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approach.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CWT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decomposes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sig</w:t>
      </w:r>
      <w:del w:id="319" w:author="Bobby Stojanoski" w:date="2025-05-20T12:23:00Z" w16du:dateUtc="2025-05-20T16:23:00Z">
        <w:r w:rsidRPr="002E28ED" w:rsidDel="00902294">
          <w:rPr>
            <w:rFonts w:ascii="Arial" w:hAnsi="Arial" w:cs="Arial"/>
            <w:spacing w:val="-2"/>
          </w:rPr>
          <w:delText xml:space="preserve">- </w:delText>
        </w:r>
      </w:del>
      <w:r w:rsidRPr="002E28ED">
        <w:rPr>
          <w:rFonts w:ascii="Arial" w:hAnsi="Arial" w:cs="Arial"/>
          <w:spacing w:val="-6"/>
        </w:rPr>
        <w:t xml:space="preserve">nals into simultaneous time-frequency representations, providing an optimal framework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connectivity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analysis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by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accommodating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non-stationary,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physiological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na</w:t>
      </w:r>
      <w:del w:id="320" w:author="Bobby Stojanoski" w:date="2025-05-20T12:23:00Z" w16du:dateUtc="2025-05-20T16:23:00Z">
        <w:r w:rsidRPr="002E28ED" w:rsidDel="00902294">
          <w:rPr>
            <w:rFonts w:ascii="Arial" w:hAnsi="Arial" w:cs="Arial"/>
            <w:spacing w:val="-4"/>
          </w:rPr>
          <w:delText xml:space="preserve">- </w:delText>
        </w:r>
      </w:del>
      <w:r w:rsidRPr="002E28ED">
        <w:rPr>
          <w:rFonts w:ascii="Arial" w:hAnsi="Arial" w:cs="Arial"/>
        </w:rPr>
        <w:t>ture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hemodynamic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signals.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morlet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wavelet,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gaussian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function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modulated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a </w:t>
      </w:r>
      <w:r w:rsidRPr="002E28ED">
        <w:rPr>
          <w:rFonts w:ascii="Arial" w:hAnsi="Arial" w:cs="Arial"/>
          <w:spacing w:val="-4"/>
        </w:rPr>
        <w:t>sine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wave,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was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picked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they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suited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capture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both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slow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neural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rhythms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faster systemic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fluctuations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data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</w:rPr>
        <w:t>(Reddy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et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</w:rPr>
        <w:t>2021).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  <w:spacing w:val="-4"/>
        </w:rPr>
        <w:t>Wavelet-based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approaches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have been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widely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adopted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literature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connectivity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even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artifact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 xml:space="preserve">correction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"_bookmark28"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(Bergmann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"_bookmark28"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2023</w:t>
      </w:r>
      <w:ins w:id="321" w:author="Bobby Stojanoski" w:date="2025-05-20T12:23:00Z" w16du:dateUtc="2025-05-20T16:23:00Z">
        <w:r w:rsidR="00D46055">
          <w:rPr>
            <w:rFonts w:ascii="Arial" w:hAnsi="Arial" w:cs="Arial"/>
          </w:rPr>
          <w:t xml:space="preserve">, </w:t>
        </w:r>
        <w:r w:rsidR="00D46055" w:rsidRPr="002E28ED">
          <w:rPr>
            <w:rFonts w:ascii="Arial" w:hAnsi="Arial" w:cs="Arial"/>
          </w:rPr>
          <w:fldChar w:fldCharType="begin"/>
        </w:r>
        <w:r w:rsidR="00D46055" w:rsidRPr="002E28ED">
          <w:rPr>
            <w:rFonts w:ascii="Arial" w:hAnsi="Arial" w:cs="Arial"/>
          </w:rPr>
          <w:instrText>HYPERLINK \l "_bookmark37"</w:instrText>
        </w:r>
        <w:r w:rsidR="00D46055" w:rsidRPr="002E28ED">
          <w:rPr>
            <w:rFonts w:ascii="Arial" w:hAnsi="Arial" w:cs="Arial"/>
          </w:rPr>
        </w:r>
        <w:r w:rsidR="00D46055" w:rsidRPr="002E28ED">
          <w:rPr>
            <w:rFonts w:ascii="Arial" w:hAnsi="Arial" w:cs="Arial"/>
          </w:rPr>
          <w:fldChar w:fldCharType="separate"/>
        </w:r>
        <w:r w:rsidR="00D46055" w:rsidRPr="002E28ED">
          <w:rPr>
            <w:rFonts w:ascii="Arial" w:hAnsi="Arial" w:cs="Arial"/>
            <w:spacing w:val="-2"/>
          </w:rPr>
          <w:t>Hakim</w:t>
        </w:r>
        <w:r w:rsidR="00D46055" w:rsidRPr="002E28ED">
          <w:rPr>
            <w:rFonts w:ascii="Arial" w:hAnsi="Arial" w:cs="Arial"/>
            <w:spacing w:val="-7"/>
          </w:rPr>
          <w:t xml:space="preserve"> </w:t>
        </w:r>
        <w:r w:rsidR="00D46055" w:rsidRPr="002E28ED">
          <w:rPr>
            <w:rFonts w:ascii="Arial" w:hAnsi="Arial" w:cs="Arial"/>
            <w:spacing w:val="-2"/>
          </w:rPr>
          <w:t>et</w:t>
        </w:r>
        <w:r w:rsidR="00D46055" w:rsidRPr="002E28ED">
          <w:rPr>
            <w:rFonts w:ascii="Arial" w:hAnsi="Arial" w:cs="Arial"/>
            <w:spacing w:val="-7"/>
          </w:rPr>
          <w:t xml:space="preserve"> </w:t>
        </w:r>
        <w:r w:rsidR="00D46055" w:rsidRPr="002E28ED">
          <w:rPr>
            <w:rFonts w:ascii="Arial" w:hAnsi="Arial" w:cs="Arial"/>
            <w:spacing w:val="-2"/>
          </w:rPr>
          <w:t>al.,</w:t>
        </w:r>
        <w:r w:rsidR="00D46055" w:rsidRPr="002E28ED">
          <w:rPr>
            <w:rFonts w:ascii="Arial" w:hAnsi="Arial" w:cs="Arial"/>
          </w:rPr>
          <w:fldChar w:fldCharType="end"/>
        </w:r>
        <w:r w:rsidR="00D46055" w:rsidRPr="002E28ED">
          <w:rPr>
            <w:rFonts w:ascii="Arial" w:hAnsi="Arial" w:cs="Arial"/>
            <w:spacing w:val="-7"/>
          </w:rPr>
          <w:t xml:space="preserve"> </w:t>
        </w:r>
        <w:r w:rsidR="00D46055" w:rsidRPr="002E28ED">
          <w:rPr>
            <w:rFonts w:ascii="Arial" w:hAnsi="Arial" w:cs="Arial"/>
          </w:rPr>
          <w:fldChar w:fldCharType="begin"/>
        </w:r>
        <w:r w:rsidR="00D46055" w:rsidRPr="002E28ED">
          <w:rPr>
            <w:rFonts w:ascii="Arial" w:hAnsi="Arial" w:cs="Arial"/>
          </w:rPr>
          <w:instrText>HYPERLINK \l "_bookmark37"</w:instrText>
        </w:r>
        <w:r w:rsidR="00D46055" w:rsidRPr="002E28ED">
          <w:rPr>
            <w:rFonts w:ascii="Arial" w:hAnsi="Arial" w:cs="Arial"/>
          </w:rPr>
        </w:r>
        <w:r w:rsidR="00D46055" w:rsidRPr="002E28ED">
          <w:rPr>
            <w:rFonts w:ascii="Arial" w:hAnsi="Arial" w:cs="Arial"/>
          </w:rPr>
          <w:fldChar w:fldCharType="separate"/>
        </w:r>
        <w:r w:rsidR="00D46055" w:rsidRPr="002E28ED">
          <w:rPr>
            <w:rFonts w:ascii="Arial" w:hAnsi="Arial" w:cs="Arial"/>
            <w:spacing w:val="-2"/>
          </w:rPr>
          <w:t>2023</w:t>
        </w:r>
        <w:r w:rsidR="00D46055" w:rsidRPr="002E28ED">
          <w:rPr>
            <w:rFonts w:ascii="Arial" w:hAnsi="Arial" w:cs="Arial"/>
          </w:rPr>
          <w:fldChar w:fldCharType="end"/>
        </w:r>
      </w:ins>
      <w:r w:rsidRPr="002E28ED">
        <w:rPr>
          <w:rFonts w:ascii="Arial" w:hAnsi="Arial" w:cs="Arial"/>
        </w:rPr>
        <w:t>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del w:id="322" w:author="Bobby Stojanoski" w:date="2025-05-20T12:24:00Z" w16du:dateUtc="2025-05-20T16:24:00Z">
        <w:r w:rsidRPr="002E28ED" w:rsidDel="00D46055">
          <w:rPr>
            <w:rFonts w:ascii="Arial" w:hAnsi="Arial" w:cs="Arial"/>
          </w:rPr>
          <w:delText>Approximately</w:delText>
        </w:r>
        <w:r w:rsidRPr="002E28ED" w:rsidDel="00D46055">
          <w:rPr>
            <w:rFonts w:ascii="Arial" w:hAnsi="Arial" w:cs="Arial"/>
            <w:spacing w:val="-15"/>
          </w:rPr>
          <w:delText xml:space="preserve"> </w:delText>
        </w:r>
        <w:r w:rsidRPr="002E28ED" w:rsidDel="00D46055">
          <w:rPr>
            <w:rFonts w:ascii="Arial" w:hAnsi="Arial" w:cs="Arial"/>
          </w:rPr>
          <w:delText>90</w:delText>
        </w:r>
        <w:r w:rsidRPr="002E28ED" w:rsidDel="00D46055">
          <w:rPr>
            <w:rFonts w:ascii="Arial" w:hAnsi="Arial" w:cs="Arial"/>
            <w:spacing w:val="-15"/>
          </w:rPr>
          <w:delText xml:space="preserve"> </w:delText>
        </w:r>
        <w:r w:rsidRPr="002E28ED" w:rsidDel="00D46055">
          <w:rPr>
            <w:rFonts w:ascii="Arial" w:hAnsi="Arial" w:cs="Arial"/>
          </w:rPr>
          <w:delText>fNIRS</w:delText>
        </w:r>
        <w:r w:rsidRPr="002E28ED" w:rsidDel="00D46055">
          <w:rPr>
            <w:rFonts w:ascii="Arial" w:hAnsi="Arial" w:cs="Arial"/>
            <w:spacing w:val="-15"/>
          </w:rPr>
          <w:delText xml:space="preserve"> </w:delText>
        </w:r>
        <w:r w:rsidRPr="002E28ED" w:rsidDel="00D46055">
          <w:rPr>
            <w:rFonts w:ascii="Arial" w:hAnsi="Arial" w:cs="Arial"/>
          </w:rPr>
          <w:delText>studies</w:delText>
        </w:r>
        <w:r w:rsidRPr="002E28ED" w:rsidDel="00D46055">
          <w:rPr>
            <w:rFonts w:ascii="Arial" w:hAnsi="Arial" w:cs="Arial"/>
            <w:spacing w:val="-15"/>
          </w:rPr>
          <w:delText xml:space="preserve"> </w:delText>
        </w:r>
        <w:r w:rsidRPr="002E28ED" w:rsidDel="00D46055">
          <w:rPr>
            <w:rFonts w:ascii="Arial" w:hAnsi="Arial" w:cs="Arial"/>
          </w:rPr>
          <w:delText>employ</w:delText>
        </w:r>
        <w:r w:rsidRPr="002E28ED" w:rsidDel="00D46055">
          <w:rPr>
            <w:rFonts w:ascii="Arial" w:hAnsi="Arial" w:cs="Arial"/>
            <w:spacing w:val="-15"/>
          </w:rPr>
          <w:delText xml:space="preserve"> </w:delText>
        </w:r>
        <w:r w:rsidRPr="002E28ED" w:rsidDel="00D46055">
          <w:rPr>
            <w:rFonts w:ascii="Arial" w:hAnsi="Arial" w:cs="Arial"/>
          </w:rPr>
          <w:delText>wavelet</w:delText>
        </w:r>
        <w:r w:rsidRPr="002E28ED" w:rsidDel="00D46055">
          <w:rPr>
            <w:rFonts w:ascii="Arial" w:hAnsi="Arial" w:cs="Arial"/>
            <w:spacing w:val="-15"/>
          </w:rPr>
          <w:delText xml:space="preserve"> </w:delText>
        </w:r>
        <w:r w:rsidRPr="002E28ED" w:rsidDel="00D46055">
          <w:rPr>
            <w:rFonts w:ascii="Arial" w:hAnsi="Arial" w:cs="Arial"/>
          </w:rPr>
          <w:delText>coherence</w:delText>
        </w:r>
        <w:r w:rsidRPr="002E28ED" w:rsidDel="00D46055">
          <w:rPr>
            <w:rFonts w:ascii="Arial" w:hAnsi="Arial" w:cs="Arial"/>
            <w:spacing w:val="-15"/>
          </w:rPr>
          <w:delText xml:space="preserve"> </w:delText>
        </w:r>
        <w:r w:rsidRPr="002E28ED" w:rsidDel="00D46055">
          <w:rPr>
            <w:rFonts w:ascii="Arial" w:hAnsi="Arial" w:cs="Arial"/>
          </w:rPr>
          <w:delText xml:space="preserve">to </w:delText>
        </w:r>
        <w:r w:rsidRPr="002E28ED" w:rsidDel="00D46055">
          <w:rPr>
            <w:rFonts w:ascii="Arial" w:hAnsi="Arial" w:cs="Arial"/>
            <w:spacing w:val="-2"/>
          </w:rPr>
          <w:delText>map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  <w:spacing w:val="-2"/>
          </w:rPr>
          <w:delText>dynamic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  <w:spacing w:val="-2"/>
          </w:rPr>
          <w:delText>inter-regional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  <w:spacing w:val="-2"/>
          </w:rPr>
          <w:delText>coupling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  <w:spacing w:val="-2"/>
          </w:rPr>
          <w:delText>during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  <w:spacing w:val="-2"/>
          </w:rPr>
          <w:delText>tasks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  <w:spacing w:val="-2"/>
          </w:rPr>
          <w:delText>or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  <w:spacing w:val="-2"/>
          </w:rPr>
          <w:delText>resting-state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</w:del>
      <w:del w:id="323" w:author="Bobby Stojanoski" w:date="2025-05-20T12:23:00Z" w16du:dateUtc="2025-05-20T16:23:00Z">
        <w:r w:rsidRPr="002E28ED" w:rsidDel="00D46055">
          <w:rPr>
            <w:rFonts w:ascii="Arial" w:hAnsi="Arial" w:cs="Arial"/>
          </w:rPr>
          <w:fldChar w:fldCharType="begin"/>
        </w:r>
        <w:r w:rsidRPr="002E28ED" w:rsidDel="00D46055">
          <w:rPr>
            <w:rFonts w:ascii="Arial" w:hAnsi="Arial" w:cs="Arial"/>
          </w:rPr>
          <w:delInstrText>HYPERLINK \l "_bookmark37"</w:delInstrText>
        </w:r>
        <w:r w:rsidRPr="002E28ED" w:rsidDel="00D46055">
          <w:rPr>
            <w:rFonts w:ascii="Arial" w:hAnsi="Arial" w:cs="Arial"/>
          </w:rPr>
        </w:r>
        <w:r w:rsidRPr="002E28ED" w:rsidDel="00D46055">
          <w:rPr>
            <w:rFonts w:ascii="Arial" w:hAnsi="Arial" w:cs="Arial"/>
          </w:rPr>
          <w:fldChar w:fldCharType="separate"/>
        </w:r>
        <w:r w:rsidRPr="002E28ED" w:rsidDel="00D46055">
          <w:rPr>
            <w:rFonts w:ascii="Arial" w:hAnsi="Arial" w:cs="Arial"/>
            <w:spacing w:val="-2"/>
          </w:rPr>
          <w:delText>(Hakim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  <w:spacing w:val="-2"/>
          </w:rPr>
          <w:delText>et</w:delText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  <w:spacing w:val="-2"/>
          </w:rPr>
          <w:delText>al.,</w:delText>
        </w:r>
        <w:r w:rsidRPr="002E28ED" w:rsidDel="00D46055">
          <w:rPr>
            <w:rFonts w:ascii="Arial" w:hAnsi="Arial" w:cs="Arial"/>
          </w:rPr>
          <w:fldChar w:fldCharType="end"/>
        </w:r>
        <w:r w:rsidRPr="002E28ED" w:rsidDel="00D46055">
          <w:rPr>
            <w:rFonts w:ascii="Arial" w:hAnsi="Arial" w:cs="Arial"/>
            <w:spacing w:val="-7"/>
          </w:rPr>
          <w:delText xml:space="preserve"> </w:delText>
        </w:r>
        <w:r w:rsidRPr="002E28ED" w:rsidDel="00D46055">
          <w:rPr>
            <w:rFonts w:ascii="Arial" w:hAnsi="Arial" w:cs="Arial"/>
          </w:rPr>
          <w:fldChar w:fldCharType="begin"/>
        </w:r>
        <w:r w:rsidRPr="002E28ED" w:rsidDel="00D46055">
          <w:rPr>
            <w:rFonts w:ascii="Arial" w:hAnsi="Arial" w:cs="Arial"/>
          </w:rPr>
          <w:delInstrText>HYPERLINK \l "_bookmark37"</w:delInstrText>
        </w:r>
        <w:r w:rsidRPr="002E28ED" w:rsidDel="00D46055">
          <w:rPr>
            <w:rFonts w:ascii="Arial" w:hAnsi="Arial" w:cs="Arial"/>
          </w:rPr>
        </w:r>
        <w:r w:rsidRPr="002E28ED" w:rsidDel="00D46055">
          <w:rPr>
            <w:rFonts w:ascii="Arial" w:hAnsi="Arial" w:cs="Arial"/>
          </w:rPr>
          <w:fldChar w:fldCharType="separate"/>
        </w:r>
        <w:r w:rsidRPr="002E28ED" w:rsidDel="00D46055">
          <w:rPr>
            <w:rFonts w:ascii="Arial" w:hAnsi="Arial" w:cs="Arial"/>
            <w:spacing w:val="-2"/>
          </w:rPr>
          <w:delText>2023).</w:delText>
        </w:r>
        <w:r w:rsidRPr="002E28ED" w:rsidDel="00D46055">
          <w:rPr>
            <w:rFonts w:ascii="Arial" w:hAnsi="Arial" w:cs="Arial"/>
          </w:rPr>
          <w:fldChar w:fldCharType="end"/>
        </w:r>
      </w:del>
      <w:del w:id="324" w:author="Bobby Stojanoski" w:date="2025-05-20T12:24:00Z" w16du:dateUtc="2025-05-20T16:24:00Z">
        <w:r w:rsidRPr="002E28ED" w:rsidDel="00D46055">
          <w:rPr>
            <w:rFonts w:ascii="Arial" w:hAnsi="Arial" w:cs="Arial"/>
            <w:spacing w:val="-2"/>
          </w:rPr>
          <w:delText xml:space="preserve"> </w:delText>
        </w:r>
      </w:del>
      <w:r w:rsidRPr="002E28ED">
        <w:rPr>
          <w:rFonts w:ascii="Arial" w:hAnsi="Arial" w:cs="Arial"/>
          <w:spacing w:val="-4"/>
        </w:rPr>
        <w:t>Coherence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combines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both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phase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amplitude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information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into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single,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normalized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del w:id="325" w:author="Bobby Stojanoski" w:date="2025-05-20T12:24:00Z" w16du:dateUtc="2025-05-20T16:24:00Z">
        <w:r w:rsidRPr="002E28ED" w:rsidDel="004B0385">
          <w:rPr>
            <w:rFonts w:ascii="Arial" w:hAnsi="Arial" w:cs="Arial"/>
            <w:spacing w:val="-4"/>
          </w:rPr>
          <w:delText xml:space="preserve">- </w:delText>
        </w:r>
      </w:del>
      <w:r w:rsidRPr="002E28ED">
        <w:rPr>
          <w:rFonts w:ascii="Arial" w:hAnsi="Arial" w:cs="Arial"/>
        </w:rPr>
        <w:t>dex,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0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(no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coupling)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1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(perfect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coupling),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richer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description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coupling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than </w:t>
      </w:r>
      <w:r w:rsidRPr="002E28ED">
        <w:rPr>
          <w:rFonts w:ascii="Arial" w:hAnsi="Arial" w:cs="Arial"/>
          <w:spacing w:val="-6"/>
        </w:rPr>
        <w:t xml:space="preserve">phase-only or amplitude-only metrics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"_bookmark27"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</w:rPr>
        <w:t xml:space="preserve">(Bastos and </w:t>
      </w:r>
      <w:proofErr w:type="spellStart"/>
      <w:r w:rsidRPr="002E28ED">
        <w:rPr>
          <w:rFonts w:ascii="Arial" w:hAnsi="Arial" w:cs="Arial"/>
          <w:spacing w:val="-6"/>
        </w:rPr>
        <w:t>Schoffelen</w:t>
      </w:r>
      <w:proofErr w:type="spellEnd"/>
      <w:r w:rsidRPr="002E28ED">
        <w:rPr>
          <w:rFonts w:ascii="Arial" w:hAnsi="Arial" w:cs="Arial"/>
          <w:spacing w:val="-6"/>
        </w:rPr>
        <w:t>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"_bookmark27"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</w:rPr>
        <w:t>2016).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36"/>
        </w:rPr>
        <w:t xml:space="preserve"> </w:t>
      </w:r>
      <w:r w:rsidRPr="002E28ED">
        <w:rPr>
          <w:rFonts w:ascii="Arial" w:hAnsi="Arial" w:cs="Arial"/>
          <w:spacing w:val="-6"/>
        </w:rPr>
        <w:t xml:space="preserve">For each participant, </w:t>
      </w:r>
      <w:r w:rsidRPr="002E28ED">
        <w:rPr>
          <w:rFonts w:ascii="Arial" w:hAnsi="Arial" w:cs="Arial"/>
        </w:rPr>
        <w:t>MNE’s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spectral</w:t>
      </w:r>
      <w:r w:rsidRPr="002E28ED">
        <w:rPr>
          <w:rFonts w:ascii="Arial" w:hAnsi="Arial" w:cs="Arial"/>
          <w:spacing w:val="17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17"/>
        </w:rPr>
        <w:t xml:space="preserve"> </w:t>
      </w:r>
      <w:r w:rsidRPr="002E28ED">
        <w:rPr>
          <w:rFonts w:ascii="Arial" w:hAnsi="Arial" w:cs="Arial"/>
        </w:rPr>
        <w:t>time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function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applied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compute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time-resolved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co</w:t>
      </w:r>
      <w:del w:id="326" w:author="Bobby Stojanoski" w:date="2025-05-20T12:24:00Z" w16du:dateUtc="2025-05-20T16:24:00Z">
        <w:r w:rsidRPr="002E28ED" w:rsidDel="00514E22">
          <w:rPr>
            <w:rFonts w:ascii="Arial" w:hAnsi="Arial" w:cs="Arial"/>
          </w:rPr>
          <w:delText xml:space="preserve">- </w:delText>
        </w:r>
      </w:del>
      <w:r w:rsidRPr="002E28ED">
        <w:rPr>
          <w:rFonts w:ascii="Arial" w:hAnsi="Arial" w:cs="Arial"/>
        </w:rPr>
        <w:t>herence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pairs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channels,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average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taken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epochs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obtain 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single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channel-by-channel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condition. Each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participants’ connectivity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averaged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obtain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group-level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con- </w:t>
      </w:r>
      <w:proofErr w:type="spellStart"/>
      <w:r w:rsidRPr="002E28ED">
        <w:rPr>
          <w:rFonts w:ascii="Arial" w:hAnsi="Arial" w:cs="Arial"/>
          <w:spacing w:val="-6"/>
        </w:rPr>
        <w:t>nectivity</w:t>
      </w:r>
      <w:proofErr w:type="spellEnd"/>
      <w:r w:rsidRPr="002E28ED">
        <w:rPr>
          <w:rFonts w:ascii="Arial" w:hAnsi="Arial" w:cs="Arial"/>
          <w:spacing w:val="-6"/>
        </w:rPr>
        <w:t xml:space="preserve"> matrix for each condition,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6"/>
        </w:rPr>
        <w:t xml:space="preserve">an example of a group-level connectivity chord plot is shown in Figure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</w:rPr>
        <w:t>2.6.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18"/>
        </w:rPr>
        <w:t xml:space="preserve"> </w:t>
      </w:r>
      <w:proofErr w:type="spellStart"/>
      <w:r w:rsidRPr="002E28ED">
        <w:rPr>
          <w:rFonts w:ascii="Arial" w:hAnsi="Arial" w:cs="Arial"/>
          <w:spacing w:val="-6"/>
        </w:rPr>
        <w:t>fNIRS</w:t>
      </w:r>
      <w:proofErr w:type="spellEnd"/>
      <w:r w:rsidRPr="002E28ED">
        <w:rPr>
          <w:rFonts w:ascii="Arial" w:hAnsi="Arial" w:cs="Arial"/>
          <w:spacing w:val="-6"/>
        </w:rPr>
        <w:t xml:space="preserve"> hemodynamics predominantly fluctuate in very low </w:t>
      </w:r>
      <w:proofErr w:type="spellStart"/>
      <w:r w:rsidRPr="002E28ED">
        <w:rPr>
          <w:rFonts w:ascii="Arial" w:hAnsi="Arial" w:cs="Arial"/>
          <w:spacing w:val="-6"/>
        </w:rPr>
        <w:t>frequen</w:t>
      </w:r>
      <w:proofErr w:type="spellEnd"/>
      <w:r w:rsidRPr="002E28ED">
        <w:rPr>
          <w:rFonts w:ascii="Arial" w:hAnsi="Arial" w:cs="Arial"/>
          <w:spacing w:val="-6"/>
        </w:rPr>
        <w:t xml:space="preserve">- </w:t>
      </w:r>
      <w:proofErr w:type="spellStart"/>
      <w:r w:rsidRPr="002E28ED">
        <w:rPr>
          <w:rFonts w:ascii="Arial" w:hAnsi="Arial" w:cs="Arial"/>
          <w:spacing w:val="-2"/>
        </w:rPr>
        <w:t>cies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(0.01-0.5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Hz)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(Reddy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2021).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frequency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range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narrowed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five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evenly spaced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frequences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between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0.2-0.5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Hz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due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short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epoch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length,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this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range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still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 xml:space="preserve">targets </w:t>
      </w:r>
      <w:r w:rsidRPr="002E28ED">
        <w:rPr>
          <w:rFonts w:ascii="Arial" w:hAnsi="Arial" w:cs="Arial"/>
          <w:spacing w:val="-8"/>
        </w:rPr>
        <w:t>systemic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and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neurogenic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oscillations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while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avoiding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high-frequency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noise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8"/>
        </w:rPr>
        <w:t>(Xu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et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8"/>
        </w:rPr>
        <w:t>2017).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w w:val="90"/>
        </w:rPr>
        <w:t xml:space="preserve">Averaging across these closely spaced frequencies reduces data dimensionality, simplifying </w:t>
      </w:r>
      <w:r w:rsidRPr="002E28ED">
        <w:rPr>
          <w:rFonts w:ascii="Arial" w:hAnsi="Arial" w:cs="Arial"/>
          <w:spacing w:val="-2"/>
        </w:rPr>
        <w:t>downstream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statistical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analyses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without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sacrificing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sensitivity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coupling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dynamics.</w:t>
      </w:r>
    </w:p>
    <w:p w14:paraId="49BBF8E6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327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E7" w14:textId="77777777" w:rsidR="002A482E" w:rsidRPr="002E28ED" w:rsidRDefault="002A482E" w:rsidP="00841C0A">
      <w:pPr>
        <w:pStyle w:val="BodyText"/>
        <w:spacing w:before="179"/>
        <w:rPr>
          <w:rFonts w:ascii="Arial" w:hAnsi="Arial" w:cs="Arial"/>
          <w:sz w:val="20"/>
        </w:rPr>
      </w:pPr>
    </w:p>
    <w:p w14:paraId="49BBF8E8" w14:textId="77777777" w:rsidR="002A482E" w:rsidRPr="002E28ED" w:rsidRDefault="00100570" w:rsidP="00841C0A">
      <w:pPr>
        <w:pStyle w:val="BodyText"/>
        <w:ind w:left="360"/>
        <w:rPr>
          <w:rFonts w:ascii="Arial" w:hAnsi="Arial" w:cs="Arial"/>
          <w:sz w:val="20"/>
        </w:rPr>
      </w:pPr>
      <w:r w:rsidRPr="002E28ED">
        <w:rPr>
          <w:rFonts w:ascii="Arial" w:hAnsi="Arial" w:cs="Arial"/>
          <w:noProof/>
          <w:sz w:val="20"/>
        </w:rPr>
        <w:drawing>
          <wp:inline distT="0" distB="0" distL="0" distR="0" wp14:anchorId="49BBF994" wp14:editId="49BBF995">
            <wp:extent cx="5519737" cy="56292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737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8E9" w14:textId="77777777" w:rsidR="002A482E" w:rsidRPr="002E28ED" w:rsidRDefault="00100570">
      <w:pPr>
        <w:pStyle w:val="BodyText"/>
        <w:spacing w:before="274" w:line="213" w:lineRule="auto"/>
        <w:ind w:left="120" w:right="296"/>
        <w:rPr>
          <w:rFonts w:ascii="Arial" w:hAnsi="Arial" w:cs="Arial"/>
        </w:rPr>
        <w:pPrChange w:id="328" w:author="Bobby Stojanoski" w:date="2025-05-20T11:03:00Z" w16du:dateUtc="2025-05-20T15:03:00Z">
          <w:pPr>
            <w:pStyle w:val="BodyText"/>
            <w:spacing w:before="274" w:line="213" w:lineRule="auto"/>
            <w:ind w:left="120" w:right="296"/>
            <w:jc w:val="both"/>
          </w:pPr>
        </w:pPrChange>
      </w:pPr>
      <w:bookmarkStart w:id="329" w:name="_bookmark22"/>
      <w:bookmarkEnd w:id="329"/>
      <w:r w:rsidRPr="002E28ED">
        <w:rPr>
          <w:rFonts w:ascii="Arial" w:hAnsi="Arial" w:cs="Arial"/>
        </w:rPr>
        <w:t>Figure 2.6:</w:t>
      </w:r>
      <w:r w:rsidRPr="002E28ED">
        <w:rPr>
          <w:rFonts w:ascii="Arial" w:hAnsi="Arial" w:cs="Arial"/>
          <w:spacing w:val="29"/>
        </w:rPr>
        <w:t xml:space="preserve"> </w:t>
      </w:r>
      <w:r w:rsidRPr="002E28ED">
        <w:rPr>
          <w:rFonts w:ascii="Arial" w:hAnsi="Arial" w:cs="Arial"/>
        </w:rPr>
        <w:t xml:space="preserve">Example of a chord plot for the condition Sadness, showing the averaged </w:t>
      </w:r>
      <w:r w:rsidRPr="002E28ED">
        <w:rPr>
          <w:rFonts w:ascii="Arial" w:hAnsi="Arial" w:cs="Arial"/>
          <w:spacing w:val="-6"/>
        </w:rPr>
        <w:t xml:space="preserve">connectivity across participants and epochs between 103 </w:t>
      </w:r>
      <w:proofErr w:type="spellStart"/>
      <w:r w:rsidRPr="002E28ED">
        <w:rPr>
          <w:rFonts w:ascii="Arial" w:hAnsi="Arial" w:cs="Arial"/>
          <w:spacing w:val="-6"/>
        </w:rPr>
        <w:t>HbT</w:t>
      </w:r>
      <w:proofErr w:type="spellEnd"/>
      <w:r w:rsidRPr="002E28ED">
        <w:rPr>
          <w:rFonts w:ascii="Arial" w:hAnsi="Arial" w:cs="Arial"/>
          <w:spacing w:val="-6"/>
        </w:rPr>
        <w:t xml:space="preserve"> channels (coherence values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0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1). 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color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lines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represents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coherence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value. In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general,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the brighter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color,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stronger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two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channels.</w:t>
      </w:r>
    </w:p>
    <w:p w14:paraId="49BBF8EA" w14:textId="77777777" w:rsidR="002A482E" w:rsidRPr="002E28ED" w:rsidRDefault="002A482E" w:rsidP="00841C0A">
      <w:pPr>
        <w:pStyle w:val="BodyText"/>
        <w:spacing w:before="264"/>
        <w:rPr>
          <w:rFonts w:ascii="Arial" w:hAnsi="Arial" w:cs="Arial"/>
        </w:rPr>
      </w:pPr>
    </w:p>
    <w:p w14:paraId="49BBF8EB" w14:textId="77777777" w:rsidR="002A482E" w:rsidRPr="002E28ED" w:rsidRDefault="00100570">
      <w:pPr>
        <w:pStyle w:val="Heading4"/>
        <w:jc w:val="left"/>
        <w:rPr>
          <w:rFonts w:ascii="Arial" w:hAnsi="Arial" w:cs="Arial"/>
        </w:rPr>
        <w:pPrChange w:id="330" w:author="Bobby Stojanoski" w:date="2025-05-20T11:03:00Z" w16du:dateUtc="2025-05-20T15:03:00Z">
          <w:pPr>
            <w:pStyle w:val="Heading4"/>
          </w:pPr>
        </w:pPrChange>
      </w:pPr>
      <w:r w:rsidRPr="002E28ED">
        <w:rPr>
          <w:rFonts w:ascii="Arial" w:hAnsi="Arial" w:cs="Arial"/>
          <w:w w:val="105"/>
        </w:rPr>
        <w:t>Paired</w:t>
      </w:r>
      <w:r w:rsidRPr="002E28ED">
        <w:rPr>
          <w:rFonts w:ascii="Arial" w:hAnsi="Arial" w:cs="Arial"/>
          <w:spacing w:val="30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Sample</w:t>
      </w:r>
      <w:r w:rsidRPr="002E28ED">
        <w:rPr>
          <w:rFonts w:ascii="Arial" w:hAnsi="Arial" w:cs="Arial"/>
          <w:spacing w:val="31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t-</w:t>
      </w:r>
      <w:r w:rsidRPr="002E28ED">
        <w:rPr>
          <w:rFonts w:ascii="Arial" w:hAnsi="Arial" w:cs="Arial"/>
          <w:spacing w:val="-4"/>
          <w:w w:val="105"/>
        </w:rPr>
        <w:t>tests</w:t>
      </w:r>
    </w:p>
    <w:p w14:paraId="49BBF8EC" w14:textId="77777777" w:rsidR="002A482E" w:rsidRPr="002E28ED" w:rsidRDefault="00100570">
      <w:pPr>
        <w:pStyle w:val="BodyText"/>
        <w:spacing w:before="310" w:line="355" w:lineRule="auto"/>
        <w:ind w:left="120" w:right="217"/>
        <w:rPr>
          <w:rFonts w:ascii="Arial" w:hAnsi="Arial" w:cs="Arial"/>
        </w:rPr>
        <w:pPrChange w:id="331" w:author="Bobby Stojanoski" w:date="2025-05-20T11:03:00Z" w16du:dateUtc="2025-05-20T15:03:00Z">
          <w:pPr>
            <w:pStyle w:val="BodyText"/>
            <w:spacing w:before="310" w:line="355" w:lineRule="auto"/>
            <w:ind w:left="120" w:right="217"/>
            <w:jc w:val="both"/>
          </w:pPr>
        </w:pPrChange>
      </w:pP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each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mode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(Face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type/Emotion),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pair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conditions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(e.g.,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Joy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vs.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4"/>
        </w:rPr>
        <w:t>Fear),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individual- </w:t>
      </w:r>
      <w:r w:rsidRPr="002E28ED">
        <w:rPr>
          <w:rFonts w:ascii="Arial" w:hAnsi="Arial" w:cs="Arial"/>
        </w:rPr>
        <w:t>level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matrices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extracted,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averaging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epochs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time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points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 xml:space="preserve">to </w:t>
      </w:r>
      <w:r w:rsidRPr="002E28ED">
        <w:rPr>
          <w:rFonts w:ascii="Arial" w:hAnsi="Arial" w:cs="Arial"/>
          <w:spacing w:val="-2"/>
        </w:rPr>
        <w:t>obtain, per participant, a symmetric channel-by-channel coherence matrix.</w:t>
      </w:r>
      <w:r w:rsidRPr="002E28ED">
        <w:rPr>
          <w:rFonts w:ascii="Arial" w:hAnsi="Arial" w:cs="Arial"/>
          <w:spacing w:val="25"/>
        </w:rPr>
        <w:t xml:space="preserve"> </w:t>
      </w:r>
      <w:r w:rsidRPr="002E28ED">
        <w:rPr>
          <w:rFonts w:ascii="Arial" w:hAnsi="Arial" w:cs="Arial"/>
          <w:spacing w:val="-2"/>
        </w:rPr>
        <w:t>Because co-</w:t>
      </w:r>
    </w:p>
    <w:p w14:paraId="49BBF8ED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332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EE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EF" w14:textId="77777777" w:rsidR="002A482E" w:rsidRPr="002E28ED" w:rsidRDefault="00100570">
      <w:pPr>
        <w:pStyle w:val="BodyText"/>
        <w:spacing w:before="1" w:line="355" w:lineRule="auto"/>
        <w:ind w:left="119" w:right="295"/>
        <w:rPr>
          <w:rFonts w:ascii="Arial" w:hAnsi="Arial" w:cs="Arial"/>
        </w:rPr>
        <w:pPrChange w:id="333" w:author="Bobby Stojanoski" w:date="2025-05-20T11:03:00Z" w16du:dateUtc="2025-05-20T15:03:00Z">
          <w:pPr>
            <w:pStyle w:val="BodyText"/>
            <w:spacing w:before="1" w:line="355" w:lineRule="auto"/>
            <w:ind w:left="119" w:right="295"/>
            <w:jc w:val="both"/>
          </w:pPr>
        </w:pPrChange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49" behindDoc="1" locked="0" layoutInCell="1" allowOverlap="1" wp14:anchorId="49BBF996" wp14:editId="49BBF997">
                <wp:simplePos x="0" y="0"/>
                <wp:positionH relativeFrom="page">
                  <wp:posOffset>5941796</wp:posOffset>
                </wp:positionH>
                <wp:positionV relativeFrom="paragraph">
                  <wp:posOffset>1071683</wp:posOffset>
                </wp:positionV>
                <wp:extent cx="46990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6192000" from="467.858002pt,84.384537pt" to="471.549002pt,84.384537pt" stroked="true" strokeweight=".398pt" strokecolor="#000000">
                <v:stroke dashstyle="solid"/>
                <w10:wrap type="none"/>
              </v:line>
            </w:pict>
          </mc:Fallback>
        </mc:AlternateContent>
      </w:r>
      <w:proofErr w:type="spellStart"/>
      <w:r w:rsidRPr="002E28ED">
        <w:rPr>
          <w:rFonts w:ascii="Arial" w:hAnsi="Arial" w:cs="Arial"/>
          <w:w w:val="90"/>
        </w:rPr>
        <w:t>herence</w:t>
      </w:r>
      <w:proofErr w:type="spellEnd"/>
      <w:r w:rsidRPr="002E28ED">
        <w:rPr>
          <w:rFonts w:ascii="Arial" w:hAnsi="Arial" w:cs="Arial"/>
          <w:w w:val="90"/>
        </w:rPr>
        <w:t xml:space="preserve"> values are bounded between 0 and 1 and exhibit skewed distributions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w w:val="90"/>
        </w:rPr>
        <w:t>(Miranda de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w w:val="90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proofErr w:type="spellStart"/>
      <w:r w:rsidRPr="002E28ED">
        <w:rPr>
          <w:rFonts w:ascii="Arial" w:hAnsi="Arial" w:cs="Arial"/>
          <w:spacing w:val="38"/>
          <w:w w:val="87"/>
        </w:rPr>
        <w:t>S</w:t>
      </w:r>
      <w:r w:rsidRPr="002E28ED">
        <w:rPr>
          <w:rFonts w:ascii="Arial" w:hAnsi="Arial" w:cs="Arial"/>
          <w:spacing w:val="-79"/>
          <w:w w:val="130"/>
        </w:rPr>
        <w:t>´</w:t>
      </w:r>
      <w:r w:rsidRPr="002E28ED">
        <w:rPr>
          <w:rFonts w:ascii="Arial" w:hAnsi="Arial" w:cs="Arial"/>
          <w:spacing w:val="39"/>
          <w:w w:val="81"/>
        </w:rPr>
        <w:t>a</w:t>
      </w:r>
      <w:proofErr w:type="spellEnd"/>
      <w:r w:rsidRPr="002E28ED">
        <w:rPr>
          <w:rFonts w:ascii="Arial" w:hAnsi="Arial" w:cs="Arial"/>
          <w:spacing w:val="-14"/>
          <w:w w:val="99"/>
        </w:rPr>
        <w:t xml:space="preserve"> </w:t>
      </w:r>
      <w:r w:rsidRPr="002E28ED">
        <w:rPr>
          <w:rFonts w:ascii="Arial" w:hAnsi="Arial" w:cs="Arial"/>
        </w:rPr>
        <w:t>et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2009),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Fisher’s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r-to-z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transform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atanh</w:t>
      </w:r>
      <w:proofErr w:type="spellEnd"/>
      <w:r w:rsidRPr="002E28ED">
        <w:rPr>
          <w:rFonts w:ascii="Arial" w:hAnsi="Arial" w:cs="Arial"/>
        </w:rPr>
        <w:t>)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applied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element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 normalize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data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prior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parametric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testing.</w:t>
      </w:r>
      <w:r w:rsidRPr="002E28ED">
        <w:rPr>
          <w:rFonts w:ascii="Arial" w:hAnsi="Arial" w:cs="Arial"/>
          <w:spacing w:val="33"/>
        </w:rPr>
        <w:t xml:space="preserve"> </w:t>
      </w:r>
      <w:r w:rsidRPr="002E28ED">
        <w:rPr>
          <w:rFonts w:ascii="Arial" w:hAnsi="Arial" w:cs="Arial"/>
        </w:rPr>
        <w:t>Paired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t-tests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unique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 xml:space="preserve">channel pair </w:t>
      </w:r>
      <w:r w:rsidRPr="002E28ED">
        <w:rPr>
          <w:rFonts w:ascii="Arial" w:hAnsi="Arial" w:cs="Arial"/>
          <w:w w:val="120"/>
        </w:rPr>
        <w:t>(</w:t>
      </w:r>
      <w:proofErr w:type="spellStart"/>
      <w:r w:rsidRPr="002E28ED">
        <w:rPr>
          <w:rFonts w:ascii="Arial" w:hAnsi="Arial" w:cs="Arial"/>
          <w:i/>
          <w:w w:val="120"/>
        </w:rPr>
        <w:t>i</w:t>
      </w:r>
      <w:proofErr w:type="spellEnd"/>
      <w:r w:rsidRPr="002E28ED">
        <w:rPr>
          <w:rFonts w:ascii="Arial" w:hAnsi="Arial" w:cs="Arial"/>
          <w:i/>
          <w:spacing w:val="-19"/>
          <w:w w:val="120"/>
        </w:rPr>
        <w:t xml:space="preserve"> </w:t>
      </w:r>
      <w:r w:rsidRPr="002E28ED">
        <w:rPr>
          <w:rFonts w:ascii="Arial" w:hAnsi="Arial" w:cs="Arial"/>
          <w:i/>
          <w:w w:val="120"/>
        </w:rPr>
        <w:t>&gt;</w:t>
      </w:r>
      <w:r w:rsidRPr="002E28ED">
        <w:rPr>
          <w:rFonts w:ascii="Arial" w:hAnsi="Arial" w:cs="Arial"/>
          <w:i/>
          <w:spacing w:val="-19"/>
          <w:w w:val="120"/>
        </w:rPr>
        <w:t xml:space="preserve"> </w:t>
      </w:r>
      <w:r w:rsidRPr="002E28ED">
        <w:rPr>
          <w:rFonts w:ascii="Arial" w:hAnsi="Arial" w:cs="Arial"/>
          <w:i/>
          <w:w w:val="120"/>
        </w:rPr>
        <w:t>j</w:t>
      </w:r>
      <w:r w:rsidRPr="002E28ED">
        <w:rPr>
          <w:rFonts w:ascii="Arial" w:hAnsi="Arial" w:cs="Arial"/>
          <w:w w:val="120"/>
        </w:rPr>
        <w:t>)</w:t>
      </w:r>
      <w:r w:rsidRPr="002E28ED">
        <w:rPr>
          <w:rFonts w:ascii="Arial" w:hAnsi="Arial" w:cs="Arial"/>
          <w:spacing w:val="-5"/>
          <w:w w:val="120"/>
        </w:rPr>
        <w:t xml:space="preserve"> </w:t>
      </w:r>
      <w:r w:rsidRPr="002E28ED">
        <w:rPr>
          <w:rFonts w:ascii="Arial" w:hAnsi="Arial" w:cs="Arial"/>
        </w:rPr>
        <w:t xml:space="preserve">were then conducted across participants using SciPy’s </w:t>
      </w:r>
      <w:proofErr w:type="spellStart"/>
      <w:r w:rsidRPr="002E28ED">
        <w:rPr>
          <w:rFonts w:ascii="Arial" w:hAnsi="Arial" w:cs="Arial"/>
          <w:w w:val="120"/>
        </w:rPr>
        <w:t>ttest</w:t>
      </w:r>
      <w:proofErr w:type="spellEnd"/>
      <w:r w:rsidRPr="002E28ED">
        <w:rPr>
          <w:rFonts w:ascii="Arial" w:hAnsi="Arial" w:cs="Arial"/>
          <w:spacing w:val="-1"/>
          <w:w w:val="120"/>
        </w:rPr>
        <w:t xml:space="preserve"> </w:t>
      </w:r>
      <w:r w:rsidRPr="002E28ED">
        <w:rPr>
          <w:rFonts w:ascii="Arial" w:hAnsi="Arial" w:cs="Arial"/>
          <w:w w:val="120"/>
        </w:rPr>
        <w:t xml:space="preserve">rel. </w:t>
      </w:r>
      <w:r w:rsidRPr="002E28ED">
        <w:rPr>
          <w:rFonts w:ascii="Arial" w:hAnsi="Arial" w:cs="Arial"/>
        </w:rPr>
        <w:t xml:space="preserve">This di- </w:t>
      </w:r>
      <w:proofErr w:type="spellStart"/>
      <w:r w:rsidRPr="002E28ED">
        <w:rPr>
          <w:rFonts w:ascii="Arial" w:hAnsi="Arial" w:cs="Arial"/>
          <w:spacing w:val="-4"/>
        </w:rPr>
        <w:t>rectly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tests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whether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mean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connectivity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differs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conditions,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leveraging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paired </w:t>
      </w:r>
      <w:r w:rsidRPr="002E28ED">
        <w:rPr>
          <w:rFonts w:ascii="Arial" w:hAnsi="Arial" w:cs="Arial"/>
        </w:rPr>
        <w:t xml:space="preserve">design to increase statistical sensitivity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(Hu et 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2023).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Given the large number of channel-pair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tests, and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similar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GLM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analysis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above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"_bookmark20"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2.5.3,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i/>
        </w:rPr>
        <w:t>p</w:t>
      </w:r>
      <w:r w:rsidRPr="002E28ED">
        <w:rPr>
          <w:rFonts w:ascii="Arial" w:hAnsi="Arial" w:cs="Arial"/>
        </w:rPr>
        <w:t>-values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2"/>
        </w:rPr>
        <w:t xml:space="preserve"> </w:t>
      </w:r>
      <w:proofErr w:type="spellStart"/>
      <w:r w:rsidRPr="002E28ED">
        <w:rPr>
          <w:rFonts w:ascii="Arial" w:hAnsi="Arial" w:cs="Arial"/>
        </w:rPr>
        <w:t>cor</w:t>
      </w:r>
      <w:proofErr w:type="spellEnd"/>
      <w:r w:rsidRPr="002E28ED">
        <w:rPr>
          <w:rFonts w:ascii="Arial" w:hAnsi="Arial" w:cs="Arial"/>
        </w:rPr>
        <w:t xml:space="preserve">- </w:t>
      </w:r>
      <w:proofErr w:type="spellStart"/>
      <w:r w:rsidRPr="002E28ED">
        <w:rPr>
          <w:rFonts w:ascii="Arial" w:hAnsi="Arial" w:cs="Arial"/>
        </w:rPr>
        <w:t>rected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FDR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using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Benjamini-Hochberg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procedure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(Singh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Dan,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2006)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a family-wise error rate of </w:t>
      </w:r>
      <w:r w:rsidRPr="002E28ED">
        <w:rPr>
          <w:rFonts w:ascii="Arial" w:hAnsi="Arial" w:cs="Arial"/>
          <w:i/>
        </w:rPr>
        <w:t>α</w:t>
      </w:r>
      <w:r w:rsidRPr="002E28ED">
        <w:rPr>
          <w:rFonts w:ascii="Arial" w:hAnsi="Arial" w:cs="Arial"/>
        </w:rPr>
        <w:t>=0.05.</w:t>
      </w:r>
    </w:p>
    <w:p w14:paraId="49BBF8F0" w14:textId="77777777" w:rsidR="002A482E" w:rsidRPr="002E28ED" w:rsidRDefault="002A482E" w:rsidP="00841C0A">
      <w:pPr>
        <w:pStyle w:val="BodyText"/>
        <w:spacing w:before="14"/>
        <w:rPr>
          <w:rFonts w:ascii="Arial" w:hAnsi="Arial" w:cs="Arial"/>
        </w:rPr>
      </w:pPr>
    </w:p>
    <w:p w14:paraId="49BBF8F1" w14:textId="77777777" w:rsidR="002A482E" w:rsidRPr="002E28ED" w:rsidRDefault="00100570">
      <w:pPr>
        <w:pStyle w:val="Heading4"/>
        <w:ind w:left="119"/>
        <w:jc w:val="left"/>
        <w:rPr>
          <w:rFonts w:ascii="Arial" w:hAnsi="Arial" w:cs="Arial"/>
        </w:rPr>
        <w:pPrChange w:id="334" w:author="Bobby Stojanoski" w:date="2025-05-20T11:03:00Z" w16du:dateUtc="2025-05-20T15:03:00Z">
          <w:pPr>
            <w:pStyle w:val="Heading4"/>
            <w:ind w:left="119"/>
          </w:pPr>
        </w:pPrChange>
      </w:pPr>
      <w:r w:rsidRPr="002E28ED">
        <w:rPr>
          <w:rFonts w:ascii="Arial" w:hAnsi="Arial" w:cs="Arial"/>
          <w:w w:val="110"/>
        </w:rPr>
        <w:t>ROI Chord</w:t>
      </w:r>
      <w:r w:rsidRPr="002E28ED">
        <w:rPr>
          <w:rFonts w:ascii="Arial" w:hAnsi="Arial" w:cs="Arial"/>
          <w:spacing w:val="1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Plots</w:t>
      </w:r>
    </w:p>
    <w:p w14:paraId="49BBF8F2" w14:textId="77777777" w:rsidR="002A482E" w:rsidRPr="002E28ED" w:rsidRDefault="00100570" w:rsidP="00841C0A">
      <w:pPr>
        <w:pStyle w:val="BodyText"/>
        <w:spacing w:before="310" w:line="355" w:lineRule="auto"/>
        <w:ind w:left="119"/>
        <w:rPr>
          <w:rFonts w:ascii="Arial" w:hAnsi="Arial" w:cs="Arial"/>
        </w:rPr>
      </w:pPr>
      <w:r w:rsidRPr="002E28ED">
        <w:rPr>
          <w:rFonts w:ascii="Arial" w:hAnsi="Arial" w:cs="Arial"/>
          <w:spacing w:val="-8"/>
        </w:rPr>
        <w:t>To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distill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high-dimensional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channel-by-channel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connectivity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 xml:space="preserve">into interpretable inter-regional </w:t>
      </w:r>
      <w:r w:rsidRPr="002E28ED">
        <w:rPr>
          <w:rFonts w:ascii="Arial" w:hAnsi="Arial" w:cs="Arial"/>
          <w:spacing w:val="-4"/>
        </w:rPr>
        <w:t>summaries,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we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mapped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individual</w:t>
      </w:r>
      <w:r w:rsidRPr="002E28ED">
        <w:rPr>
          <w:rFonts w:ascii="Arial" w:hAnsi="Arial" w:cs="Arial"/>
          <w:spacing w:val="-10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channels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onto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anatomically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defined</w:t>
      </w:r>
      <w:r w:rsidRPr="002E28ED">
        <w:rPr>
          <w:rFonts w:ascii="Arial" w:hAnsi="Arial" w:cs="Arial"/>
          <w:spacing w:val="-10"/>
        </w:rPr>
        <w:t xml:space="preserve"> </w:t>
      </w:r>
      <w:proofErr w:type="gramStart"/>
      <w:r w:rsidRPr="002E28ED">
        <w:rPr>
          <w:rFonts w:ascii="Arial" w:hAnsi="Arial" w:cs="Arial"/>
          <w:spacing w:val="-4"/>
        </w:rPr>
        <w:t>ROI’s</w:t>
      </w:r>
      <w:proofErr w:type="gramEnd"/>
      <w:r w:rsidRPr="002E28ED">
        <w:rPr>
          <w:rFonts w:ascii="Arial" w:hAnsi="Arial" w:cs="Arial"/>
          <w:spacing w:val="-4"/>
        </w:rPr>
        <w:t>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spacing w:val="-4"/>
        </w:rPr>
        <w:t xml:space="preserve">This </w:t>
      </w:r>
      <w:r w:rsidRPr="002E28ED">
        <w:rPr>
          <w:rFonts w:ascii="Arial" w:hAnsi="Arial" w:cs="Arial"/>
        </w:rPr>
        <w:t>includes left and right frontal, prefrontal, parietal, occipital regions of the brain.</w:t>
      </w:r>
      <w:r w:rsidRPr="002E28ED">
        <w:rPr>
          <w:rFonts w:ascii="Arial" w:hAnsi="Arial" w:cs="Arial"/>
          <w:spacing w:val="38"/>
        </w:rPr>
        <w:t xml:space="preserve"> </w:t>
      </w:r>
      <w:r w:rsidRPr="002E28ED">
        <w:rPr>
          <w:rFonts w:ascii="Arial" w:hAnsi="Arial" w:cs="Arial"/>
        </w:rPr>
        <w:t xml:space="preserve">Since </w:t>
      </w:r>
      <w:r w:rsidRPr="002E28ED">
        <w:rPr>
          <w:rFonts w:ascii="Arial" w:hAnsi="Arial" w:cs="Arial"/>
          <w:spacing w:val="-2"/>
        </w:rPr>
        <w:t>multiple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channels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may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map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same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pair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regions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(e.g.,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several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left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prefrontal</w:t>
      </w:r>
      <w:r w:rsidRPr="002E28ED">
        <w:rPr>
          <w:rFonts w:ascii="Arial" w:hAnsi="Arial" w:cs="Arial"/>
          <w:spacing w:val="-8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chan</w:t>
      </w:r>
      <w:proofErr w:type="spellEnd"/>
      <w:r w:rsidRPr="002E28ED">
        <w:rPr>
          <w:rFonts w:ascii="Arial" w:hAnsi="Arial" w:cs="Arial"/>
          <w:spacing w:val="-2"/>
        </w:rPr>
        <w:t xml:space="preserve">- </w:t>
      </w:r>
      <w:proofErr w:type="spellStart"/>
      <w:r w:rsidRPr="002E28ED">
        <w:rPr>
          <w:rFonts w:ascii="Arial" w:hAnsi="Arial" w:cs="Arial"/>
          <w:spacing w:val="-2"/>
        </w:rPr>
        <w:t>nels</w:t>
      </w:r>
      <w:proofErr w:type="spellEnd"/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connecting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several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right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occipital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channels),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we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aggregated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all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significant</w:t>
      </w:r>
      <w:r w:rsidRPr="002E28ED">
        <w:rPr>
          <w:rFonts w:ascii="Arial" w:hAnsi="Arial" w:cs="Arial"/>
          <w:spacing w:val="-8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connec</w:t>
      </w:r>
      <w:proofErr w:type="spellEnd"/>
      <w:r w:rsidRPr="002E28ED">
        <w:rPr>
          <w:rFonts w:ascii="Arial" w:hAnsi="Arial" w:cs="Arial"/>
          <w:spacing w:val="-2"/>
        </w:rPr>
        <w:t xml:space="preserve">- </w:t>
      </w:r>
      <w:proofErr w:type="spellStart"/>
      <w:r w:rsidRPr="002E28ED">
        <w:rPr>
          <w:rFonts w:ascii="Arial" w:hAnsi="Arial" w:cs="Arial"/>
        </w:rPr>
        <w:t>tions</w:t>
      </w:r>
      <w:proofErr w:type="spellEnd"/>
      <w:r w:rsidRPr="002E28ED">
        <w:rPr>
          <w:rFonts w:ascii="Arial" w:hAnsi="Arial" w:cs="Arial"/>
        </w:rPr>
        <w:t xml:space="preserve"> (</w:t>
      </w:r>
      <w:r w:rsidRPr="002E28ED">
        <w:rPr>
          <w:rFonts w:ascii="Arial" w:hAnsi="Arial" w:cs="Arial"/>
          <w:i/>
        </w:rPr>
        <w:t>p</w:t>
      </w:r>
      <w:r w:rsidRPr="002E28ED">
        <w:rPr>
          <w:rFonts w:ascii="Arial" w:hAnsi="Arial" w:cs="Arial"/>
          <w:i/>
          <w:spacing w:val="-15"/>
        </w:rPr>
        <w:t xml:space="preserve"> </w:t>
      </w:r>
      <w:r w:rsidRPr="002E28ED">
        <w:rPr>
          <w:rFonts w:ascii="Arial" w:hAnsi="Arial" w:cs="Arial"/>
          <w:i/>
        </w:rPr>
        <w:t>&lt;</w:t>
      </w:r>
      <w:r w:rsidRPr="002E28ED">
        <w:rPr>
          <w:rFonts w:ascii="Arial" w:hAnsi="Arial" w:cs="Arial"/>
          <w:i/>
          <w:spacing w:val="-6"/>
        </w:rPr>
        <w:t xml:space="preserve"> </w:t>
      </w:r>
      <w:r w:rsidRPr="002E28ED">
        <w:rPr>
          <w:rFonts w:ascii="Arial" w:hAnsi="Arial" w:cs="Arial"/>
        </w:rPr>
        <w:t>0.05) between two regions by taking the mean of their t-values.</w:t>
      </w:r>
    </w:p>
    <w:p w14:paraId="49BBF8F3" w14:textId="77777777" w:rsidR="002A482E" w:rsidRPr="002E28ED" w:rsidRDefault="002A482E" w:rsidP="00841C0A">
      <w:pPr>
        <w:pStyle w:val="BodyText"/>
        <w:spacing w:before="87"/>
        <w:rPr>
          <w:rFonts w:ascii="Arial" w:hAnsi="Arial" w:cs="Arial"/>
        </w:rPr>
      </w:pPr>
    </w:p>
    <w:p w14:paraId="49BBF8F4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rPr>
          <w:rFonts w:ascii="Arial" w:hAnsi="Arial" w:cs="Arial"/>
        </w:rPr>
      </w:pPr>
      <w:bookmarkStart w:id="335" w:name="Memory_Task_Analysis"/>
      <w:bookmarkStart w:id="336" w:name="_bookmark23"/>
      <w:bookmarkEnd w:id="335"/>
      <w:bookmarkEnd w:id="336"/>
      <w:r w:rsidRPr="002E28ED">
        <w:rPr>
          <w:rFonts w:ascii="Arial" w:hAnsi="Arial" w:cs="Arial"/>
          <w:w w:val="105"/>
        </w:rPr>
        <w:t>Memory</w:t>
      </w:r>
      <w:r w:rsidRPr="002E28ED">
        <w:rPr>
          <w:rFonts w:ascii="Arial" w:hAnsi="Arial" w:cs="Arial"/>
          <w:spacing w:val="44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Task</w:t>
      </w:r>
      <w:r w:rsidRPr="002E28ED">
        <w:rPr>
          <w:rFonts w:ascii="Arial" w:hAnsi="Arial" w:cs="Arial"/>
          <w:spacing w:val="45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Analysis</w:t>
      </w:r>
    </w:p>
    <w:p w14:paraId="49BBF8F5" w14:textId="77777777" w:rsidR="002A482E" w:rsidRPr="002E28ED" w:rsidRDefault="00100570">
      <w:pPr>
        <w:pStyle w:val="BodyText"/>
        <w:spacing w:before="298" w:line="355" w:lineRule="auto"/>
        <w:ind w:left="119" w:right="296"/>
        <w:rPr>
          <w:rFonts w:ascii="Arial" w:hAnsi="Arial" w:cs="Arial"/>
        </w:rPr>
        <w:pPrChange w:id="337" w:author="Bobby Stojanoski" w:date="2025-05-20T11:03:00Z" w16du:dateUtc="2025-05-20T15:03:00Z">
          <w:pPr>
            <w:pStyle w:val="BodyText"/>
            <w:spacing w:before="298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 xml:space="preserve">Recall the memory task described in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"_bookmark10"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2.3.2,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where participants were asked to indicate whether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9th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’yes’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or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’no’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response on the keyboard.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memory task was not the </w:t>
      </w:r>
      <w:proofErr w:type="gramStart"/>
      <w:r w:rsidRPr="002E28ED">
        <w:rPr>
          <w:rFonts w:ascii="Arial" w:hAnsi="Arial" w:cs="Arial"/>
        </w:rPr>
        <w:t>main focus</w:t>
      </w:r>
      <w:proofErr w:type="gramEnd"/>
      <w:r w:rsidRPr="002E28ED">
        <w:rPr>
          <w:rFonts w:ascii="Arial" w:hAnsi="Arial" w:cs="Arial"/>
        </w:rPr>
        <w:t xml:space="preserve"> of the study, but it was used to keep the participants engaged and focused on the faces.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However, one can </w:t>
      </w:r>
      <w:r w:rsidRPr="002E28ED">
        <w:rPr>
          <w:rFonts w:ascii="Arial" w:hAnsi="Arial" w:cs="Arial"/>
          <w:spacing w:val="-2"/>
        </w:rPr>
        <w:t>investigate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whether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participants’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ability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correctly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recognize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recall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emotional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facial expressions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varied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depending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type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(e.g.,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real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vs.</w:t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  <w:spacing w:val="-2"/>
        </w:rPr>
        <w:t>virtual)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 xml:space="preserve">emotion </w:t>
      </w:r>
      <w:r w:rsidRPr="002E28ED">
        <w:rPr>
          <w:rFonts w:ascii="Arial" w:hAnsi="Arial" w:cs="Arial"/>
        </w:rPr>
        <w:t>displayed (e.g., happy, sad, angry).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Raw behavioral data files from the output of the </w:t>
      </w:r>
      <w:proofErr w:type="spellStart"/>
      <w:r w:rsidRPr="002E28ED">
        <w:rPr>
          <w:rFonts w:ascii="Arial" w:hAnsi="Arial" w:cs="Arial"/>
          <w:w w:val="90"/>
        </w:rPr>
        <w:t>PsychoPy</w:t>
      </w:r>
      <w:proofErr w:type="spellEnd"/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presentation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were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w w:val="90"/>
        </w:rPr>
        <w:t>systematically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preprocessed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w w:val="90"/>
        </w:rPr>
        <w:t>to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isolate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w w:val="90"/>
        </w:rPr>
        <w:t>key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response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spacing w:val="-2"/>
          <w:w w:val="90"/>
        </w:rPr>
        <w:t>variables.</w:t>
      </w:r>
    </w:p>
    <w:p w14:paraId="49BBF8F6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338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F7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F8" w14:textId="77777777" w:rsidR="002A482E" w:rsidRPr="002E28ED" w:rsidRDefault="00100570">
      <w:pPr>
        <w:pStyle w:val="BodyText"/>
        <w:spacing w:before="1" w:line="355" w:lineRule="auto"/>
        <w:ind w:left="120" w:right="296"/>
        <w:rPr>
          <w:rFonts w:ascii="Arial" w:hAnsi="Arial" w:cs="Arial"/>
        </w:rPr>
        <w:pPrChange w:id="339" w:author="Bobby Stojanoski" w:date="2025-05-20T11:03:00Z" w16du:dateUtc="2025-05-20T15:03:00Z">
          <w:pPr>
            <w:pStyle w:val="BodyText"/>
            <w:spacing w:before="1" w:line="355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</w:rPr>
        <w:t xml:space="preserve">For example, if the participant pressed ’y’ for yes, and the 9th face was indeed in the </w:t>
      </w:r>
      <w:r w:rsidRPr="002E28ED">
        <w:rPr>
          <w:rFonts w:ascii="Arial" w:hAnsi="Arial" w:cs="Arial"/>
          <w:spacing w:val="-2"/>
        </w:rPr>
        <w:t>previous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block,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they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answered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correctly,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if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they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pressed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’y’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yes,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9th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 xml:space="preserve">face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not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block,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answered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incorrectly.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same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applies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’n’ for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no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responses.</w:t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total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correct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trials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per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summed.</w:t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data is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not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subject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same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signal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quality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criteria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data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described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 xml:space="preserve">in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2.1,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not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physiological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measure.</w:t>
      </w:r>
      <w:r w:rsidRPr="002E28ED">
        <w:rPr>
          <w:rFonts w:ascii="Arial" w:hAnsi="Arial" w:cs="Arial"/>
          <w:spacing w:val="22"/>
        </w:rPr>
        <w:t xml:space="preserve"> </w:t>
      </w:r>
      <w:r w:rsidRPr="002E28ED">
        <w:rPr>
          <w:rFonts w:ascii="Arial" w:hAnsi="Arial" w:cs="Arial"/>
        </w:rPr>
        <w:t>Therefore,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88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can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 xml:space="preserve">included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analysis,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regardless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their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signal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quality.</w:t>
      </w:r>
      <w:r w:rsidRPr="002E28ED">
        <w:rPr>
          <w:rFonts w:ascii="Arial" w:hAnsi="Arial" w:cs="Arial"/>
          <w:spacing w:val="9"/>
        </w:rPr>
        <w:t xml:space="preserve"> </w:t>
      </w:r>
      <w:r w:rsidRPr="002E28ED">
        <w:rPr>
          <w:rFonts w:ascii="Arial" w:hAnsi="Arial" w:cs="Arial"/>
          <w:spacing w:val="-4"/>
        </w:rPr>
        <w:t>However,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participants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achieving fewer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correct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responses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than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34/56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(e.g.,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60%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trials)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were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excluded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ensure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sufficient engagement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task,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shown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Figure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</w:rPr>
        <w:t>2.7.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  <w:spacing w:val="-4"/>
        </w:rPr>
        <w:t>Only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one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participant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was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excluded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 xml:space="preserve">from </w:t>
      </w:r>
      <w:bookmarkStart w:id="340" w:name="_bookmark24"/>
      <w:bookmarkEnd w:id="340"/>
      <w:r w:rsidRPr="002E28ED">
        <w:rPr>
          <w:rFonts w:ascii="Arial" w:hAnsi="Arial" w:cs="Arial"/>
        </w:rPr>
        <w:t>the analysis.</w:t>
      </w:r>
    </w:p>
    <w:p w14:paraId="49BBF8F9" w14:textId="77777777" w:rsidR="002A482E" w:rsidRPr="002E28ED" w:rsidRDefault="00100570" w:rsidP="00841C0A">
      <w:pPr>
        <w:pStyle w:val="BodyText"/>
        <w:spacing w:before="5"/>
        <w:rPr>
          <w:rFonts w:ascii="Arial" w:hAnsi="Arial" w:cs="Arial"/>
          <w:sz w:val="10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251658256" behindDoc="1" locked="0" layoutInCell="1" allowOverlap="1" wp14:anchorId="49BBF998" wp14:editId="49BBF999">
            <wp:simplePos x="0" y="0"/>
            <wp:positionH relativeFrom="page">
              <wp:posOffset>1203325</wp:posOffset>
            </wp:positionH>
            <wp:positionV relativeFrom="paragraph">
              <wp:posOffset>104404</wp:posOffset>
            </wp:positionV>
            <wp:extent cx="5699760" cy="277215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F8FA" w14:textId="77777777" w:rsidR="002A482E" w:rsidRPr="002E28ED" w:rsidRDefault="00100570">
      <w:pPr>
        <w:pStyle w:val="BodyText"/>
        <w:spacing w:before="189" w:line="213" w:lineRule="auto"/>
        <w:ind w:left="120" w:right="296"/>
        <w:rPr>
          <w:rFonts w:ascii="Arial" w:hAnsi="Arial" w:cs="Arial"/>
        </w:rPr>
        <w:pPrChange w:id="341" w:author="Bobby Stojanoski" w:date="2025-05-20T11:03:00Z" w16du:dateUtc="2025-05-20T15:03:00Z">
          <w:pPr>
            <w:pStyle w:val="BodyText"/>
            <w:spacing w:before="189" w:line="213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  <w:spacing w:val="-6"/>
        </w:rPr>
        <w:t>Figure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2.7: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spacing w:val="-6"/>
        </w:rPr>
        <w:t>Number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correct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responses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by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participant, 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red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dashed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line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represents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 xml:space="preserve">the </w:t>
      </w:r>
      <w:r w:rsidRPr="002E28ED">
        <w:rPr>
          <w:rFonts w:ascii="Arial" w:hAnsi="Arial" w:cs="Arial"/>
        </w:rPr>
        <w:t>threshold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34/56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correct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responses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(60%)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must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meet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be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included 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analysis.</w:t>
      </w:r>
      <w:r w:rsidRPr="002E28ED">
        <w:rPr>
          <w:rFonts w:ascii="Arial" w:hAnsi="Arial" w:cs="Arial"/>
          <w:spacing w:val="11"/>
        </w:rPr>
        <w:t xml:space="preserve"> </w:t>
      </w:r>
      <w:r w:rsidRPr="002E28ED">
        <w:rPr>
          <w:rFonts w:ascii="Arial" w:hAnsi="Arial" w:cs="Arial"/>
        </w:rPr>
        <w:t>Only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one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excluded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from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analysis.</w:t>
      </w:r>
    </w:p>
    <w:p w14:paraId="49BBF8FB" w14:textId="77777777" w:rsidR="002A482E" w:rsidRPr="002E28ED" w:rsidRDefault="002A482E" w:rsidP="00841C0A">
      <w:pPr>
        <w:pStyle w:val="BodyText"/>
        <w:spacing w:before="127"/>
        <w:rPr>
          <w:rFonts w:ascii="Arial" w:hAnsi="Arial" w:cs="Arial"/>
        </w:rPr>
      </w:pPr>
    </w:p>
    <w:p w14:paraId="49BBF8FC" w14:textId="77777777" w:rsidR="002A482E" w:rsidRPr="002E28ED" w:rsidRDefault="00100570">
      <w:pPr>
        <w:pStyle w:val="BodyText"/>
        <w:spacing w:line="355" w:lineRule="auto"/>
        <w:ind w:left="120" w:right="296" w:firstLine="351"/>
        <w:rPr>
          <w:rFonts w:ascii="Arial" w:hAnsi="Arial" w:cs="Arial"/>
        </w:rPr>
        <w:pPrChange w:id="342" w:author="Bobby Stojanoski" w:date="2025-05-20T11:03:00Z" w16du:dateUtc="2025-05-20T15:03:00Z">
          <w:pPr>
            <w:pStyle w:val="BodyText"/>
            <w:spacing w:line="355" w:lineRule="auto"/>
            <w:ind w:left="120" w:right="296" w:firstLine="351"/>
            <w:jc w:val="both"/>
          </w:pPr>
        </w:pPrChange>
      </w:pPr>
      <w:r w:rsidRPr="002E28ED">
        <w:rPr>
          <w:rFonts w:ascii="Arial" w:hAnsi="Arial" w:cs="Arial"/>
        </w:rPr>
        <w:t>Since each block of faces was either all real or all virtual, and all had the same emotional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expression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(as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discussed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2.3.2),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y/n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response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labeled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Face type and Emotion.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An OLS model was fit with accuracy (converted to numeric 0/1) </w:t>
      </w:r>
      <w:r w:rsidRPr="002E28ED">
        <w:rPr>
          <w:rFonts w:ascii="Arial" w:hAnsi="Arial" w:cs="Arial"/>
          <w:spacing w:val="-2"/>
        </w:rPr>
        <w:t>as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dependent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variable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categorical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predictors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Type,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Emotion,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proofErr w:type="gramStart"/>
      <w:r w:rsidRPr="002E28ED">
        <w:rPr>
          <w:rFonts w:ascii="Arial" w:hAnsi="Arial" w:cs="Arial"/>
          <w:spacing w:val="-2"/>
        </w:rPr>
        <w:t>their</w:t>
      </w:r>
      <w:proofErr w:type="gramEnd"/>
    </w:p>
    <w:p w14:paraId="49BBF8FD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343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FE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FF" w14:textId="77777777" w:rsidR="002A482E" w:rsidRPr="002E28ED" w:rsidRDefault="00100570">
      <w:pPr>
        <w:pStyle w:val="BodyText"/>
        <w:spacing w:before="1" w:line="355" w:lineRule="auto"/>
        <w:ind w:left="120" w:right="296"/>
        <w:rPr>
          <w:rFonts w:ascii="Arial" w:hAnsi="Arial" w:cs="Arial"/>
        </w:rPr>
        <w:pPrChange w:id="344" w:author="Bobby Stojanoski" w:date="2025-05-20T11:03:00Z" w16du:dateUtc="2025-05-20T15:03:00Z">
          <w:pPr>
            <w:pStyle w:val="BodyText"/>
            <w:spacing w:before="1" w:line="355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8250" behindDoc="1" locked="0" layoutInCell="1" allowOverlap="1" wp14:anchorId="49BBF99A" wp14:editId="49BBF99B">
                <wp:simplePos x="0" y="0"/>
                <wp:positionH relativeFrom="page">
                  <wp:posOffset>2246185</wp:posOffset>
                </wp:positionH>
                <wp:positionV relativeFrom="paragraph">
                  <wp:posOffset>767137</wp:posOffset>
                </wp:positionV>
                <wp:extent cx="46990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6190976" from="176.865005pt,60.404537pt" to="180.556005pt,60.404537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</w:rPr>
        <w:t>interaction.</w:t>
      </w:r>
      <w:r w:rsidRPr="002E28ED">
        <w:rPr>
          <w:rFonts w:ascii="Arial" w:hAnsi="Arial" w:cs="Arial"/>
          <w:spacing w:val="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goal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determine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main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effects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these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two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factors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individually, as well as their interaction, on response accuracy.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A two-way Type III ANOVA (via </w:t>
      </w:r>
      <w:proofErr w:type="spellStart"/>
      <w:proofErr w:type="gramStart"/>
      <w:r w:rsidRPr="002E28ED">
        <w:rPr>
          <w:rFonts w:ascii="Arial" w:hAnsi="Arial" w:cs="Arial"/>
        </w:rPr>
        <w:t>sm.stats</w:t>
      </w:r>
      <w:proofErr w:type="gramEnd"/>
      <w:r w:rsidRPr="002E28ED">
        <w:rPr>
          <w:rFonts w:ascii="Arial" w:hAnsi="Arial" w:cs="Arial"/>
        </w:rPr>
        <w:t>.anova</w:t>
      </w:r>
      <w:proofErr w:type="spellEnd"/>
      <w:r w:rsidRPr="002E28ED">
        <w:rPr>
          <w:rFonts w:ascii="Arial" w:hAnsi="Arial" w:cs="Arial"/>
          <w:spacing w:val="-8"/>
        </w:rPr>
        <w:t xml:space="preserve"> </w:t>
      </w:r>
      <w:proofErr w:type="spellStart"/>
      <w:proofErr w:type="gramStart"/>
      <w:r w:rsidRPr="002E28ED">
        <w:rPr>
          <w:rFonts w:ascii="Arial" w:hAnsi="Arial" w:cs="Arial"/>
        </w:rPr>
        <w:t>lm</w:t>
      </w:r>
      <w:proofErr w:type="spellEnd"/>
      <w:r w:rsidRPr="002E28ED">
        <w:rPr>
          <w:rFonts w:ascii="Arial" w:hAnsi="Arial" w:cs="Arial"/>
        </w:rPr>
        <w:t>(</w:t>
      </w:r>
      <w:proofErr w:type="gramEnd"/>
      <w:r w:rsidRPr="002E28ED">
        <w:rPr>
          <w:rFonts w:ascii="Arial" w:hAnsi="Arial" w:cs="Arial"/>
        </w:rPr>
        <w:t>model,</w:t>
      </w:r>
      <w:r w:rsidRPr="002E28ED">
        <w:rPr>
          <w:rFonts w:ascii="Arial" w:hAnsi="Arial" w:cs="Arial"/>
          <w:spacing w:val="40"/>
        </w:rPr>
        <w:t xml:space="preserve"> </w:t>
      </w:r>
      <w:proofErr w:type="spellStart"/>
      <w:r w:rsidRPr="002E28ED">
        <w:rPr>
          <w:rFonts w:ascii="Arial" w:hAnsi="Arial" w:cs="Arial"/>
        </w:rPr>
        <w:t>typ</w:t>
      </w:r>
      <w:proofErr w:type="spellEnd"/>
      <w:r w:rsidRPr="002E28ED">
        <w:rPr>
          <w:rFonts w:ascii="Arial" w:hAnsi="Arial" w:cs="Arial"/>
        </w:rPr>
        <w:t>=3))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provided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i/>
        </w:rPr>
        <w:t>F</w:t>
      </w:r>
      <w:r w:rsidRPr="002E28ED">
        <w:rPr>
          <w:rFonts w:ascii="Arial" w:hAnsi="Arial" w:cs="Arial"/>
          <w:i/>
          <w:spacing w:val="-17"/>
        </w:rPr>
        <w:t xml:space="preserve"> </w:t>
      </w:r>
      <w:r w:rsidRPr="002E28ED">
        <w:rPr>
          <w:rFonts w:ascii="Arial" w:hAnsi="Arial" w:cs="Arial"/>
        </w:rPr>
        <w:t>-statistics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i/>
        </w:rPr>
        <w:t>p</w:t>
      </w:r>
      <w:r w:rsidRPr="002E28ED">
        <w:rPr>
          <w:rFonts w:ascii="Arial" w:hAnsi="Arial" w:cs="Arial"/>
        </w:rPr>
        <w:t>-values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main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 xml:space="preserve">effects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interaction.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version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ANOVA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especially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suitable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when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interactions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are </w:t>
      </w:r>
      <w:r w:rsidRPr="002E28ED">
        <w:rPr>
          <w:rFonts w:ascii="Arial" w:hAnsi="Arial" w:cs="Arial"/>
        </w:rPr>
        <w:t>included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model,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calculates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effect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after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accounting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other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terms.</w:t>
      </w:r>
    </w:p>
    <w:p w14:paraId="49BBF900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345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901" w14:textId="77777777" w:rsidR="002A482E" w:rsidRPr="002E28ED" w:rsidRDefault="002A482E" w:rsidP="00841C0A">
      <w:pPr>
        <w:pStyle w:val="BodyText"/>
        <w:spacing w:before="72"/>
        <w:rPr>
          <w:rFonts w:ascii="Arial" w:hAnsi="Arial" w:cs="Arial"/>
          <w:sz w:val="49"/>
        </w:rPr>
      </w:pPr>
    </w:p>
    <w:p w14:paraId="49BBF902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bookmarkStart w:id="346" w:name="Results"/>
      <w:bookmarkStart w:id="347" w:name="_bookmark25"/>
      <w:bookmarkEnd w:id="346"/>
      <w:bookmarkEnd w:id="347"/>
      <w:r w:rsidRPr="002E28ED">
        <w:rPr>
          <w:rFonts w:ascii="Arial" w:hAnsi="Arial" w:cs="Arial"/>
          <w:spacing w:val="-2"/>
          <w:w w:val="110"/>
        </w:rPr>
        <w:t>Results</w:t>
      </w:r>
    </w:p>
    <w:p w14:paraId="49BBF90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F" w14:textId="77777777" w:rsidR="002A482E" w:rsidRPr="002E28ED" w:rsidRDefault="002A482E" w:rsidP="00841C0A">
      <w:pPr>
        <w:pStyle w:val="BodyText"/>
        <w:spacing w:before="273"/>
        <w:rPr>
          <w:rFonts w:ascii="Arial" w:hAnsi="Arial" w:cs="Arial"/>
          <w:b/>
        </w:rPr>
      </w:pPr>
    </w:p>
    <w:p w14:paraId="49BBF920" w14:textId="77777777" w:rsidR="002A482E" w:rsidRPr="002E28ED" w:rsidRDefault="00100570">
      <w:pPr>
        <w:pStyle w:val="BodyText"/>
        <w:ind w:right="177"/>
        <w:rPr>
          <w:rFonts w:ascii="Arial" w:hAnsi="Arial" w:cs="Arial"/>
        </w:rPr>
        <w:pPrChange w:id="348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20</w:t>
      </w:r>
    </w:p>
    <w:p w14:paraId="49BBF921" w14:textId="77777777" w:rsidR="002A482E" w:rsidRPr="002E28ED" w:rsidRDefault="002A482E">
      <w:pPr>
        <w:rPr>
          <w:rFonts w:ascii="Arial" w:hAnsi="Arial" w:cs="Arial"/>
        </w:rPr>
        <w:sectPr w:rsidR="002A482E" w:rsidRPr="002E28ED">
          <w:headerReference w:type="default" r:id="rId23"/>
          <w:pgSz w:w="12240" w:h="15840"/>
          <w:pgMar w:top="3800" w:right="1140" w:bottom="280" w:left="1680" w:header="3104" w:footer="0" w:gutter="0"/>
          <w:pgNumType w:start="3"/>
          <w:cols w:space="720"/>
        </w:sectPr>
        <w:pPrChange w:id="349" w:author="Bobby Stojanoski" w:date="2025-05-20T11:03:00Z" w16du:dateUtc="2025-05-20T15:03:00Z">
          <w:pPr>
            <w:jc w:val="center"/>
          </w:pPr>
        </w:pPrChange>
      </w:pPr>
    </w:p>
    <w:p w14:paraId="49BBF922" w14:textId="77777777" w:rsidR="002A482E" w:rsidRPr="002E28ED" w:rsidRDefault="002A482E" w:rsidP="00841C0A">
      <w:pPr>
        <w:pStyle w:val="BodyText"/>
        <w:spacing w:before="72"/>
        <w:rPr>
          <w:rFonts w:ascii="Arial" w:hAnsi="Arial" w:cs="Arial"/>
          <w:sz w:val="49"/>
        </w:rPr>
      </w:pPr>
    </w:p>
    <w:p w14:paraId="49BBF923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bookmarkStart w:id="350" w:name="Discussion"/>
      <w:bookmarkStart w:id="351" w:name="Bibliography"/>
      <w:bookmarkStart w:id="352" w:name="_bookmark26"/>
      <w:bookmarkEnd w:id="350"/>
      <w:bookmarkEnd w:id="351"/>
      <w:bookmarkEnd w:id="352"/>
      <w:r w:rsidRPr="002E28ED">
        <w:rPr>
          <w:rFonts w:ascii="Arial" w:hAnsi="Arial" w:cs="Arial"/>
          <w:spacing w:val="-2"/>
        </w:rPr>
        <w:t>Discussion</w:t>
      </w:r>
    </w:p>
    <w:p w14:paraId="49BBF92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40" w14:textId="77777777" w:rsidR="002A482E" w:rsidRPr="002E28ED" w:rsidRDefault="002A482E" w:rsidP="00841C0A">
      <w:pPr>
        <w:pStyle w:val="BodyText"/>
        <w:spacing w:before="273"/>
        <w:rPr>
          <w:rFonts w:ascii="Arial" w:hAnsi="Arial" w:cs="Arial"/>
          <w:b/>
        </w:rPr>
      </w:pPr>
    </w:p>
    <w:p w14:paraId="49BBF941" w14:textId="77777777" w:rsidR="002A482E" w:rsidRPr="002E28ED" w:rsidRDefault="00100570">
      <w:pPr>
        <w:pStyle w:val="BodyText"/>
        <w:ind w:right="177"/>
        <w:rPr>
          <w:rFonts w:ascii="Arial" w:hAnsi="Arial" w:cs="Arial"/>
        </w:rPr>
        <w:pPrChange w:id="353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21</w:t>
      </w:r>
    </w:p>
    <w:p w14:paraId="49BBF942" w14:textId="77777777" w:rsidR="002A482E" w:rsidRPr="002E28ED" w:rsidRDefault="002A482E">
      <w:pPr>
        <w:rPr>
          <w:rFonts w:ascii="Arial" w:hAnsi="Arial" w:cs="Arial"/>
        </w:rPr>
        <w:sectPr w:rsidR="002A482E" w:rsidRPr="002E28ED">
          <w:pgSz w:w="12240" w:h="15840"/>
          <w:pgMar w:top="3800" w:right="1140" w:bottom="280" w:left="1680" w:header="3104" w:footer="0" w:gutter="0"/>
          <w:cols w:space="720"/>
        </w:sectPr>
        <w:pPrChange w:id="354" w:author="Bobby Stojanoski" w:date="2025-05-20T11:03:00Z" w16du:dateUtc="2025-05-20T15:03:00Z">
          <w:pPr>
            <w:jc w:val="center"/>
          </w:pPr>
        </w:pPrChange>
      </w:pPr>
    </w:p>
    <w:p w14:paraId="49BBF94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944" w14:textId="77777777" w:rsidR="002A482E" w:rsidRPr="002E28ED" w:rsidRDefault="002A482E" w:rsidP="00841C0A">
      <w:pPr>
        <w:pStyle w:val="BodyText"/>
        <w:spacing w:before="233"/>
        <w:rPr>
          <w:rFonts w:ascii="Arial" w:hAnsi="Arial" w:cs="Arial"/>
        </w:rPr>
      </w:pPr>
    </w:p>
    <w:p w14:paraId="49BBF945" w14:textId="77777777" w:rsidR="002A482E" w:rsidRPr="002E28ED" w:rsidRDefault="00100570">
      <w:pPr>
        <w:pStyle w:val="BodyText"/>
        <w:spacing w:before="1" w:line="355" w:lineRule="auto"/>
        <w:ind w:left="354" w:right="296" w:hanging="235"/>
        <w:rPr>
          <w:rFonts w:ascii="Arial" w:hAnsi="Arial" w:cs="Arial"/>
        </w:rPr>
        <w:pPrChange w:id="355" w:author="Bobby Stojanoski" w:date="2025-05-20T11:03:00Z" w16du:dateUtc="2025-05-20T15:03:00Z">
          <w:pPr>
            <w:pStyle w:val="BodyText"/>
            <w:spacing w:before="1" w:line="355" w:lineRule="auto"/>
            <w:ind w:left="354" w:right="296" w:hanging="235"/>
            <w:jc w:val="both"/>
          </w:pPr>
        </w:pPrChange>
      </w:pPr>
      <w:bookmarkStart w:id="356" w:name="_bookmark27"/>
      <w:bookmarkEnd w:id="356"/>
      <w:r w:rsidRPr="002E28ED">
        <w:rPr>
          <w:rFonts w:ascii="Arial" w:hAnsi="Arial" w:cs="Arial"/>
        </w:rPr>
        <w:t xml:space="preserve">Bastos, A. M. and </w:t>
      </w:r>
      <w:proofErr w:type="spellStart"/>
      <w:r w:rsidRPr="002E28ED">
        <w:rPr>
          <w:rFonts w:ascii="Arial" w:hAnsi="Arial" w:cs="Arial"/>
        </w:rPr>
        <w:t>Schoffelen</w:t>
      </w:r>
      <w:proofErr w:type="spellEnd"/>
      <w:r w:rsidRPr="002E28ED">
        <w:rPr>
          <w:rFonts w:ascii="Arial" w:hAnsi="Arial" w:cs="Arial"/>
        </w:rPr>
        <w:t>, J.-M. (2016).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A Tutorial Review of Functional Con- </w:t>
      </w:r>
      <w:proofErr w:type="spellStart"/>
      <w:r w:rsidRPr="002E28ED">
        <w:rPr>
          <w:rFonts w:ascii="Arial" w:hAnsi="Arial" w:cs="Arial"/>
        </w:rPr>
        <w:t>nectivity</w:t>
      </w:r>
      <w:proofErr w:type="spellEnd"/>
      <w:r w:rsidRPr="002E28ED">
        <w:rPr>
          <w:rFonts w:ascii="Arial" w:hAnsi="Arial" w:cs="Arial"/>
        </w:rPr>
        <w:t xml:space="preserve"> Analysis Methods and Their Interpretational Pitfalls.</w:t>
      </w:r>
      <w:r w:rsidRPr="002E28ED">
        <w:rPr>
          <w:rFonts w:ascii="Arial" w:hAnsi="Arial" w:cs="Arial"/>
          <w:spacing w:val="36"/>
        </w:rPr>
        <w:t xml:space="preserve"> </w:t>
      </w:r>
      <w:r w:rsidRPr="002E28ED">
        <w:rPr>
          <w:rFonts w:ascii="Arial" w:hAnsi="Arial" w:cs="Arial"/>
          <w:i/>
        </w:rPr>
        <w:t>Frontiers in Systems Neuroscience</w:t>
      </w:r>
      <w:r w:rsidRPr="002E28ED">
        <w:rPr>
          <w:rFonts w:ascii="Arial" w:hAnsi="Arial" w:cs="Arial"/>
        </w:rPr>
        <w:t>, 9.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Frontiers.</w:t>
      </w:r>
    </w:p>
    <w:p w14:paraId="49BBF946" w14:textId="77777777" w:rsidR="002A482E" w:rsidRPr="002E28ED" w:rsidRDefault="00100570">
      <w:pPr>
        <w:pStyle w:val="BodyText"/>
        <w:spacing w:before="200" w:line="355" w:lineRule="auto"/>
        <w:ind w:left="354" w:right="296" w:hanging="235"/>
        <w:rPr>
          <w:rFonts w:ascii="Arial" w:hAnsi="Arial" w:cs="Arial"/>
        </w:rPr>
        <w:pPrChange w:id="357" w:author="Bobby Stojanoski" w:date="2025-05-20T11:03:00Z" w16du:dateUtc="2025-05-20T15:03:00Z">
          <w:pPr>
            <w:pStyle w:val="BodyText"/>
            <w:spacing w:before="200" w:line="355" w:lineRule="auto"/>
            <w:ind w:left="354" w:right="296" w:hanging="235"/>
            <w:jc w:val="both"/>
          </w:pPr>
        </w:pPrChange>
      </w:pPr>
      <w:bookmarkStart w:id="358" w:name="_bookmark28"/>
      <w:bookmarkEnd w:id="358"/>
      <w:r w:rsidRPr="002E28ED">
        <w:rPr>
          <w:rFonts w:ascii="Arial" w:hAnsi="Arial" w:cs="Arial"/>
        </w:rPr>
        <w:t>Bergmann,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T.,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Froese,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L.,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Gomez,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-2"/>
        </w:rPr>
        <w:t xml:space="preserve"> </w:t>
      </w:r>
      <w:proofErr w:type="spellStart"/>
      <w:r w:rsidRPr="002E28ED">
        <w:rPr>
          <w:rFonts w:ascii="Arial" w:hAnsi="Arial" w:cs="Arial"/>
        </w:rPr>
        <w:t>Sainbhi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A.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S.,</w:t>
      </w:r>
      <w:r w:rsidRPr="002E28ED">
        <w:rPr>
          <w:rFonts w:ascii="Arial" w:hAnsi="Arial" w:cs="Arial"/>
          <w:spacing w:val="-2"/>
        </w:rPr>
        <w:t xml:space="preserve"> </w:t>
      </w:r>
      <w:proofErr w:type="spellStart"/>
      <w:r w:rsidRPr="002E28ED">
        <w:rPr>
          <w:rFonts w:ascii="Arial" w:hAnsi="Arial" w:cs="Arial"/>
        </w:rPr>
        <w:t>Vakitbilir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N.,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Islam,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Stein,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K., Marquez,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Amenta,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F.,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Park,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K.,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Ibrahim,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Y.,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Zeiler,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F.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A.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(2023). Evaluation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 xml:space="preserve">of </w:t>
      </w:r>
      <w:r w:rsidRPr="002E28ED">
        <w:rPr>
          <w:rFonts w:ascii="Arial" w:hAnsi="Arial" w:cs="Arial"/>
          <w:spacing w:val="-2"/>
        </w:rPr>
        <w:t>Morlet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Wavelet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Analysis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Artifact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Detection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Low-Frequency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Commercial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Near- </w:t>
      </w:r>
      <w:r w:rsidRPr="002E28ED">
        <w:rPr>
          <w:rFonts w:ascii="Arial" w:hAnsi="Arial" w:cs="Arial"/>
        </w:rPr>
        <w:t>Infrared Spectroscopy Systems.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Bioengineering</w:t>
      </w:r>
      <w:r w:rsidRPr="002E28ED">
        <w:rPr>
          <w:rFonts w:ascii="Arial" w:hAnsi="Arial" w:cs="Arial"/>
        </w:rPr>
        <w:t>, 11(1):0.</w:t>
      </w:r>
    </w:p>
    <w:p w14:paraId="49BBF947" w14:textId="77777777" w:rsidR="002A482E" w:rsidRPr="002E28ED" w:rsidRDefault="00100570">
      <w:pPr>
        <w:pStyle w:val="BodyText"/>
        <w:spacing w:before="201" w:line="355" w:lineRule="auto"/>
        <w:ind w:left="354" w:right="297" w:hanging="235"/>
        <w:rPr>
          <w:rFonts w:ascii="Arial" w:hAnsi="Arial" w:cs="Arial"/>
        </w:rPr>
        <w:pPrChange w:id="359" w:author="Bobby Stojanoski" w:date="2025-05-20T11:03:00Z" w16du:dateUtc="2025-05-20T15:03:00Z">
          <w:pPr>
            <w:pStyle w:val="BodyText"/>
            <w:spacing w:before="201" w:line="355" w:lineRule="auto"/>
            <w:ind w:left="354" w:right="297" w:hanging="235"/>
            <w:jc w:val="both"/>
          </w:pPr>
        </w:pPrChange>
      </w:pPr>
      <w:bookmarkStart w:id="360" w:name="_bookmark29"/>
      <w:bookmarkEnd w:id="360"/>
      <w:r w:rsidRPr="002E28ED">
        <w:rPr>
          <w:rFonts w:ascii="Arial" w:hAnsi="Arial" w:cs="Arial"/>
        </w:rPr>
        <w:t xml:space="preserve">Bulgarelli, C., Blasi, A., McCann, S., Milosavljevic, B., </w:t>
      </w:r>
      <w:proofErr w:type="spellStart"/>
      <w:r w:rsidRPr="002E28ED">
        <w:rPr>
          <w:rFonts w:ascii="Arial" w:hAnsi="Arial" w:cs="Arial"/>
        </w:rPr>
        <w:t>Ghillia</w:t>
      </w:r>
      <w:proofErr w:type="spellEnd"/>
      <w:r w:rsidRPr="002E28ED">
        <w:rPr>
          <w:rFonts w:ascii="Arial" w:hAnsi="Arial" w:cs="Arial"/>
        </w:rPr>
        <w:t>, G., Mbye, E., Touray, E.,</w:t>
      </w:r>
      <w:r w:rsidRPr="002E28ED">
        <w:rPr>
          <w:rFonts w:ascii="Arial" w:hAnsi="Arial" w:cs="Arial"/>
          <w:spacing w:val="26"/>
        </w:rPr>
        <w:t xml:space="preserve"> </w:t>
      </w:r>
      <w:r w:rsidRPr="002E28ED">
        <w:rPr>
          <w:rFonts w:ascii="Arial" w:hAnsi="Arial" w:cs="Arial"/>
        </w:rPr>
        <w:t>Fadera,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T.,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Acolatse,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L.,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Moore,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S.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</w:rPr>
        <w:t>E.,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Lloyd-Fox,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S.,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Elwell,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C.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</w:rPr>
        <w:t>E.,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  <w:spacing w:val="-2"/>
        </w:rPr>
        <w:t>Eggebrecht,</w:t>
      </w:r>
    </w:p>
    <w:p w14:paraId="49BBF948" w14:textId="77777777" w:rsidR="002A482E" w:rsidRPr="002E28ED" w:rsidRDefault="00100570">
      <w:pPr>
        <w:pStyle w:val="BodyText"/>
        <w:spacing w:before="1" w:line="355" w:lineRule="auto"/>
        <w:ind w:left="354" w:right="297"/>
        <w:rPr>
          <w:rFonts w:ascii="Arial" w:hAnsi="Arial" w:cs="Arial"/>
        </w:rPr>
        <w:pPrChange w:id="361" w:author="Bobby Stojanoski" w:date="2025-05-20T11:03:00Z" w16du:dateUtc="2025-05-20T15:03:00Z">
          <w:pPr>
            <w:pStyle w:val="BodyText"/>
            <w:spacing w:before="1" w:line="355" w:lineRule="auto"/>
            <w:ind w:left="354" w:right="297"/>
            <w:jc w:val="both"/>
          </w:pPr>
        </w:pPrChange>
      </w:pPr>
      <w:r w:rsidRPr="002E28ED">
        <w:rPr>
          <w:rFonts w:ascii="Arial" w:hAnsi="Arial" w:cs="Arial"/>
        </w:rPr>
        <w:t>A. T., and Team, t. B. S. (2025).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Growth in early infancy drives optimal brain </w:t>
      </w:r>
      <w:r w:rsidRPr="002E28ED">
        <w:rPr>
          <w:rFonts w:ascii="Arial" w:hAnsi="Arial" w:cs="Arial"/>
          <w:spacing w:val="-2"/>
        </w:rPr>
        <w:t>functional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connectivity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which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predicts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cognitive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flexibility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later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childhood.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spacing w:val="-2"/>
        </w:rPr>
        <w:t xml:space="preserve">Pages: </w:t>
      </w:r>
      <w:r w:rsidRPr="002E28ED">
        <w:rPr>
          <w:rFonts w:ascii="Arial" w:hAnsi="Arial" w:cs="Arial"/>
        </w:rPr>
        <w:t>2024.01.02.573930 Section: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New Results.</w:t>
      </w:r>
    </w:p>
    <w:p w14:paraId="49BBF949" w14:textId="77777777" w:rsidR="002A482E" w:rsidRPr="002E28ED" w:rsidRDefault="00100570">
      <w:pPr>
        <w:pStyle w:val="BodyText"/>
        <w:spacing w:before="200" w:line="355" w:lineRule="auto"/>
        <w:ind w:left="354" w:right="299" w:hanging="235"/>
        <w:rPr>
          <w:rFonts w:ascii="Arial" w:hAnsi="Arial" w:cs="Arial"/>
        </w:rPr>
        <w:pPrChange w:id="362" w:author="Bobby Stojanoski" w:date="2025-05-20T11:03:00Z" w16du:dateUtc="2025-05-20T15:03:00Z">
          <w:pPr>
            <w:pStyle w:val="BodyText"/>
            <w:spacing w:before="200" w:line="355" w:lineRule="auto"/>
            <w:ind w:left="354" w:right="299" w:hanging="235"/>
            <w:jc w:val="both"/>
          </w:pPr>
        </w:pPrChange>
      </w:pPr>
      <w:bookmarkStart w:id="363" w:name="_bookmark30"/>
      <w:bookmarkEnd w:id="363"/>
      <w:r w:rsidRPr="002E28ED">
        <w:rPr>
          <w:rFonts w:ascii="Arial" w:hAnsi="Arial" w:cs="Arial"/>
        </w:rPr>
        <w:t xml:space="preserve">Conley, M. I., </w:t>
      </w:r>
      <w:proofErr w:type="spellStart"/>
      <w:r w:rsidRPr="002E28ED">
        <w:rPr>
          <w:rFonts w:ascii="Arial" w:hAnsi="Arial" w:cs="Arial"/>
        </w:rPr>
        <w:t>Dellarco</w:t>
      </w:r>
      <w:proofErr w:type="spellEnd"/>
      <w:r w:rsidRPr="002E28ED">
        <w:rPr>
          <w:rFonts w:ascii="Arial" w:hAnsi="Arial" w:cs="Arial"/>
        </w:rPr>
        <w:t>, D. V., Rubien-Thomas, E., Cohen, A. O., Cervera, A., Totten- ham,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N.,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Casey,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B.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(2018).</w:t>
      </w:r>
      <w:r w:rsidRPr="002E28ED">
        <w:rPr>
          <w:rFonts w:ascii="Arial" w:hAnsi="Arial" w:cs="Arial"/>
          <w:spacing w:val="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racially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diverse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affective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expression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(RADIATE) face stimulus set.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Psychiatry Research</w:t>
      </w:r>
      <w:r w:rsidRPr="002E28ED">
        <w:rPr>
          <w:rFonts w:ascii="Arial" w:hAnsi="Arial" w:cs="Arial"/>
        </w:rPr>
        <w:t>, 270:1059–1067.</w:t>
      </w:r>
    </w:p>
    <w:p w14:paraId="49BBF94A" w14:textId="77777777" w:rsidR="002A482E" w:rsidRPr="002E28ED" w:rsidRDefault="00100570">
      <w:pPr>
        <w:pStyle w:val="BodyText"/>
        <w:spacing w:before="200" w:line="355" w:lineRule="auto"/>
        <w:ind w:left="354" w:right="297" w:hanging="235"/>
        <w:rPr>
          <w:rFonts w:ascii="Arial" w:hAnsi="Arial" w:cs="Arial"/>
        </w:rPr>
        <w:pPrChange w:id="364" w:author="Bobby Stojanoski" w:date="2025-05-20T11:03:00Z" w16du:dateUtc="2025-05-20T15:03:00Z">
          <w:pPr>
            <w:pStyle w:val="BodyText"/>
            <w:spacing w:before="200" w:line="355" w:lineRule="auto"/>
            <w:ind w:left="354" w:right="297" w:hanging="235"/>
            <w:jc w:val="both"/>
          </w:pPr>
        </w:pPrChange>
      </w:pPr>
      <w:bookmarkStart w:id="365" w:name="_bookmark31"/>
      <w:bookmarkEnd w:id="365"/>
      <w:r w:rsidRPr="002E28ED">
        <w:rPr>
          <w:rFonts w:ascii="Arial" w:hAnsi="Arial" w:cs="Arial"/>
        </w:rPr>
        <w:t>Cui,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X.,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Bray,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S.,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Reiss,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L.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(2010). Functional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near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infrared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spectroscopy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(NIRS) signal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improvement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based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negative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correlation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oxygenated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 xml:space="preserve">deoxy- </w:t>
      </w:r>
      <w:proofErr w:type="spellStart"/>
      <w:r w:rsidRPr="002E28ED">
        <w:rPr>
          <w:rFonts w:ascii="Arial" w:hAnsi="Arial" w:cs="Arial"/>
        </w:rPr>
        <w:t>genated</w:t>
      </w:r>
      <w:proofErr w:type="spellEnd"/>
      <w:r w:rsidRPr="002E28ED">
        <w:rPr>
          <w:rFonts w:ascii="Arial" w:hAnsi="Arial" w:cs="Arial"/>
        </w:rPr>
        <w:t xml:space="preserve"> hemoglobin dynamics.</w:t>
      </w:r>
      <w:r w:rsidRPr="002E28ED">
        <w:rPr>
          <w:rFonts w:ascii="Arial" w:hAnsi="Arial" w:cs="Arial"/>
          <w:spacing w:val="30"/>
        </w:rPr>
        <w:t xml:space="preserve"> </w:t>
      </w:r>
      <w:proofErr w:type="spellStart"/>
      <w:r w:rsidRPr="002E28ED">
        <w:rPr>
          <w:rFonts w:ascii="Arial" w:hAnsi="Arial" w:cs="Arial"/>
          <w:i/>
        </w:rPr>
        <w:t>NeuroImage</w:t>
      </w:r>
      <w:proofErr w:type="spellEnd"/>
      <w:r w:rsidRPr="002E28ED">
        <w:rPr>
          <w:rFonts w:ascii="Arial" w:hAnsi="Arial" w:cs="Arial"/>
        </w:rPr>
        <w:t>, 49(4):3039–3046.</w:t>
      </w:r>
    </w:p>
    <w:p w14:paraId="49BBF94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94C" w14:textId="77777777" w:rsidR="002A482E" w:rsidRPr="002E28ED" w:rsidRDefault="002A482E" w:rsidP="00841C0A">
      <w:pPr>
        <w:pStyle w:val="BodyText"/>
        <w:spacing w:before="100"/>
        <w:rPr>
          <w:rFonts w:ascii="Arial" w:hAnsi="Arial" w:cs="Arial"/>
        </w:rPr>
      </w:pPr>
    </w:p>
    <w:p w14:paraId="49BBF94D" w14:textId="77777777" w:rsidR="002A482E" w:rsidRPr="002E28ED" w:rsidRDefault="00100570">
      <w:pPr>
        <w:pStyle w:val="BodyText"/>
        <w:ind w:right="177"/>
        <w:rPr>
          <w:rFonts w:ascii="Arial" w:hAnsi="Arial" w:cs="Arial"/>
        </w:rPr>
        <w:pPrChange w:id="366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22</w:t>
      </w:r>
    </w:p>
    <w:p w14:paraId="49BBF94E" w14:textId="77777777" w:rsidR="002A482E" w:rsidRPr="002E28ED" w:rsidRDefault="002A482E">
      <w:pPr>
        <w:rPr>
          <w:rFonts w:ascii="Arial" w:hAnsi="Arial" w:cs="Arial"/>
        </w:rPr>
        <w:sectPr w:rsidR="002A482E" w:rsidRPr="002E28ED">
          <w:headerReference w:type="default" r:id="rId24"/>
          <w:pgSz w:w="12240" w:h="15840"/>
          <w:pgMar w:top="3800" w:right="1140" w:bottom="280" w:left="1680" w:header="3104" w:footer="0" w:gutter="0"/>
          <w:cols w:space="720"/>
        </w:sectPr>
        <w:pPrChange w:id="367" w:author="Bobby Stojanoski" w:date="2025-05-20T11:03:00Z" w16du:dateUtc="2025-05-20T15:03:00Z">
          <w:pPr>
            <w:jc w:val="center"/>
          </w:pPr>
        </w:pPrChange>
      </w:pPr>
    </w:p>
    <w:p w14:paraId="49BBF94F" w14:textId="77777777" w:rsidR="002A482E" w:rsidRPr="002E28ED" w:rsidRDefault="002A482E" w:rsidP="00841C0A">
      <w:pPr>
        <w:pStyle w:val="BodyText"/>
        <w:spacing w:before="77"/>
        <w:rPr>
          <w:rFonts w:ascii="Arial" w:hAnsi="Arial" w:cs="Arial"/>
        </w:rPr>
      </w:pPr>
    </w:p>
    <w:p w14:paraId="49BBF950" w14:textId="77777777" w:rsidR="002A482E" w:rsidRPr="002E28ED" w:rsidRDefault="00100570">
      <w:pPr>
        <w:pStyle w:val="BodyText"/>
        <w:spacing w:line="355" w:lineRule="auto"/>
        <w:ind w:left="354" w:right="298" w:hanging="235"/>
        <w:rPr>
          <w:rFonts w:ascii="Arial" w:hAnsi="Arial" w:cs="Arial"/>
        </w:rPr>
        <w:pPrChange w:id="368" w:author="Bobby Stojanoski" w:date="2025-05-20T11:03:00Z" w16du:dateUtc="2025-05-20T15:03:00Z">
          <w:pPr>
            <w:pStyle w:val="BodyText"/>
            <w:spacing w:line="355" w:lineRule="auto"/>
            <w:ind w:left="354" w:right="298" w:hanging="235"/>
            <w:jc w:val="both"/>
          </w:pPr>
        </w:pPrChange>
      </w:pPr>
      <w:bookmarkStart w:id="369" w:name="_bookmark32"/>
      <w:bookmarkEnd w:id="369"/>
      <w:r w:rsidRPr="002E28ED">
        <w:rPr>
          <w:rFonts w:ascii="Arial" w:hAnsi="Arial" w:cs="Arial"/>
        </w:rPr>
        <w:t>Ekman,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(1992).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basic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emotions?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i/>
        </w:rPr>
        <w:t>Psychological</w:t>
      </w:r>
      <w:r w:rsidRPr="002E28ED">
        <w:rPr>
          <w:rFonts w:ascii="Arial" w:hAnsi="Arial" w:cs="Arial"/>
          <w:i/>
          <w:spacing w:val="-10"/>
        </w:rPr>
        <w:t xml:space="preserve"> </w:t>
      </w:r>
      <w:r w:rsidRPr="002E28ED">
        <w:rPr>
          <w:rFonts w:ascii="Arial" w:hAnsi="Arial" w:cs="Arial"/>
          <w:i/>
        </w:rPr>
        <w:t>Review</w:t>
      </w:r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99(3):550–553.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Place: US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12"/>
        </w:rPr>
        <w:t xml:space="preserve"> </w:t>
      </w:r>
      <w:r w:rsidRPr="002E28ED">
        <w:rPr>
          <w:rFonts w:ascii="Arial" w:hAnsi="Arial" w:cs="Arial"/>
        </w:rPr>
        <w:t>American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Psychological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Association.</w:t>
      </w:r>
    </w:p>
    <w:p w14:paraId="49BBF951" w14:textId="77777777" w:rsidR="002A482E" w:rsidRPr="002E28ED" w:rsidRDefault="00100570">
      <w:pPr>
        <w:spacing w:before="174" w:line="355" w:lineRule="auto"/>
        <w:ind w:left="354" w:right="298" w:hanging="235"/>
        <w:rPr>
          <w:rFonts w:ascii="Arial" w:hAnsi="Arial" w:cs="Arial"/>
          <w:sz w:val="24"/>
        </w:rPr>
        <w:pPrChange w:id="370" w:author="Bobby Stojanoski" w:date="2025-05-20T11:03:00Z" w16du:dateUtc="2025-05-20T15:03:00Z">
          <w:pPr>
            <w:spacing w:before="174" w:line="355" w:lineRule="auto"/>
            <w:ind w:left="354" w:right="298" w:hanging="235"/>
            <w:jc w:val="both"/>
          </w:pPr>
        </w:pPrChange>
      </w:pPr>
      <w:bookmarkStart w:id="371" w:name="_bookmark33"/>
      <w:bookmarkEnd w:id="371"/>
      <w:r w:rsidRPr="002E28ED">
        <w:rPr>
          <w:rFonts w:ascii="Arial" w:hAnsi="Arial" w:cs="Arial"/>
          <w:sz w:val="24"/>
        </w:rPr>
        <w:t>Ekman, P. and Friesen, W. V. (1978).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Facial action coding system.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Environmental Psychology &amp; Nonverbal Behavior</w:t>
      </w:r>
      <w:r w:rsidRPr="002E28ED">
        <w:rPr>
          <w:rFonts w:ascii="Arial" w:hAnsi="Arial" w:cs="Arial"/>
          <w:sz w:val="24"/>
        </w:rPr>
        <w:t>.</w:t>
      </w:r>
    </w:p>
    <w:p w14:paraId="49BBF952" w14:textId="77777777" w:rsidR="002A482E" w:rsidRPr="002E28ED" w:rsidRDefault="00100570">
      <w:pPr>
        <w:pStyle w:val="BodyText"/>
        <w:spacing w:before="173" w:line="355" w:lineRule="auto"/>
        <w:ind w:left="354" w:right="297" w:hanging="235"/>
        <w:rPr>
          <w:rFonts w:ascii="Arial" w:hAnsi="Arial" w:cs="Arial"/>
        </w:rPr>
        <w:pPrChange w:id="372" w:author="Bobby Stojanoski" w:date="2025-05-20T11:03:00Z" w16du:dateUtc="2025-05-20T15:03:00Z">
          <w:pPr>
            <w:pStyle w:val="BodyText"/>
            <w:spacing w:before="173" w:line="355" w:lineRule="auto"/>
            <w:ind w:left="354" w:right="297" w:hanging="235"/>
            <w:jc w:val="both"/>
          </w:pPr>
        </w:pPrChange>
      </w:pPr>
      <w:bookmarkStart w:id="373" w:name="_bookmark34"/>
      <w:bookmarkEnd w:id="373"/>
      <w:r w:rsidRPr="002E28ED">
        <w:rPr>
          <w:rFonts w:ascii="Arial" w:hAnsi="Arial" w:cs="Arial"/>
        </w:rPr>
        <w:t>Fishburn, F. A., Ludlum, R. S., Vaidya, C. J., and Medvedev, A. V. (2019).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Tempo-</w:t>
      </w:r>
      <w:r w:rsidRPr="002E28ED">
        <w:rPr>
          <w:rFonts w:ascii="Arial" w:hAnsi="Arial" w:cs="Arial"/>
          <w:spacing w:val="80"/>
        </w:rPr>
        <w:t xml:space="preserve"> </w:t>
      </w:r>
      <w:proofErr w:type="spellStart"/>
      <w:r w:rsidRPr="002E28ED">
        <w:rPr>
          <w:rFonts w:ascii="Arial" w:hAnsi="Arial" w:cs="Arial"/>
        </w:rPr>
        <w:t>ral</w:t>
      </w:r>
      <w:proofErr w:type="spellEnd"/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Derivative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Distribution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Repair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(TDDR):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motion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correction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method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3"/>
        </w:rPr>
        <w:t xml:space="preserve">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. </w:t>
      </w:r>
      <w:proofErr w:type="spellStart"/>
      <w:r w:rsidRPr="002E28ED">
        <w:rPr>
          <w:rFonts w:ascii="Arial" w:hAnsi="Arial" w:cs="Arial"/>
          <w:i/>
        </w:rPr>
        <w:t>NeuroImage</w:t>
      </w:r>
      <w:proofErr w:type="spellEnd"/>
      <w:r w:rsidRPr="002E28ED">
        <w:rPr>
          <w:rFonts w:ascii="Arial" w:hAnsi="Arial" w:cs="Arial"/>
        </w:rPr>
        <w:t>, 184:171–179.</w:t>
      </w:r>
    </w:p>
    <w:p w14:paraId="49BBF953" w14:textId="77777777" w:rsidR="002A482E" w:rsidRPr="002E28ED" w:rsidRDefault="00100570">
      <w:pPr>
        <w:spacing w:before="175" w:line="355" w:lineRule="auto"/>
        <w:ind w:left="354" w:right="298" w:hanging="235"/>
        <w:rPr>
          <w:rFonts w:ascii="Arial" w:hAnsi="Arial" w:cs="Arial"/>
          <w:sz w:val="24"/>
        </w:rPr>
        <w:pPrChange w:id="374" w:author="Bobby Stojanoski" w:date="2025-05-20T11:03:00Z" w16du:dateUtc="2025-05-20T15:03:00Z">
          <w:pPr>
            <w:spacing w:before="175" w:line="355" w:lineRule="auto"/>
            <w:ind w:left="354" w:right="298" w:hanging="235"/>
            <w:jc w:val="both"/>
          </w:pPr>
        </w:pPrChange>
      </w:pPr>
      <w:bookmarkStart w:id="375" w:name="_bookmark35"/>
      <w:bookmarkEnd w:id="375"/>
      <w:r w:rsidRPr="002E28ED">
        <w:rPr>
          <w:rFonts w:ascii="Arial" w:hAnsi="Arial" w:cs="Arial"/>
          <w:w w:val="105"/>
          <w:sz w:val="24"/>
        </w:rPr>
        <w:t xml:space="preserve">Friston, K. </w:t>
      </w:r>
      <w:r w:rsidRPr="002E28ED">
        <w:rPr>
          <w:rFonts w:ascii="Arial" w:hAnsi="Arial" w:cs="Arial"/>
          <w:w w:val="125"/>
          <w:sz w:val="24"/>
        </w:rPr>
        <w:t xml:space="preserve">J. </w:t>
      </w:r>
      <w:r w:rsidRPr="002E28ED">
        <w:rPr>
          <w:rFonts w:ascii="Arial" w:hAnsi="Arial" w:cs="Arial"/>
          <w:w w:val="105"/>
          <w:sz w:val="24"/>
        </w:rPr>
        <w:t>(2007).</w:t>
      </w:r>
      <w:r w:rsidRPr="002E28ED">
        <w:rPr>
          <w:rFonts w:ascii="Arial" w:hAnsi="Arial" w:cs="Arial"/>
          <w:spacing w:val="40"/>
          <w:w w:val="105"/>
          <w:sz w:val="24"/>
        </w:rPr>
        <w:t xml:space="preserve"> </w:t>
      </w:r>
      <w:r w:rsidRPr="002E28ED">
        <w:rPr>
          <w:rFonts w:ascii="Arial" w:hAnsi="Arial" w:cs="Arial"/>
          <w:i/>
          <w:w w:val="105"/>
          <w:sz w:val="24"/>
        </w:rPr>
        <w:t xml:space="preserve">Statistical parametric mapping: the analysis of functional brain </w:t>
      </w:r>
      <w:r w:rsidRPr="002E28ED">
        <w:rPr>
          <w:rFonts w:ascii="Arial" w:hAnsi="Arial" w:cs="Arial"/>
          <w:i/>
          <w:sz w:val="24"/>
        </w:rPr>
        <w:t>images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3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Elsevier / Academic Press, Amsterdam Boston, 1st ed edition.</w:t>
      </w:r>
    </w:p>
    <w:p w14:paraId="49BBF954" w14:textId="77777777" w:rsidR="002A482E" w:rsidRPr="002E28ED" w:rsidRDefault="00100570">
      <w:pPr>
        <w:pStyle w:val="BodyText"/>
        <w:spacing w:before="173" w:line="355" w:lineRule="auto"/>
        <w:ind w:left="354" w:right="297" w:hanging="235"/>
        <w:rPr>
          <w:rFonts w:ascii="Arial" w:hAnsi="Arial" w:cs="Arial"/>
        </w:rPr>
        <w:pPrChange w:id="376" w:author="Bobby Stojanoski" w:date="2025-05-20T11:03:00Z" w16du:dateUtc="2025-05-20T15:03:00Z">
          <w:pPr>
            <w:pStyle w:val="BodyText"/>
            <w:spacing w:before="173" w:line="355" w:lineRule="auto"/>
            <w:ind w:left="354" w:right="297" w:hanging="235"/>
            <w:jc w:val="both"/>
          </w:pPr>
        </w:pPrChange>
      </w:pPr>
      <w:bookmarkStart w:id="377" w:name="_bookmark36"/>
      <w:bookmarkEnd w:id="377"/>
      <w:proofErr w:type="spellStart"/>
      <w:r w:rsidRPr="002E28ED">
        <w:rPr>
          <w:rFonts w:ascii="Arial" w:hAnsi="Arial" w:cs="Arial"/>
        </w:rPr>
        <w:t>Gramfort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39"/>
        </w:rPr>
        <w:t xml:space="preserve"> </w:t>
      </w:r>
      <w:proofErr w:type="spellStart"/>
      <w:r w:rsidRPr="002E28ED">
        <w:rPr>
          <w:rFonts w:ascii="Arial" w:hAnsi="Arial" w:cs="Arial"/>
        </w:rPr>
        <w:t>Luessi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M.,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Larson,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E.,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Engemann,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D.</w:t>
      </w:r>
      <w:r w:rsidRPr="002E28ED">
        <w:rPr>
          <w:rFonts w:ascii="Arial" w:hAnsi="Arial" w:cs="Arial"/>
          <w:spacing w:val="32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Strohmeier,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D.,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 xml:space="preserve">Brodbeck, C., </w:t>
      </w:r>
      <w:proofErr w:type="spellStart"/>
      <w:r w:rsidRPr="002E28ED">
        <w:rPr>
          <w:rFonts w:ascii="Arial" w:hAnsi="Arial" w:cs="Arial"/>
        </w:rPr>
        <w:t>Goj</w:t>
      </w:r>
      <w:proofErr w:type="spellEnd"/>
      <w:r w:rsidRPr="002E28ED">
        <w:rPr>
          <w:rFonts w:ascii="Arial" w:hAnsi="Arial" w:cs="Arial"/>
        </w:rPr>
        <w:t xml:space="preserve">, R., Jas, M., Brooks, T., Parkkonen, L., and </w:t>
      </w:r>
      <w:proofErr w:type="spellStart"/>
      <w:r w:rsidRPr="002E28ED">
        <w:rPr>
          <w:rFonts w:ascii="Arial" w:hAnsi="Arial" w:cs="Arial"/>
          <w:spacing w:val="24"/>
          <w:w w:val="82"/>
        </w:rPr>
        <w:t>H</w:t>
      </w:r>
      <w:r w:rsidRPr="002E28ED">
        <w:rPr>
          <w:rFonts w:ascii="Arial" w:hAnsi="Arial" w:cs="Arial"/>
          <w:spacing w:val="-93"/>
          <w:w w:val="141"/>
        </w:rPr>
        <w:t>¨</w:t>
      </w:r>
      <w:r w:rsidRPr="002E28ED">
        <w:rPr>
          <w:rFonts w:ascii="Arial" w:hAnsi="Arial" w:cs="Arial"/>
          <w:spacing w:val="24"/>
          <w:w w:val="89"/>
        </w:rPr>
        <w:t>am</w:t>
      </w:r>
      <w:r w:rsidRPr="002E28ED">
        <w:rPr>
          <w:rFonts w:ascii="Arial" w:hAnsi="Arial" w:cs="Arial"/>
          <w:spacing w:val="-93"/>
          <w:w w:val="141"/>
        </w:rPr>
        <w:t>¨</w:t>
      </w:r>
      <w:r w:rsidRPr="002E28ED">
        <w:rPr>
          <w:rFonts w:ascii="Arial" w:hAnsi="Arial" w:cs="Arial"/>
          <w:spacing w:val="24"/>
          <w:w w:val="90"/>
        </w:rPr>
        <w:t>al</w:t>
      </w:r>
      <w:r w:rsidRPr="002E28ED">
        <w:rPr>
          <w:rFonts w:ascii="Arial" w:hAnsi="Arial" w:cs="Arial"/>
          <w:spacing w:val="-93"/>
          <w:w w:val="141"/>
        </w:rPr>
        <w:t>¨</w:t>
      </w:r>
      <w:r w:rsidRPr="002E28ED">
        <w:rPr>
          <w:rFonts w:ascii="Arial" w:hAnsi="Arial" w:cs="Arial"/>
          <w:spacing w:val="25"/>
          <w:w w:val="89"/>
        </w:rPr>
        <w:t>ainen</w:t>
      </w:r>
      <w:proofErr w:type="spellEnd"/>
      <w:r w:rsidRPr="002E28ED">
        <w:rPr>
          <w:rFonts w:ascii="Arial" w:hAnsi="Arial" w:cs="Arial"/>
          <w:spacing w:val="25"/>
          <w:w w:val="89"/>
        </w:rPr>
        <w:t>,</w:t>
      </w:r>
      <w:r w:rsidRPr="002E28ED">
        <w:rPr>
          <w:rFonts w:ascii="Arial" w:hAnsi="Arial" w:cs="Arial"/>
          <w:spacing w:val="-1"/>
          <w:w w:val="99"/>
        </w:rPr>
        <w:t xml:space="preserve"> </w:t>
      </w:r>
      <w:r w:rsidRPr="002E28ED">
        <w:rPr>
          <w:rFonts w:ascii="Arial" w:hAnsi="Arial" w:cs="Arial"/>
        </w:rPr>
        <w:t>M. (2013).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MEG and EEG data analysis with MNE-Python.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Frontiers in Neuroscience</w:t>
      </w:r>
      <w:r w:rsidRPr="002E28ED">
        <w:rPr>
          <w:rFonts w:ascii="Arial" w:hAnsi="Arial" w:cs="Arial"/>
        </w:rPr>
        <w:t>, 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Publisher: </w:t>
      </w:r>
      <w:r w:rsidRPr="002E28ED">
        <w:rPr>
          <w:rFonts w:ascii="Arial" w:hAnsi="Arial" w:cs="Arial"/>
          <w:spacing w:val="-2"/>
        </w:rPr>
        <w:t>Frontiers.</w:t>
      </w:r>
    </w:p>
    <w:p w14:paraId="49BBF955" w14:textId="77777777" w:rsidR="002A482E" w:rsidRPr="002E28ED" w:rsidRDefault="00100570">
      <w:pPr>
        <w:pStyle w:val="BodyText"/>
        <w:spacing w:before="175" w:line="355" w:lineRule="auto"/>
        <w:ind w:left="354" w:right="296" w:hanging="235"/>
        <w:rPr>
          <w:rFonts w:ascii="Arial" w:hAnsi="Arial" w:cs="Arial"/>
        </w:rPr>
        <w:pPrChange w:id="378" w:author="Bobby Stojanoski" w:date="2025-05-20T11:03:00Z" w16du:dateUtc="2025-05-20T15:03:00Z">
          <w:pPr>
            <w:pStyle w:val="BodyText"/>
            <w:spacing w:before="175" w:line="355" w:lineRule="auto"/>
            <w:ind w:left="354" w:right="296" w:hanging="235"/>
            <w:jc w:val="both"/>
          </w:pPr>
        </w:pPrChange>
      </w:pPr>
      <w:bookmarkStart w:id="379" w:name="_bookmark37"/>
      <w:bookmarkEnd w:id="379"/>
      <w:r w:rsidRPr="002E28ED">
        <w:rPr>
          <w:rFonts w:ascii="Arial" w:hAnsi="Arial" w:cs="Arial"/>
        </w:rPr>
        <w:t>Hakim,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U.,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Felice,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S.,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Pinti,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Zhang,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X.,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Noah,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J.,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Ono,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Y.,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Burgess,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P.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W.,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Hamil- ton,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Hirsch,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J.,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Tachtsidis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I.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(2023).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Quantification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inter-brain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coupling: A </w:t>
      </w:r>
      <w:r w:rsidRPr="002E28ED">
        <w:rPr>
          <w:rFonts w:ascii="Arial" w:hAnsi="Arial" w:cs="Arial"/>
          <w:spacing w:val="-6"/>
        </w:rPr>
        <w:t>review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current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methods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used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6"/>
        </w:rPr>
        <w:t>haemodynamic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electrophysiological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6"/>
        </w:rPr>
        <w:t>hyperscan</w:t>
      </w:r>
      <w:proofErr w:type="spellEnd"/>
      <w:r w:rsidRPr="002E28ED">
        <w:rPr>
          <w:rFonts w:ascii="Arial" w:hAnsi="Arial" w:cs="Arial"/>
          <w:spacing w:val="-6"/>
        </w:rPr>
        <w:t xml:space="preserve">- </w:t>
      </w:r>
      <w:proofErr w:type="spellStart"/>
      <w:r w:rsidRPr="002E28ED">
        <w:rPr>
          <w:rFonts w:ascii="Arial" w:hAnsi="Arial" w:cs="Arial"/>
        </w:rPr>
        <w:t>ning</w:t>
      </w:r>
      <w:proofErr w:type="spellEnd"/>
      <w:r w:rsidRPr="002E28ED">
        <w:rPr>
          <w:rFonts w:ascii="Arial" w:hAnsi="Arial" w:cs="Arial"/>
        </w:rPr>
        <w:t xml:space="preserve"> studies.</w:t>
      </w:r>
      <w:r w:rsidRPr="002E28ED">
        <w:rPr>
          <w:rFonts w:ascii="Arial" w:hAnsi="Arial" w:cs="Arial"/>
          <w:spacing w:val="40"/>
        </w:rPr>
        <w:t xml:space="preserve"> </w:t>
      </w:r>
      <w:proofErr w:type="spellStart"/>
      <w:r w:rsidRPr="002E28ED">
        <w:rPr>
          <w:rFonts w:ascii="Arial" w:hAnsi="Arial" w:cs="Arial"/>
          <w:i/>
        </w:rPr>
        <w:t>NeuroImage</w:t>
      </w:r>
      <w:proofErr w:type="spellEnd"/>
      <w:r w:rsidRPr="002E28ED">
        <w:rPr>
          <w:rFonts w:ascii="Arial" w:hAnsi="Arial" w:cs="Arial"/>
        </w:rPr>
        <w:t>, 280:120354.</w:t>
      </w:r>
    </w:p>
    <w:p w14:paraId="49BBF956" w14:textId="77777777" w:rsidR="002A482E" w:rsidRPr="002E28ED" w:rsidRDefault="00100570">
      <w:pPr>
        <w:spacing w:before="174" w:line="355" w:lineRule="auto"/>
        <w:ind w:left="354" w:right="297" w:hanging="235"/>
        <w:rPr>
          <w:rFonts w:ascii="Arial" w:hAnsi="Arial" w:cs="Arial"/>
          <w:sz w:val="24"/>
        </w:rPr>
        <w:pPrChange w:id="380" w:author="Bobby Stojanoski" w:date="2025-05-20T11:03:00Z" w16du:dateUtc="2025-05-20T15:03:00Z">
          <w:pPr>
            <w:spacing w:before="174" w:line="355" w:lineRule="auto"/>
            <w:ind w:left="354" w:right="297" w:hanging="235"/>
            <w:jc w:val="both"/>
          </w:pPr>
        </w:pPrChange>
      </w:pPr>
      <w:bookmarkStart w:id="381" w:name="_bookmark38"/>
      <w:bookmarkEnd w:id="381"/>
      <w:r w:rsidRPr="002E28ED">
        <w:rPr>
          <w:rFonts w:ascii="Arial" w:hAnsi="Arial" w:cs="Arial"/>
          <w:sz w:val="24"/>
        </w:rPr>
        <w:t xml:space="preserve">Hernandez, S. M. and </w:t>
      </w:r>
      <w:proofErr w:type="spellStart"/>
      <w:r w:rsidRPr="002E28ED">
        <w:rPr>
          <w:rFonts w:ascii="Arial" w:hAnsi="Arial" w:cs="Arial"/>
          <w:sz w:val="24"/>
        </w:rPr>
        <w:t>Pollonini</w:t>
      </w:r>
      <w:proofErr w:type="spellEnd"/>
      <w:r w:rsidRPr="002E28ED">
        <w:rPr>
          <w:rFonts w:ascii="Arial" w:hAnsi="Arial" w:cs="Arial"/>
          <w:sz w:val="24"/>
        </w:rPr>
        <w:t>, L. (2020).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NIRSplot</w:t>
      </w:r>
      <w:proofErr w:type="spellEnd"/>
      <w:r w:rsidRPr="002E28ED">
        <w:rPr>
          <w:rFonts w:ascii="Arial" w:hAnsi="Arial" w:cs="Arial"/>
          <w:sz w:val="24"/>
        </w:rPr>
        <w:t xml:space="preserve">: A Tool for Quality Assessment of </w:t>
      </w:r>
      <w:proofErr w:type="spellStart"/>
      <w:r w:rsidRPr="002E28ED">
        <w:rPr>
          <w:rFonts w:ascii="Arial" w:hAnsi="Arial" w:cs="Arial"/>
          <w:sz w:val="24"/>
        </w:rPr>
        <w:t>fNIRS</w:t>
      </w:r>
      <w:proofErr w:type="spellEnd"/>
      <w:r w:rsidRPr="002E28ED">
        <w:rPr>
          <w:rFonts w:ascii="Arial" w:hAnsi="Arial" w:cs="Arial"/>
          <w:sz w:val="24"/>
        </w:rPr>
        <w:t xml:space="preserve"> Scans.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In </w:t>
      </w:r>
      <w:proofErr w:type="spellStart"/>
      <w:r w:rsidRPr="002E28ED">
        <w:rPr>
          <w:rFonts w:ascii="Arial" w:hAnsi="Arial" w:cs="Arial"/>
          <w:i/>
          <w:sz w:val="24"/>
        </w:rPr>
        <w:t>Biophotonics</w:t>
      </w:r>
      <w:proofErr w:type="spellEnd"/>
      <w:r w:rsidRPr="002E28ED">
        <w:rPr>
          <w:rFonts w:ascii="Arial" w:hAnsi="Arial" w:cs="Arial"/>
          <w:i/>
          <w:sz w:val="24"/>
        </w:rPr>
        <w:t xml:space="preserve"> Congress: Biomedical Optics 2020 (Translational, Microscopy, OCT, OTS, BRAIN)</w:t>
      </w:r>
      <w:r w:rsidRPr="002E28ED">
        <w:rPr>
          <w:rFonts w:ascii="Arial" w:hAnsi="Arial" w:cs="Arial"/>
          <w:sz w:val="24"/>
        </w:rPr>
        <w:t>,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page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BM2C.5,</w:t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Washington,</w:t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DC.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Optica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Publishing </w:t>
      </w:r>
      <w:r w:rsidRPr="002E28ED">
        <w:rPr>
          <w:rFonts w:ascii="Arial" w:hAnsi="Arial" w:cs="Arial"/>
          <w:spacing w:val="-2"/>
          <w:sz w:val="24"/>
        </w:rPr>
        <w:t>Group.</w:t>
      </w:r>
    </w:p>
    <w:p w14:paraId="49BBF957" w14:textId="77777777" w:rsidR="002A482E" w:rsidRPr="002E28ED" w:rsidRDefault="00100570">
      <w:pPr>
        <w:pStyle w:val="BodyText"/>
        <w:spacing w:before="175"/>
        <w:ind w:left="120"/>
        <w:rPr>
          <w:rFonts w:ascii="Arial" w:hAnsi="Arial" w:cs="Arial"/>
        </w:rPr>
        <w:pPrChange w:id="382" w:author="Bobby Stojanoski" w:date="2025-05-20T11:03:00Z" w16du:dateUtc="2025-05-20T15:03:00Z">
          <w:pPr>
            <w:pStyle w:val="BodyText"/>
            <w:spacing w:before="175"/>
            <w:ind w:left="120"/>
            <w:jc w:val="both"/>
          </w:pPr>
        </w:pPrChange>
      </w:pPr>
      <w:bookmarkStart w:id="383" w:name="_bookmark39"/>
      <w:bookmarkEnd w:id="383"/>
      <w:r w:rsidRPr="002E28ED">
        <w:rPr>
          <w:rFonts w:ascii="Arial" w:hAnsi="Arial" w:cs="Arial"/>
        </w:rPr>
        <w:t>Hocke,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L.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M.,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Oni,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K.,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Duszynski,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C.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C.,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Corrigan,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V.,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Frederick,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D.,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Dunn,</w:t>
      </w:r>
    </w:p>
    <w:p w14:paraId="49BBF958" w14:textId="77777777" w:rsidR="002A482E" w:rsidRPr="002E28ED" w:rsidRDefault="00100570">
      <w:pPr>
        <w:pStyle w:val="BodyText"/>
        <w:spacing w:before="156" w:line="355" w:lineRule="auto"/>
        <w:ind w:left="354" w:right="297"/>
        <w:rPr>
          <w:rFonts w:ascii="Arial" w:hAnsi="Arial" w:cs="Arial"/>
        </w:rPr>
        <w:pPrChange w:id="384" w:author="Bobby Stojanoski" w:date="2025-05-20T11:03:00Z" w16du:dateUtc="2025-05-20T15:03:00Z">
          <w:pPr>
            <w:pStyle w:val="BodyText"/>
            <w:spacing w:before="156" w:line="355" w:lineRule="auto"/>
            <w:ind w:left="354" w:right="297"/>
            <w:jc w:val="both"/>
          </w:pPr>
        </w:pPrChange>
      </w:pPr>
      <w:r w:rsidRPr="002E28ED">
        <w:rPr>
          <w:rFonts w:ascii="Arial" w:hAnsi="Arial" w:cs="Arial"/>
          <w:spacing w:val="-2"/>
        </w:rPr>
        <w:t>J.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F.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(2018). Automated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Processing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Data—A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Visual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Guide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Pitfalls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 xml:space="preserve">and </w:t>
      </w:r>
      <w:r w:rsidRPr="002E28ED">
        <w:rPr>
          <w:rFonts w:ascii="Arial" w:hAnsi="Arial" w:cs="Arial"/>
        </w:rPr>
        <w:t>Consequences.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i/>
        </w:rPr>
        <w:t>Algorithms</w:t>
      </w:r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11(5):67. Number: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5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Multidisciplinary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Digital Publishing Institute.</w:t>
      </w:r>
    </w:p>
    <w:p w14:paraId="49BBF959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headerReference w:type="default" r:id="rId25"/>
          <w:pgSz w:w="12240" w:h="15840"/>
          <w:pgMar w:top="1020" w:right="1140" w:bottom="280" w:left="1680" w:header="690" w:footer="0" w:gutter="0"/>
          <w:pgNumType w:start="23"/>
          <w:cols w:space="720"/>
        </w:sectPr>
        <w:pPrChange w:id="385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95A" w14:textId="77777777" w:rsidR="002A482E" w:rsidRPr="002E28ED" w:rsidRDefault="002A482E" w:rsidP="00841C0A">
      <w:pPr>
        <w:pStyle w:val="BodyText"/>
        <w:spacing w:before="77"/>
        <w:rPr>
          <w:rFonts w:ascii="Arial" w:hAnsi="Arial" w:cs="Arial"/>
        </w:rPr>
      </w:pPr>
    </w:p>
    <w:p w14:paraId="49BBF95B" w14:textId="77777777" w:rsidR="002A482E" w:rsidRPr="002E28ED" w:rsidRDefault="00100570">
      <w:pPr>
        <w:pStyle w:val="BodyText"/>
        <w:spacing w:line="355" w:lineRule="auto"/>
        <w:ind w:left="354" w:right="296" w:hanging="235"/>
        <w:rPr>
          <w:rFonts w:ascii="Arial" w:hAnsi="Arial" w:cs="Arial"/>
        </w:rPr>
        <w:pPrChange w:id="386" w:author="Bobby Stojanoski" w:date="2025-05-20T11:03:00Z" w16du:dateUtc="2025-05-20T15:03:00Z">
          <w:pPr>
            <w:pStyle w:val="BodyText"/>
            <w:spacing w:line="355" w:lineRule="auto"/>
            <w:ind w:left="354" w:right="296" w:hanging="235"/>
            <w:jc w:val="both"/>
          </w:pPr>
        </w:pPrChange>
      </w:pPr>
      <w:bookmarkStart w:id="387" w:name="_bookmark40"/>
      <w:bookmarkEnd w:id="387"/>
      <w:r w:rsidRPr="002E28ED">
        <w:rPr>
          <w:rFonts w:ascii="Arial" w:hAnsi="Arial" w:cs="Arial"/>
        </w:rPr>
        <w:t>Holmes,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Aalto,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proofErr w:type="spellStart"/>
      <w:r w:rsidRPr="002E28ED">
        <w:rPr>
          <w:rFonts w:ascii="Arial" w:hAnsi="Arial" w:cs="Arial"/>
        </w:rPr>
        <w:t>Cummine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J.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(2024).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</w:rPr>
        <w:t>Opening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dialogue: A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preliminary exploration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hair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color, hair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cleanliness, light, and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motion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effects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3"/>
        </w:rPr>
        <w:t xml:space="preserve">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signal quality.</w:t>
      </w:r>
      <w:r w:rsidRPr="002E28ED">
        <w:rPr>
          <w:rFonts w:ascii="Arial" w:hAnsi="Arial" w:cs="Arial"/>
          <w:spacing w:val="36"/>
        </w:rPr>
        <w:t xml:space="preserve"> </w:t>
      </w:r>
      <w:r w:rsidRPr="002E28ED">
        <w:rPr>
          <w:rFonts w:ascii="Arial" w:hAnsi="Arial" w:cs="Arial"/>
          <w:i/>
        </w:rPr>
        <w:t>PLOS ONE</w:t>
      </w:r>
      <w:r w:rsidRPr="002E28ED">
        <w:rPr>
          <w:rFonts w:ascii="Arial" w:hAnsi="Arial" w:cs="Arial"/>
        </w:rPr>
        <w:t>, 19(5</w:t>
      </w:r>
      <w:proofErr w:type="gramStart"/>
      <w:r w:rsidRPr="002E28ED">
        <w:rPr>
          <w:rFonts w:ascii="Arial" w:hAnsi="Arial" w:cs="Arial"/>
        </w:rPr>
        <w:t>):e</w:t>
      </w:r>
      <w:proofErr w:type="gramEnd"/>
      <w:r w:rsidRPr="002E28ED">
        <w:rPr>
          <w:rFonts w:ascii="Arial" w:hAnsi="Arial" w:cs="Arial"/>
        </w:rPr>
        <w:t>0304356.</w:t>
      </w:r>
      <w:r w:rsidRPr="002E28ED">
        <w:rPr>
          <w:rFonts w:ascii="Arial" w:hAnsi="Arial" w:cs="Arial"/>
          <w:spacing w:val="36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37"/>
        </w:rPr>
        <w:t xml:space="preserve"> </w:t>
      </w:r>
      <w:r w:rsidRPr="002E28ED">
        <w:rPr>
          <w:rFonts w:ascii="Arial" w:hAnsi="Arial" w:cs="Arial"/>
        </w:rPr>
        <w:t>Public Library of Science.</w:t>
      </w:r>
    </w:p>
    <w:p w14:paraId="49BBF95C" w14:textId="77777777" w:rsidR="002A482E" w:rsidRPr="002E28ED" w:rsidRDefault="00100570">
      <w:pPr>
        <w:pStyle w:val="BodyText"/>
        <w:spacing w:before="200" w:line="355" w:lineRule="auto"/>
        <w:ind w:left="354" w:right="297" w:hanging="235"/>
        <w:rPr>
          <w:rFonts w:ascii="Arial" w:hAnsi="Arial" w:cs="Arial"/>
        </w:rPr>
        <w:pPrChange w:id="388" w:author="Bobby Stojanoski" w:date="2025-05-20T11:03:00Z" w16du:dateUtc="2025-05-20T15:03:00Z">
          <w:pPr>
            <w:pStyle w:val="BodyText"/>
            <w:spacing w:before="200" w:line="355" w:lineRule="auto"/>
            <w:ind w:left="354" w:right="297" w:hanging="235"/>
            <w:jc w:val="both"/>
          </w:pPr>
        </w:pPrChange>
      </w:pPr>
      <w:bookmarkStart w:id="389" w:name="_bookmark41"/>
      <w:bookmarkEnd w:id="389"/>
      <w:r w:rsidRPr="002E28ED">
        <w:rPr>
          <w:rFonts w:ascii="Arial" w:hAnsi="Arial" w:cs="Arial"/>
        </w:rPr>
        <w:t>Hu, P., Wang, P., Zhao, R., Yang, H., and Biswal, B. B. (2023).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Characterizing the spatiotemporal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features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functional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white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matter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gray matter during the naturalistic condition.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Frontiers in Neuroscience</w:t>
      </w:r>
      <w:r w:rsidRPr="002E28ED">
        <w:rPr>
          <w:rFonts w:ascii="Arial" w:hAnsi="Arial" w:cs="Arial"/>
        </w:rPr>
        <w:t>, 17.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Publisher: </w:t>
      </w:r>
      <w:r w:rsidRPr="002E28ED">
        <w:rPr>
          <w:rFonts w:ascii="Arial" w:hAnsi="Arial" w:cs="Arial"/>
          <w:spacing w:val="-2"/>
        </w:rPr>
        <w:t>Frontiers.</w:t>
      </w:r>
    </w:p>
    <w:p w14:paraId="49BBF95D" w14:textId="77777777" w:rsidR="002A482E" w:rsidRPr="002E28ED" w:rsidRDefault="00100570">
      <w:pPr>
        <w:pStyle w:val="BodyText"/>
        <w:spacing w:before="201" w:line="355" w:lineRule="auto"/>
        <w:ind w:left="354" w:right="296" w:hanging="235"/>
        <w:rPr>
          <w:rFonts w:ascii="Arial" w:hAnsi="Arial" w:cs="Arial"/>
        </w:rPr>
        <w:pPrChange w:id="390" w:author="Bobby Stojanoski" w:date="2025-05-20T11:03:00Z" w16du:dateUtc="2025-05-20T15:03:00Z">
          <w:pPr>
            <w:pStyle w:val="BodyText"/>
            <w:spacing w:before="201" w:line="355" w:lineRule="auto"/>
            <w:ind w:left="354" w:right="296" w:hanging="235"/>
            <w:jc w:val="both"/>
          </w:pPr>
        </w:pPrChange>
      </w:pPr>
      <w:bookmarkStart w:id="391" w:name="_bookmark42"/>
      <w:bookmarkEnd w:id="391"/>
      <w:r w:rsidRPr="002E28ED">
        <w:rPr>
          <w:rFonts w:ascii="Arial" w:hAnsi="Arial" w:cs="Arial"/>
        </w:rPr>
        <w:t>Kinder, K. T., Heim, H. L. R., Parker, J., Lowery, K., McCraw, A., Eddings, R. N., Defenderfer, J., Sullivan, J., and Buss, A. T. (2022).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Systematic review of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 studies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reveals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inconsistent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chromophore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data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reporting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practices.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Neurophotonics</w:t>
      </w:r>
      <w:r w:rsidRPr="002E28ED">
        <w:rPr>
          <w:rFonts w:ascii="Arial" w:hAnsi="Arial" w:cs="Arial"/>
        </w:rPr>
        <w:t xml:space="preserve">, </w:t>
      </w:r>
      <w:r w:rsidRPr="002E28ED">
        <w:rPr>
          <w:rFonts w:ascii="Arial" w:hAnsi="Arial" w:cs="Arial"/>
          <w:spacing w:val="-2"/>
        </w:rPr>
        <w:t>9(4):040601.</w:t>
      </w:r>
    </w:p>
    <w:p w14:paraId="49BBF95E" w14:textId="77777777" w:rsidR="002A482E" w:rsidRPr="002E28ED" w:rsidRDefault="00100570">
      <w:pPr>
        <w:pStyle w:val="BodyText"/>
        <w:spacing w:before="201"/>
        <w:ind w:left="120"/>
        <w:rPr>
          <w:rFonts w:ascii="Arial" w:hAnsi="Arial" w:cs="Arial"/>
        </w:rPr>
        <w:pPrChange w:id="392" w:author="Bobby Stojanoski" w:date="2025-05-20T11:03:00Z" w16du:dateUtc="2025-05-20T15:03:00Z">
          <w:pPr>
            <w:pStyle w:val="BodyText"/>
            <w:spacing w:before="201"/>
            <w:ind w:left="120"/>
            <w:jc w:val="both"/>
          </w:pPr>
        </w:pPrChange>
      </w:pPr>
      <w:bookmarkStart w:id="393" w:name="_bookmark43"/>
      <w:bookmarkEnd w:id="393"/>
      <w:r w:rsidRPr="002E28ED">
        <w:rPr>
          <w:rFonts w:ascii="Arial" w:hAnsi="Arial" w:cs="Arial"/>
        </w:rPr>
        <w:t>Kocsis, L.,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Herman, P.,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Eke, A. (2006).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modified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Beer–Lambert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 xml:space="preserve">law </w:t>
      </w:r>
      <w:r w:rsidRPr="002E28ED">
        <w:rPr>
          <w:rFonts w:ascii="Arial" w:hAnsi="Arial" w:cs="Arial"/>
          <w:spacing w:val="-2"/>
        </w:rPr>
        <w:t>revisited.</w:t>
      </w:r>
    </w:p>
    <w:p w14:paraId="49BBF95F" w14:textId="77777777" w:rsidR="002A482E" w:rsidRPr="002E28ED" w:rsidRDefault="00100570">
      <w:pPr>
        <w:spacing w:before="156"/>
        <w:ind w:left="354"/>
        <w:rPr>
          <w:rFonts w:ascii="Arial" w:hAnsi="Arial" w:cs="Arial"/>
          <w:sz w:val="24"/>
        </w:rPr>
        <w:pPrChange w:id="394" w:author="Bobby Stojanoski" w:date="2025-05-20T11:03:00Z" w16du:dateUtc="2025-05-20T15:03:00Z">
          <w:pPr>
            <w:spacing w:before="156"/>
            <w:ind w:left="354"/>
            <w:jc w:val="both"/>
          </w:pPr>
        </w:pPrChange>
      </w:pPr>
      <w:r w:rsidRPr="002E28ED">
        <w:rPr>
          <w:rFonts w:ascii="Arial" w:hAnsi="Arial" w:cs="Arial"/>
          <w:i/>
          <w:sz w:val="24"/>
        </w:rPr>
        <w:t>Physics</w:t>
      </w:r>
      <w:r w:rsidRPr="002E28ED">
        <w:rPr>
          <w:rFonts w:ascii="Arial" w:hAnsi="Arial" w:cs="Arial"/>
          <w:i/>
          <w:spacing w:val="31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in</w:t>
      </w:r>
      <w:r w:rsidRPr="002E28ED">
        <w:rPr>
          <w:rFonts w:ascii="Arial" w:hAnsi="Arial" w:cs="Arial"/>
          <w:i/>
          <w:spacing w:val="32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Medicine</w:t>
      </w:r>
      <w:r w:rsidRPr="002E28ED">
        <w:rPr>
          <w:rFonts w:ascii="Arial" w:hAnsi="Arial" w:cs="Arial"/>
          <w:i/>
          <w:spacing w:val="32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&amp;</w:t>
      </w:r>
      <w:r w:rsidRPr="002E28ED">
        <w:rPr>
          <w:rFonts w:ascii="Arial" w:hAnsi="Arial" w:cs="Arial"/>
          <w:i/>
          <w:spacing w:val="32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Biology</w:t>
      </w:r>
      <w:r w:rsidRPr="002E28ED">
        <w:rPr>
          <w:rFonts w:ascii="Arial" w:hAnsi="Arial" w:cs="Arial"/>
          <w:sz w:val="24"/>
        </w:rPr>
        <w:t>,</w:t>
      </w:r>
      <w:r w:rsidRPr="002E28ED">
        <w:rPr>
          <w:rFonts w:ascii="Arial" w:hAnsi="Arial" w:cs="Arial"/>
          <w:spacing w:val="25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51(5</w:t>
      </w:r>
      <w:proofErr w:type="gramStart"/>
      <w:r w:rsidRPr="002E28ED">
        <w:rPr>
          <w:rFonts w:ascii="Arial" w:hAnsi="Arial" w:cs="Arial"/>
          <w:spacing w:val="-2"/>
          <w:sz w:val="24"/>
        </w:rPr>
        <w:t>):N</w:t>
      </w:r>
      <w:proofErr w:type="gramEnd"/>
      <w:r w:rsidRPr="002E28ED">
        <w:rPr>
          <w:rFonts w:ascii="Arial" w:hAnsi="Arial" w:cs="Arial"/>
          <w:spacing w:val="-2"/>
          <w:sz w:val="24"/>
        </w:rPr>
        <w:t>91.</w:t>
      </w:r>
    </w:p>
    <w:p w14:paraId="49BBF960" w14:textId="77777777" w:rsidR="002A482E" w:rsidRPr="002E28ED" w:rsidRDefault="002A482E" w:rsidP="00841C0A">
      <w:pPr>
        <w:pStyle w:val="BodyText"/>
        <w:spacing w:before="31"/>
        <w:rPr>
          <w:rFonts w:ascii="Arial" w:hAnsi="Arial" w:cs="Arial"/>
        </w:rPr>
      </w:pPr>
    </w:p>
    <w:p w14:paraId="49BBF961" w14:textId="77777777" w:rsidR="002A482E" w:rsidRPr="002E28ED" w:rsidRDefault="00100570">
      <w:pPr>
        <w:pStyle w:val="BodyText"/>
        <w:spacing w:line="355" w:lineRule="auto"/>
        <w:ind w:left="354" w:right="297" w:hanging="235"/>
        <w:rPr>
          <w:rFonts w:ascii="Arial" w:hAnsi="Arial" w:cs="Arial"/>
        </w:rPr>
        <w:pPrChange w:id="395" w:author="Bobby Stojanoski" w:date="2025-05-20T11:03:00Z" w16du:dateUtc="2025-05-20T15:03:00Z">
          <w:pPr>
            <w:pStyle w:val="BodyText"/>
            <w:spacing w:line="355" w:lineRule="auto"/>
            <w:ind w:left="354" w:right="297" w:hanging="235"/>
            <w:jc w:val="both"/>
          </w:pPr>
        </w:pPrChange>
      </w:pPr>
      <w:bookmarkStart w:id="396" w:name="_bookmark44"/>
      <w:bookmarkEnd w:id="396"/>
      <w:r w:rsidRPr="002E28ED">
        <w:rPr>
          <w:rFonts w:ascii="Arial" w:hAnsi="Arial" w:cs="Arial"/>
        </w:rPr>
        <w:t>Lindquist, K. A., Wager, T. D., Kober, H., Bliss-Moreau, E., and Barrett, L. F. (2012). The brain basis of emotion: A meta-analytic review.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Behavioral and Brain Sciences</w:t>
      </w:r>
      <w:r w:rsidRPr="002E28ED">
        <w:rPr>
          <w:rFonts w:ascii="Arial" w:hAnsi="Arial" w:cs="Arial"/>
        </w:rPr>
        <w:t xml:space="preserve">, </w:t>
      </w:r>
      <w:r w:rsidRPr="002E28ED">
        <w:rPr>
          <w:rFonts w:ascii="Arial" w:hAnsi="Arial" w:cs="Arial"/>
          <w:spacing w:val="-2"/>
        </w:rPr>
        <w:t>35(3):121–143.</w:t>
      </w:r>
    </w:p>
    <w:p w14:paraId="49BBF962" w14:textId="77777777" w:rsidR="002A482E" w:rsidRPr="002E28ED" w:rsidRDefault="00100570">
      <w:pPr>
        <w:pStyle w:val="BodyText"/>
        <w:spacing w:before="201" w:line="355" w:lineRule="auto"/>
        <w:ind w:left="354" w:right="298" w:hanging="235"/>
        <w:rPr>
          <w:rFonts w:ascii="Arial" w:hAnsi="Arial" w:cs="Arial"/>
        </w:rPr>
        <w:pPrChange w:id="397" w:author="Bobby Stojanoski" w:date="2025-05-20T11:03:00Z" w16du:dateUtc="2025-05-20T15:03:00Z">
          <w:pPr>
            <w:pStyle w:val="BodyText"/>
            <w:spacing w:before="201" w:line="355" w:lineRule="auto"/>
            <w:ind w:left="354" w:right="298" w:hanging="235"/>
            <w:jc w:val="both"/>
          </w:pPr>
        </w:pPrChange>
      </w:pPr>
      <w:bookmarkStart w:id="398" w:name="_bookmark45"/>
      <w:bookmarkEnd w:id="398"/>
      <w:r w:rsidRPr="002E28ED">
        <w:rPr>
          <w:rFonts w:ascii="Arial" w:hAnsi="Arial" w:cs="Arial"/>
        </w:rPr>
        <w:t xml:space="preserve">Luke, R., Larson, E. D., Shader, M. J., Innes-Brown, H., </w:t>
      </w:r>
      <w:proofErr w:type="spellStart"/>
      <w:r w:rsidRPr="002E28ED">
        <w:rPr>
          <w:rFonts w:ascii="Arial" w:hAnsi="Arial" w:cs="Arial"/>
        </w:rPr>
        <w:t>Yper</w:t>
      </w:r>
      <w:proofErr w:type="spellEnd"/>
      <w:r w:rsidRPr="002E28ED">
        <w:rPr>
          <w:rFonts w:ascii="Arial" w:hAnsi="Arial" w:cs="Arial"/>
        </w:rPr>
        <w:t xml:space="preserve">, L. V., Lee, A. K. C., </w:t>
      </w:r>
      <w:proofErr w:type="spellStart"/>
      <w:r w:rsidRPr="002E28ED">
        <w:rPr>
          <w:rFonts w:ascii="Arial" w:hAnsi="Arial" w:cs="Arial"/>
        </w:rPr>
        <w:t>Sowman</w:t>
      </w:r>
      <w:proofErr w:type="spellEnd"/>
      <w:r w:rsidRPr="002E28ED">
        <w:rPr>
          <w:rFonts w:ascii="Arial" w:hAnsi="Arial" w:cs="Arial"/>
        </w:rPr>
        <w:t>, P. F., and McAlpine, D. (2021).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Analysis methods for measuring passive auditory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 responses generated by a block-design paradigm.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Neurophotonics</w:t>
      </w:r>
      <w:r w:rsidRPr="002E28ED">
        <w:rPr>
          <w:rFonts w:ascii="Arial" w:hAnsi="Arial" w:cs="Arial"/>
        </w:rPr>
        <w:t>, 8(2):025008.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SPIE.</w:t>
      </w:r>
    </w:p>
    <w:p w14:paraId="49BBF963" w14:textId="77777777" w:rsidR="002A482E" w:rsidRPr="002E28ED" w:rsidRDefault="00100570">
      <w:pPr>
        <w:pStyle w:val="BodyText"/>
        <w:spacing w:before="200" w:line="355" w:lineRule="auto"/>
        <w:ind w:left="354" w:right="296" w:hanging="235"/>
        <w:rPr>
          <w:rFonts w:ascii="Arial" w:hAnsi="Arial" w:cs="Arial"/>
        </w:rPr>
        <w:pPrChange w:id="399" w:author="Bobby Stojanoski" w:date="2025-05-20T11:03:00Z" w16du:dateUtc="2025-05-20T15:03:00Z">
          <w:pPr>
            <w:pStyle w:val="BodyText"/>
            <w:spacing w:before="200" w:line="355" w:lineRule="auto"/>
            <w:ind w:left="354" w:right="296" w:hanging="235"/>
            <w:jc w:val="both"/>
          </w:pPr>
        </w:pPrChange>
      </w:pPr>
      <w:bookmarkStart w:id="400" w:name="_bookmark46"/>
      <w:bookmarkEnd w:id="400"/>
      <w:r w:rsidRPr="002E28ED">
        <w:rPr>
          <w:rFonts w:ascii="Arial" w:hAnsi="Arial" w:cs="Arial"/>
        </w:rPr>
        <w:t xml:space="preserve">Miranda de </w:t>
      </w:r>
      <w:proofErr w:type="spellStart"/>
      <w:r w:rsidRPr="002E28ED">
        <w:rPr>
          <w:rFonts w:ascii="Arial" w:hAnsi="Arial" w:cs="Arial"/>
          <w:spacing w:val="28"/>
          <w:w w:val="90"/>
        </w:rPr>
        <w:t>S</w:t>
      </w:r>
      <w:r w:rsidRPr="002E28ED">
        <w:rPr>
          <w:rFonts w:ascii="Arial" w:hAnsi="Arial" w:cs="Arial"/>
          <w:spacing w:val="-89"/>
          <w:w w:val="133"/>
        </w:rPr>
        <w:t>´</w:t>
      </w:r>
      <w:r w:rsidRPr="002E28ED">
        <w:rPr>
          <w:rFonts w:ascii="Arial" w:hAnsi="Arial" w:cs="Arial"/>
          <w:spacing w:val="29"/>
          <w:w w:val="88"/>
        </w:rPr>
        <w:t>a</w:t>
      </w:r>
      <w:proofErr w:type="spellEnd"/>
      <w:r w:rsidRPr="002E28ED">
        <w:rPr>
          <w:rFonts w:ascii="Arial" w:hAnsi="Arial" w:cs="Arial"/>
          <w:spacing w:val="29"/>
          <w:w w:val="88"/>
        </w:rPr>
        <w:t>,</w:t>
      </w:r>
      <w:r w:rsidRPr="002E28ED">
        <w:rPr>
          <w:rFonts w:ascii="Arial" w:hAnsi="Arial" w:cs="Arial"/>
          <w:spacing w:val="-1"/>
          <w:w w:val="99"/>
        </w:rPr>
        <w:t xml:space="preserve"> </w:t>
      </w:r>
      <w:r w:rsidRPr="002E28ED">
        <w:rPr>
          <w:rFonts w:ascii="Arial" w:hAnsi="Arial" w:cs="Arial"/>
        </w:rPr>
        <w:t>A. M. F. L., Ferreira, D. D., Dias, E. W., Mendes, E. M. A. M., and Felix,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L.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(2009).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Coherence</w:t>
      </w:r>
      <w:r w:rsidRPr="002E28ED">
        <w:rPr>
          <w:rFonts w:ascii="Arial" w:hAnsi="Arial" w:cs="Arial"/>
          <w:spacing w:val="-15"/>
        </w:rPr>
        <w:t xml:space="preserve"> </w:t>
      </w:r>
      <w:proofErr w:type="gramStart"/>
      <w:r w:rsidRPr="002E28ED">
        <w:rPr>
          <w:rFonts w:ascii="Arial" w:hAnsi="Arial" w:cs="Arial"/>
        </w:rPr>
        <w:t>estimate</w:t>
      </w:r>
      <w:proofErr w:type="gram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random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periodic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signal: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Bias, </w:t>
      </w:r>
      <w:r w:rsidRPr="002E28ED">
        <w:rPr>
          <w:rFonts w:ascii="Arial" w:hAnsi="Arial" w:cs="Arial"/>
          <w:spacing w:val="-2"/>
        </w:rPr>
        <w:t>variance,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analytical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critical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values,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normalizing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transforms.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i/>
          <w:spacing w:val="-2"/>
        </w:rPr>
        <w:t>Journal</w:t>
      </w:r>
      <w:r w:rsidRPr="002E28ED">
        <w:rPr>
          <w:rFonts w:ascii="Arial" w:hAnsi="Arial" w:cs="Arial"/>
          <w:i/>
          <w:spacing w:val="-9"/>
        </w:rPr>
        <w:t xml:space="preserve"> </w:t>
      </w:r>
      <w:r w:rsidRPr="002E28ED">
        <w:rPr>
          <w:rFonts w:ascii="Arial" w:hAnsi="Arial" w:cs="Arial"/>
          <w:i/>
          <w:spacing w:val="-2"/>
        </w:rPr>
        <w:t>of</w:t>
      </w:r>
      <w:r w:rsidRPr="002E28ED">
        <w:rPr>
          <w:rFonts w:ascii="Arial" w:hAnsi="Arial" w:cs="Arial"/>
          <w:i/>
          <w:spacing w:val="-9"/>
        </w:rPr>
        <w:t xml:space="preserve"> </w:t>
      </w:r>
      <w:r w:rsidRPr="002E28ED">
        <w:rPr>
          <w:rFonts w:ascii="Arial" w:hAnsi="Arial" w:cs="Arial"/>
          <w:i/>
          <w:spacing w:val="-2"/>
        </w:rPr>
        <w:t>the</w:t>
      </w:r>
      <w:r w:rsidRPr="002E28ED">
        <w:rPr>
          <w:rFonts w:ascii="Arial" w:hAnsi="Arial" w:cs="Arial"/>
          <w:i/>
          <w:spacing w:val="-9"/>
        </w:rPr>
        <w:t xml:space="preserve"> </w:t>
      </w:r>
      <w:r w:rsidRPr="002E28ED">
        <w:rPr>
          <w:rFonts w:ascii="Arial" w:hAnsi="Arial" w:cs="Arial"/>
          <w:i/>
          <w:spacing w:val="-2"/>
        </w:rPr>
        <w:t xml:space="preserve">Franklin </w:t>
      </w:r>
      <w:r w:rsidRPr="002E28ED">
        <w:rPr>
          <w:rFonts w:ascii="Arial" w:hAnsi="Arial" w:cs="Arial"/>
          <w:i/>
        </w:rPr>
        <w:t>Institute</w:t>
      </w:r>
      <w:r w:rsidRPr="002E28ED">
        <w:rPr>
          <w:rFonts w:ascii="Arial" w:hAnsi="Arial" w:cs="Arial"/>
        </w:rPr>
        <w:t>, 346(9):841–853.</w:t>
      </w:r>
    </w:p>
    <w:p w14:paraId="49BBF964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401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965" w14:textId="77777777" w:rsidR="002A482E" w:rsidRPr="002E28ED" w:rsidRDefault="002A482E" w:rsidP="00841C0A">
      <w:pPr>
        <w:pStyle w:val="BodyText"/>
        <w:spacing w:before="77"/>
        <w:rPr>
          <w:rFonts w:ascii="Arial" w:hAnsi="Arial" w:cs="Arial"/>
        </w:rPr>
      </w:pPr>
    </w:p>
    <w:p w14:paraId="49BBF966" w14:textId="77777777" w:rsidR="002A482E" w:rsidRPr="002E28ED" w:rsidRDefault="00100570">
      <w:pPr>
        <w:pStyle w:val="BodyText"/>
        <w:spacing w:line="355" w:lineRule="auto"/>
        <w:ind w:left="354" w:right="298" w:hanging="235"/>
        <w:rPr>
          <w:rFonts w:ascii="Arial" w:hAnsi="Arial" w:cs="Arial"/>
        </w:rPr>
        <w:pPrChange w:id="402" w:author="Bobby Stojanoski" w:date="2025-05-20T11:03:00Z" w16du:dateUtc="2025-05-20T15:03:00Z">
          <w:pPr>
            <w:pStyle w:val="BodyText"/>
            <w:spacing w:line="355" w:lineRule="auto"/>
            <w:ind w:left="354" w:right="298" w:hanging="235"/>
            <w:jc w:val="both"/>
          </w:pPr>
        </w:pPrChange>
      </w:pPr>
      <w:bookmarkStart w:id="403" w:name="_bookmark47"/>
      <w:bookmarkEnd w:id="403"/>
      <w:r w:rsidRPr="002E28ED">
        <w:rPr>
          <w:rFonts w:ascii="Arial" w:hAnsi="Arial" w:cs="Arial"/>
        </w:rPr>
        <w:t>Oliver, M. M. and Amengual Alcover, E. (2020).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UIBVFED: Virtual facial expression dataset.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PLOS ONE</w:t>
      </w:r>
      <w:r w:rsidRPr="002E28ED">
        <w:rPr>
          <w:rFonts w:ascii="Arial" w:hAnsi="Arial" w:cs="Arial"/>
        </w:rPr>
        <w:t>, 15(4</w:t>
      </w:r>
      <w:proofErr w:type="gramStart"/>
      <w:r w:rsidRPr="002E28ED">
        <w:rPr>
          <w:rFonts w:ascii="Arial" w:hAnsi="Arial" w:cs="Arial"/>
        </w:rPr>
        <w:t>):e</w:t>
      </w:r>
      <w:proofErr w:type="gramEnd"/>
      <w:r w:rsidRPr="002E28ED">
        <w:rPr>
          <w:rFonts w:ascii="Arial" w:hAnsi="Arial" w:cs="Arial"/>
        </w:rPr>
        <w:t>0231266.</w:t>
      </w:r>
    </w:p>
    <w:p w14:paraId="49BBF967" w14:textId="77777777" w:rsidR="002A482E" w:rsidRPr="002E28ED" w:rsidRDefault="00100570">
      <w:pPr>
        <w:pStyle w:val="BodyText"/>
        <w:spacing w:before="174" w:line="355" w:lineRule="auto"/>
        <w:ind w:left="354" w:right="297" w:hanging="235"/>
        <w:rPr>
          <w:rFonts w:ascii="Arial" w:hAnsi="Arial" w:cs="Arial"/>
        </w:rPr>
        <w:pPrChange w:id="404" w:author="Bobby Stojanoski" w:date="2025-05-20T11:03:00Z" w16du:dateUtc="2025-05-20T15:03:00Z">
          <w:pPr>
            <w:pStyle w:val="BodyText"/>
            <w:spacing w:before="174" w:line="355" w:lineRule="auto"/>
            <w:ind w:left="354" w:right="297" w:hanging="235"/>
            <w:jc w:val="both"/>
          </w:pPr>
        </w:pPrChange>
      </w:pPr>
      <w:bookmarkStart w:id="405" w:name="_bookmark48"/>
      <w:bookmarkEnd w:id="405"/>
      <w:r w:rsidRPr="002E28ED">
        <w:rPr>
          <w:rFonts w:ascii="Arial" w:hAnsi="Arial" w:cs="Arial"/>
          <w:spacing w:val="-2"/>
        </w:rPr>
        <w:t>Peirce,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J.,</w:t>
      </w:r>
      <w:r w:rsidRPr="002E28ED">
        <w:rPr>
          <w:rFonts w:ascii="Arial" w:hAnsi="Arial" w:cs="Arial"/>
          <w:spacing w:val="-13"/>
          <w:w w:val="105"/>
        </w:rPr>
        <w:t xml:space="preserve"> </w:t>
      </w:r>
      <w:r w:rsidRPr="002E28ED">
        <w:rPr>
          <w:rFonts w:ascii="Arial" w:hAnsi="Arial" w:cs="Arial"/>
          <w:spacing w:val="-2"/>
        </w:rPr>
        <w:t>Gray,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J.</w:t>
      </w:r>
      <w:r w:rsidRPr="002E28ED">
        <w:rPr>
          <w:rFonts w:ascii="Arial" w:hAnsi="Arial" w:cs="Arial"/>
          <w:spacing w:val="-14"/>
          <w:w w:val="105"/>
        </w:rPr>
        <w:t xml:space="preserve"> </w:t>
      </w:r>
      <w:r w:rsidRPr="002E28ED">
        <w:rPr>
          <w:rFonts w:ascii="Arial" w:hAnsi="Arial" w:cs="Arial"/>
          <w:spacing w:val="-2"/>
        </w:rPr>
        <w:t>R.,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Simpson,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MacAskill,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M.,</w:t>
      </w:r>
      <w:r w:rsidRPr="002E28ED">
        <w:rPr>
          <w:rFonts w:ascii="Arial" w:hAnsi="Arial" w:cs="Arial"/>
          <w:spacing w:val="-10"/>
        </w:rPr>
        <w:t xml:space="preserve"> </w:t>
      </w:r>
      <w:proofErr w:type="spellStart"/>
      <w:r w:rsidRPr="002E28ED">
        <w:rPr>
          <w:rFonts w:ascii="Arial" w:hAnsi="Arial" w:cs="Arial"/>
          <w:spacing w:val="6"/>
          <w:w w:val="90"/>
        </w:rPr>
        <w:t>H</w:t>
      </w:r>
      <w:r w:rsidRPr="002E28ED">
        <w:rPr>
          <w:rFonts w:ascii="Arial" w:hAnsi="Arial" w:cs="Arial"/>
          <w:spacing w:val="-111"/>
          <w:w w:val="149"/>
        </w:rPr>
        <w:t>¨</w:t>
      </w:r>
      <w:r w:rsidRPr="002E28ED">
        <w:rPr>
          <w:rFonts w:ascii="Arial" w:hAnsi="Arial" w:cs="Arial"/>
          <w:spacing w:val="7"/>
          <w:w w:val="96"/>
        </w:rPr>
        <w:t>o</w:t>
      </w:r>
      <w:r w:rsidRPr="002E28ED">
        <w:rPr>
          <w:rFonts w:ascii="Arial" w:hAnsi="Arial" w:cs="Arial"/>
          <w:w w:val="96"/>
        </w:rPr>
        <w:t>c</w:t>
      </w:r>
      <w:r w:rsidRPr="002E28ED">
        <w:rPr>
          <w:rFonts w:ascii="Arial" w:hAnsi="Arial" w:cs="Arial"/>
          <w:spacing w:val="7"/>
          <w:w w:val="95"/>
        </w:rPr>
        <w:t>he</w:t>
      </w:r>
      <w:r w:rsidRPr="002E28ED">
        <w:rPr>
          <w:rFonts w:ascii="Arial" w:hAnsi="Arial" w:cs="Arial"/>
          <w:w w:val="95"/>
        </w:rPr>
        <w:t>n</w:t>
      </w:r>
      <w:r w:rsidRPr="002E28ED">
        <w:rPr>
          <w:rFonts w:ascii="Arial" w:hAnsi="Arial" w:cs="Arial"/>
          <w:spacing w:val="13"/>
        </w:rPr>
        <w:t>b</w:t>
      </w:r>
      <w:r w:rsidRPr="002E28ED">
        <w:rPr>
          <w:rFonts w:ascii="Arial" w:hAnsi="Arial" w:cs="Arial"/>
          <w:spacing w:val="7"/>
          <w:w w:val="96"/>
        </w:rPr>
        <w:t>erger</w:t>
      </w:r>
      <w:proofErr w:type="spellEnd"/>
      <w:r w:rsidRPr="002E28ED">
        <w:rPr>
          <w:rFonts w:ascii="Arial" w:hAnsi="Arial" w:cs="Arial"/>
          <w:spacing w:val="7"/>
          <w:w w:val="96"/>
        </w:rPr>
        <w:t>,</w:t>
      </w:r>
      <w:r w:rsidRPr="002E28ED">
        <w:rPr>
          <w:rFonts w:ascii="Arial" w:hAnsi="Arial" w:cs="Arial"/>
          <w:spacing w:val="-9"/>
          <w:w w:val="99"/>
        </w:rPr>
        <w:t xml:space="preserve"> </w:t>
      </w:r>
      <w:r w:rsidRPr="002E28ED">
        <w:rPr>
          <w:rFonts w:ascii="Arial" w:hAnsi="Arial" w:cs="Arial"/>
          <w:spacing w:val="-2"/>
        </w:rPr>
        <w:t>R.,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Sogo,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H.,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 xml:space="preserve">Kastman, </w:t>
      </w:r>
      <w:r w:rsidRPr="002E28ED">
        <w:rPr>
          <w:rFonts w:ascii="Arial" w:hAnsi="Arial" w:cs="Arial"/>
        </w:rPr>
        <w:t xml:space="preserve">E., and Lindeløv, </w:t>
      </w:r>
      <w:r w:rsidRPr="002E28ED">
        <w:rPr>
          <w:rFonts w:ascii="Arial" w:hAnsi="Arial" w:cs="Arial"/>
          <w:w w:val="105"/>
        </w:rPr>
        <w:t xml:space="preserve">J. </w:t>
      </w:r>
      <w:r w:rsidRPr="002E28ED">
        <w:rPr>
          <w:rFonts w:ascii="Arial" w:hAnsi="Arial" w:cs="Arial"/>
        </w:rPr>
        <w:t>K. (2019).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PsychoPy2: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Experiments in behavior made easy. </w:t>
      </w:r>
      <w:r w:rsidRPr="002E28ED">
        <w:rPr>
          <w:rFonts w:ascii="Arial" w:hAnsi="Arial" w:cs="Arial"/>
          <w:i/>
        </w:rPr>
        <w:t>Behavior Research Methods</w:t>
      </w:r>
      <w:r w:rsidRPr="002E28ED">
        <w:rPr>
          <w:rFonts w:ascii="Arial" w:hAnsi="Arial" w:cs="Arial"/>
        </w:rPr>
        <w:t>, 51(1):195–203.</w:t>
      </w:r>
    </w:p>
    <w:p w14:paraId="49BBF968" w14:textId="77777777" w:rsidR="002A482E" w:rsidRPr="002E28ED" w:rsidRDefault="00100570">
      <w:pPr>
        <w:pStyle w:val="BodyText"/>
        <w:spacing w:before="174" w:line="355" w:lineRule="auto"/>
        <w:ind w:left="354" w:right="296" w:hanging="235"/>
        <w:rPr>
          <w:rFonts w:ascii="Arial" w:hAnsi="Arial" w:cs="Arial"/>
        </w:rPr>
        <w:pPrChange w:id="406" w:author="Bobby Stojanoski" w:date="2025-05-20T11:03:00Z" w16du:dateUtc="2025-05-20T15:03:00Z">
          <w:pPr>
            <w:pStyle w:val="BodyText"/>
            <w:spacing w:before="174" w:line="355" w:lineRule="auto"/>
            <w:ind w:left="354" w:right="296" w:hanging="235"/>
            <w:jc w:val="both"/>
          </w:pPr>
        </w:pPrChange>
      </w:pPr>
      <w:bookmarkStart w:id="407" w:name="_bookmark49"/>
      <w:bookmarkEnd w:id="407"/>
      <w:r w:rsidRPr="002E28ED">
        <w:rPr>
          <w:rFonts w:ascii="Arial" w:hAnsi="Arial" w:cs="Arial"/>
        </w:rPr>
        <w:t>Pinti,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P.,</w:t>
      </w:r>
      <w:r w:rsidRPr="002E28ED">
        <w:rPr>
          <w:rFonts w:ascii="Arial" w:hAnsi="Arial" w:cs="Arial"/>
          <w:spacing w:val="-1"/>
        </w:rPr>
        <w:t xml:space="preserve"> </w:t>
      </w:r>
      <w:proofErr w:type="spellStart"/>
      <w:r w:rsidRPr="002E28ED">
        <w:rPr>
          <w:rFonts w:ascii="Arial" w:hAnsi="Arial" w:cs="Arial"/>
        </w:rPr>
        <w:t>Scholkmann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F.,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Hamilton,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Burgess,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P.,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2"/>
        </w:rPr>
        <w:t xml:space="preserve"> </w:t>
      </w:r>
      <w:proofErr w:type="spellStart"/>
      <w:r w:rsidRPr="002E28ED">
        <w:rPr>
          <w:rFonts w:ascii="Arial" w:hAnsi="Arial" w:cs="Arial"/>
        </w:rPr>
        <w:t>Tachtsidis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I.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 xml:space="preserve">(2019). Current </w:t>
      </w:r>
      <w:r w:rsidRPr="002E28ED">
        <w:rPr>
          <w:rFonts w:ascii="Arial" w:hAnsi="Arial" w:cs="Arial"/>
          <w:spacing w:val="-4"/>
        </w:rPr>
        <w:t>Status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Issues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Regarding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Pre-processing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Neuroimaging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Data: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  <w:spacing w:val="-4"/>
        </w:rPr>
        <w:t>An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Investi</w:t>
      </w:r>
      <w:proofErr w:type="spellEnd"/>
      <w:r w:rsidRPr="002E28ED">
        <w:rPr>
          <w:rFonts w:ascii="Arial" w:hAnsi="Arial" w:cs="Arial"/>
          <w:spacing w:val="-4"/>
        </w:rPr>
        <w:t xml:space="preserve">- </w:t>
      </w:r>
      <w:proofErr w:type="spellStart"/>
      <w:r w:rsidRPr="002E28ED">
        <w:rPr>
          <w:rFonts w:ascii="Arial" w:hAnsi="Arial" w:cs="Arial"/>
          <w:spacing w:val="-6"/>
        </w:rPr>
        <w:t>gation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of Diverse Signal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Filtering Methods Within a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 xml:space="preserve">General Linear Model Framework. </w:t>
      </w:r>
      <w:r w:rsidRPr="002E28ED">
        <w:rPr>
          <w:rFonts w:ascii="Arial" w:hAnsi="Arial" w:cs="Arial"/>
          <w:i/>
        </w:rPr>
        <w:t>Frontiers in Human Neuroscience</w:t>
      </w:r>
      <w:r w:rsidRPr="002E28ED">
        <w:rPr>
          <w:rFonts w:ascii="Arial" w:hAnsi="Arial" w:cs="Arial"/>
        </w:rPr>
        <w:t>, 12.</w:t>
      </w:r>
    </w:p>
    <w:p w14:paraId="49BBF969" w14:textId="77777777" w:rsidR="002A482E" w:rsidRPr="002E28ED" w:rsidRDefault="00100570">
      <w:pPr>
        <w:pStyle w:val="BodyText"/>
        <w:spacing w:before="174" w:line="355" w:lineRule="auto"/>
        <w:ind w:left="354" w:right="297" w:hanging="235"/>
        <w:rPr>
          <w:rFonts w:ascii="Arial" w:hAnsi="Arial" w:cs="Arial"/>
        </w:rPr>
        <w:pPrChange w:id="408" w:author="Bobby Stojanoski" w:date="2025-05-20T11:03:00Z" w16du:dateUtc="2025-05-20T15:03:00Z">
          <w:pPr>
            <w:pStyle w:val="BodyText"/>
            <w:spacing w:before="174" w:line="355" w:lineRule="auto"/>
            <w:ind w:left="354" w:right="297" w:hanging="235"/>
            <w:jc w:val="both"/>
          </w:pPr>
        </w:pPrChange>
      </w:pPr>
      <w:bookmarkStart w:id="409" w:name="_bookmark50"/>
      <w:bookmarkEnd w:id="409"/>
      <w:proofErr w:type="spellStart"/>
      <w:r w:rsidRPr="002E28ED">
        <w:rPr>
          <w:rFonts w:ascii="Arial" w:hAnsi="Arial" w:cs="Arial"/>
        </w:rPr>
        <w:t>Pollonini</w:t>
      </w:r>
      <w:proofErr w:type="spellEnd"/>
      <w:r w:rsidRPr="002E28ED">
        <w:rPr>
          <w:rFonts w:ascii="Arial" w:hAnsi="Arial" w:cs="Arial"/>
        </w:rPr>
        <w:t xml:space="preserve">, L., </w:t>
      </w:r>
      <w:proofErr w:type="spellStart"/>
      <w:r w:rsidRPr="002E28ED">
        <w:rPr>
          <w:rFonts w:ascii="Arial" w:hAnsi="Arial" w:cs="Arial"/>
        </w:rPr>
        <w:t>Bortfeld</w:t>
      </w:r>
      <w:proofErr w:type="spellEnd"/>
      <w:r w:rsidRPr="002E28ED">
        <w:rPr>
          <w:rFonts w:ascii="Arial" w:hAnsi="Arial" w:cs="Arial"/>
        </w:rPr>
        <w:t xml:space="preserve">, H., and </w:t>
      </w:r>
      <w:proofErr w:type="spellStart"/>
      <w:r w:rsidRPr="002E28ED">
        <w:rPr>
          <w:rFonts w:ascii="Arial" w:hAnsi="Arial" w:cs="Arial"/>
        </w:rPr>
        <w:t>Oghalai</w:t>
      </w:r>
      <w:proofErr w:type="spellEnd"/>
      <w:r w:rsidRPr="002E28ED">
        <w:rPr>
          <w:rFonts w:ascii="Arial" w:hAnsi="Arial" w:cs="Arial"/>
        </w:rPr>
        <w:t xml:space="preserve">, J. S. (2016). PHOEBE: a method for real time </w:t>
      </w:r>
      <w:r w:rsidRPr="002E28ED">
        <w:rPr>
          <w:rFonts w:ascii="Arial" w:hAnsi="Arial" w:cs="Arial"/>
          <w:spacing w:val="-6"/>
        </w:rPr>
        <w:t>mapping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6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6"/>
        </w:rPr>
        <w:t>optodes</w:t>
      </w:r>
      <w:proofErr w:type="spellEnd"/>
      <w:r w:rsidRPr="002E28ED">
        <w:rPr>
          <w:rFonts w:ascii="Arial" w:hAnsi="Arial" w:cs="Arial"/>
          <w:spacing w:val="-6"/>
        </w:rPr>
        <w:t>-scalp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coupling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functional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near-infrared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spectroscopy.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i/>
          <w:spacing w:val="-6"/>
        </w:rPr>
        <w:t xml:space="preserve">Biomedical </w:t>
      </w:r>
      <w:r w:rsidRPr="002E28ED">
        <w:rPr>
          <w:rFonts w:ascii="Arial" w:hAnsi="Arial" w:cs="Arial"/>
          <w:i/>
        </w:rPr>
        <w:t>Optics Express</w:t>
      </w:r>
      <w:r w:rsidRPr="002E28ED">
        <w:rPr>
          <w:rFonts w:ascii="Arial" w:hAnsi="Arial" w:cs="Arial"/>
        </w:rPr>
        <w:t>, 7(12):5104–5119.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Optica Publishing Group.</w:t>
      </w:r>
    </w:p>
    <w:p w14:paraId="49BBF96A" w14:textId="77777777" w:rsidR="002A482E" w:rsidRPr="002E28ED" w:rsidRDefault="00100570">
      <w:pPr>
        <w:pStyle w:val="BodyText"/>
        <w:spacing w:before="174" w:line="355" w:lineRule="auto"/>
        <w:ind w:left="354" w:right="297" w:hanging="235"/>
        <w:rPr>
          <w:rFonts w:ascii="Arial" w:hAnsi="Arial" w:cs="Arial"/>
        </w:rPr>
        <w:pPrChange w:id="410" w:author="Bobby Stojanoski" w:date="2025-05-20T11:03:00Z" w16du:dateUtc="2025-05-20T15:03:00Z">
          <w:pPr>
            <w:pStyle w:val="BodyText"/>
            <w:spacing w:before="174" w:line="355" w:lineRule="auto"/>
            <w:ind w:left="354" w:right="297" w:hanging="235"/>
            <w:jc w:val="both"/>
          </w:pPr>
        </w:pPrChange>
      </w:pPr>
      <w:bookmarkStart w:id="411" w:name="_bookmark51"/>
      <w:bookmarkEnd w:id="411"/>
      <w:r w:rsidRPr="002E28ED">
        <w:rPr>
          <w:rFonts w:ascii="Arial" w:hAnsi="Arial" w:cs="Arial"/>
        </w:rPr>
        <w:t xml:space="preserve">Reddy, P., </w:t>
      </w:r>
      <w:proofErr w:type="spellStart"/>
      <w:r w:rsidRPr="002E28ED">
        <w:rPr>
          <w:rFonts w:ascii="Arial" w:hAnsi="Arial" w:cs="Arial"/>
        </w:rPr>
        <w:t>Izzetoglu</w:t>
      </w:r>
      <w:proofErr w:type="spellEnd"/>
      <w:r w:rsidRPr="002E28ED">
        <w:rPr>
          <w:rFonts w:ascii="Arial" w:hAnsi="Arial" w:cs="Arial"/>
        </w:rPr>
        <w:t xml:space="preserve">, M., </w:t>
      </w:r>
      <w:proofErr w:type="spellStart"/>
      <w:r w:rsidRPr="002E28ED">
        <w:rPr>
          <w:rFonts w:ascii="Arial" w:hAnsi="Arial" w:cs="Arial"/>
        </w:rPr>
        <w:t>Shewokis</w:t>
      </w:r>
      <w:proofErr w:type="spellEnd"/>
      <w:r w:rsidRPr="002E28ED">
        <w:rPr>
          <w:rFonts w:ascii="Arial" w:hAnsi="Arial" w:cs="Arial"/>
        </w:rPr>
        <w:t xml:space="preserve">, P. A., </w:t>
      </w:r>
      <w:proofErr w:type="spellStart"/>
      <w:r w:rsidRPr="002E28ED">
        <w:rPr>
          <w:rFonts w:ascii="Arial" w:hAnsi="Arial" w:cs="Arial"/>
        </w:rPr>
        <w:t>Sangobowale</w:t>
      </w:r>
      <w:proofErr w:type="spellEnd"/>
      <w:r w:rsidRPr="002E28ED">
        <w:rPr>
          <w:rFonts w:ascii="Arial" w:hAnsi="Arial" w:cs="Arial"/>
        </w:rPr>
        <w:t xml:space="preserve">, M., Diaz-Arrastia, R., and </w:t>
      </w:r>
      <w:proofErr w:type="spellStart"/>
      <w:r w:rsidRPr="002E28ED">
        <w:rPr>
          <w:rFonts w:ascii="Arial" w:hAnsi="Arial" w:cs="Arial"/>
          <w:spacing w:val="-2"/>
        </w:rPr>
        <w:t>Izzetoglu</w:t>
      </w:r>
      <w:proofErr w:type="spellEnd"/>
      <w:r w:rsidRPr="002E28ED">
        <w:rPr>
          <w:rFonts w:ascii="Arial" w:hAnsi="Arial" w:cs="Arial"/>
          <w:spacing w:val="-2"/>
        </w:rPr>
        <w:t>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K.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(2021).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Evaluation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3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signal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components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elicited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cognitive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and </w:t>
      </w:r>
      <w:r w:rsidRPr="002E28ED">
        <w:rPr>
          <w:rFonts w:ascii="Arial" w:hAnsi="Arial" w:cs="Arial"/>
        </w:rPr>
        <w:t>hypercapnic stimuli.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Scientific Reports</w:t>
      </w:r>
      <w:r w:rsidRPr="002E28ED">
        <w:rPr>
          <w:rFonts w:ascii="Arial" w:hAnsi="Arial" w:cs="Arial"/>
        </w:rPr>
        <w:t>, 11(1):23457.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Publisher: Nature Publishing </w:t>
      </w:r>
      <w:r w:rsidRPr="002E28ED">
        <w:rPr>
          <w:rFonts w:ascii="Arial" w:hAnsi="Arial" w:cs="Arial"/>
          <w:spacing w:val="-2"/>
        </w:rPr>
        <w:t>Group.</w:t>
      </w:r>
    </w:p>
    <w:p w14:paraId="49BBF96B" w14:textId="77777777" w:rsidR="002A482E" w:rsidRPr="002E28ED" w:rsidRDefault="00100570">
      <w:pPr>
        <w:pStyle w:val="BodyText"/>
        <w:spacing w:before="175" w:line="355" w:lineRule="auto"/>
        <w:ind w:left="354" w:right="296" w:hanging="235"/>
        <w:rPr>
          <w:rFonts w:ascii="Arial" w:hAnsi="Arial" w:cs="Arial"/>
        </w:rPr>
        <w:pPrChange w:id="412" w:author="Bobby Stojanoski" w:date="2025-05-20T11:03:00Z" w16du:dateUtc="2025-05-20T15:03:00Z">
          <w:pPr>
            <w:pStyle w:val="BodyText"/>
            <w:spacing w:before="175" w:line="355" w:lineRule="auto"/>
            <w:ind w:left="354" w:right="296" w:hanging="235"/>
            <w:jc w:val="both"/>
          </w:pPr>
        </w:pPrChange>
      </w:pPr>
      <w:bookmarkStart w:id="413" w:name="_bookmark52"/>
      <w:bookmarkEnd w:id="413"/>
      <w:proofErr w:type="spellStart"/>
      <w:r w:rsidRPr="002E28ED">
        <w:rPr>
          <w:rFonts w:ascii="Arial" w:hAnsi="Arial" w:cs="Arial"/>
        </w:rPr>
        <w:t>Scholkmann</w:t>
      </w:r>
      <w:proofErr w:type="spellEnd"/>
      <w:r w:rsidRPr="002E28ED">
        <w:rPr>
          <w:rFonts w:ascii="Arial" w:hAnsi="Arial" w:cs="Arial"/>
        </w:rPr>
        <w:t>, F., Metz, A. J., and Wolf, M. (2014).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Measuring tissue hemodynamics </w:t>
      </w:r>
      <w:r w:rsidRPr="002E28ED">
        <w:rPr>
          <w:rFonts w:ascii="Arial" w:hAnsi="Arial" w:cs="Arial"/>
          <w:spacing w:val="-6"/>
        </w:rPr>
        <w:t xml:space="preserve">and oxygenation by continuous-wave functional near-infrared spectroscopy—how </w:t>
      </w:r>
      <w:proofErr w:type="spellStart"/>
      <w:r w:rsidRPr="002E28ED">
        <w:rPr>
          <w:rFonts w:ascii="Arial" w:hAnsi="Arial" w:cs="Arial"/>
          <w:spacing w:val="-6"/>
        </w:rPr>
        <w:t>ro</w:t>
      </w:r>
      <w:proofErr w:type="spellEnd"/>
      <w:r w:rsidRPr="002E28ED">
        <w:rPr>
          <w:rFonts w:ascii="Arial" w:hAnsi="Arial" w:cs="Arial"/>
          <w:spacing w:val="-6"/>
        </w:rPr>
        <w:t xml:space="preserve">- </w:t>
      </w:r>
      <w:r w:rsidRPr="002E28ED">
        <w:rPr>
          <w:rFonts w:ascii="Arial" w:hAnsi="Arial" w:cs="Arial"/>
        </w:rPr>
        <w:t>bust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different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calculation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methods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against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movement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artifacts?</w:t>
      </w:r>
      <w:r w:rsidRPr="002E28ED">
        <w:rPr>
          <w:rFonts w:ascii="Arial" w:hAnsi="Arial" w:cs="Arial"/>
          <w:spacing w:val="31"/>
        </w:rPr>
        <w:t xml:space="preserve"> </w:t>
      </w:r>
      <w:r w:rsidRPr="002E28ED">
        <w:rPr>
          <w:rFonts w:ascii="Arial" w:hAnsi="Arial" w:cs="Arial"/>
          <w:i/>
        </w:rPr>
        <w:t>Physiological Measurement</w:t>
      </w:r>
      <w:r w:rsidRPr="002E28ED">
        <w:rPr>
          <w:rFonts w:ascii="Arial" w:hAnsi="Arial" w:cs="Arial"/>
        </w:rPr>
        <w:t>, 35(4):717.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IOP Publishing.</w:t>
      </w:r>
    </w:p>
    <w:p w14:paraId="49BBF96C" w14:textId="77777777" w:rsidR="002A482E" w:rsidRPr="002E28ED" w:rsidRDefault="00100570">
      <w:pPr>
        <w:pStyle w:val="BodyText"/>
        <w:spacing w:before="174"/>
        <w:ind w:left="120"/>
        <w:rPr>
          <w:rFonts w:ascii="Arial" w:hAnsi="Arial" w:cs="Arial"/>
        </w:rPr>
        <w:pPrChange w:id="414" w:author="Bobby Stojanoski" w:date="2025-05-20T11:03:00Z" w16du:dateUtc="2025-05-20T15:03:00Z">
          <w:pPr>
            <w:pStyle w:val="BodyText"/>
            <w:spacing w:before="174"/>
            <w:ind w:left="120"/>
            <w:jc w:val="both"/>
          </w:pPr>
        </w:pPrChange>
      </w:pPr>
      <w:bookmarkStart w:id="415" w:name="_bookmark53"/>
      <w:bookmarkEnd w:id="415"/>
      <w:r w:rsidRPr="002E28ED">
        <w:rPr>
          <w:rFonts w:ascii="Arial" w:hAnsi="Arial" w:cs="Arial"/>
          <w:spacing w:val="-4"/>
        </w:rPr>
        <w:t>Singh, A.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K.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Dan, I.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(2006).</w:t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  <w:spacing w:val="-4"/>
        </w:rPr>
        <w:t>Exploring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false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discovery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rate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multichannel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NIRS.</w:t>
      </w:r>
    </w:p>
    <w:p w14:paraId="49BBF96D" w14:textId="77777777" w:rsidR="002A482E" w:rsidRPr="002E28ED" w:rsidRDefault="00100570">
      <w:pPr>
        <w:spacing w:before="156"/>
        <w:ind w:left="354"/>
        <w:rPr>
          <w:rFonts w:ascii="Arial" w:hAnsi="Arial" w:cs="Arial"/>
          <w:sz w:val="24"/>
        </w:rPr>
        <w:pPrChange w:id="416" w:author="Bobby Stojanoski" w:date="2025-05-20T11:03:00Z" w16du:dateUtc="2025-05-20T15:03:00Z">
          <w:pPr>
            <w:spacing w:before="156"/>
            <w:ind w:left="354"/>
            <w:jc w:val="both"/>
          </w:pPr>
        </w:pPrChange>
      </w:pPr>
      <w:proofErr w:type="spellStart"/>
      <w:r w:rsidRPr="002E28ED">
        <w:rPr>
          <w:rFonts w:ascii="Arial" w:hAnsi="Arial" w:cs="Arial"/>
          <w:i/>
          <w:sz w:val="24"/>
        </w:rPr>
        <w:t>NeuroImage</w:t>
      </w:r>
      <w:proofErr w:type="spellEnd"/>
      <w:r w:rsidRPr="002E28ED">
        <w:rPr>
          <w:rFonts w:ascii="Arial" w:hAnsi="Arial" w:cs="Arial"/>
          <w:sz w:val="24"/>
        </w:rPr>
        <w:t>,</w:t>
      </w:r>
      <w:r w:rsidRPr="002E28ED">
        <w:rPr>
          <w:rFonts w:ascii="Arial" w:hAnsi="Arial" w:cs="Arial"/>
          <w:spacing w:val="42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33(2):542–549.</w:t>
      </w:r>
    </w:p>
    <w:p w14:paraId="49BBF96E" w14:textId="77777777" w:rsidR="002A482E" w:rsidRPr="002E28ED" w:rsidRDefault="002A482E" w:rsidP="00841C0A">
      <w:pPr>
        <w:pStyle w:val="BodyText"/>
        <w:spacing w:before="5"/>
        <w:rPr>
          <w:rFonts w:ascii="Arial" w:hAnsi="Arial" w:cs="Arial"/>
        </w:rPr>
      </w:pPr>
    </w:p>
    <w:p w14:paraId="49BBF96F" w14:textId="77777777" w:rsidR="002A482E" w:rsidRPr="002E28ED" w:rsidRDefault="00100570">
      <w:pPr>
        <w:pStyle w:val="BodyText"/>
        <w:spacing w:line="355" w:lineRule="auto"/>
        <w:ind w:left="354" w:right="296" w:hanging="235"/>
        <w:rPr>
          <w:rFonts w:ascii="Arial" w:hAnsi="Arial" w:cs="Arial"/>
        </w:rPr>
        <w:pPrChange w:id="417" w:author="Bobby Stojanoski" w:date="2025-05-20T11:03:00Z" w16du:dateUtc="2025-05-20T15:03:00Z">
          <w:pPr>
            <w:pStyle w:val="BodyText"/>
            <w:spacing w:line="355" w:lineRule="auto"/>
            <w:ind w:left="354" w:right="296" w:hanging="235"/>
            <w:jc w:val="both"/>
          </w:pPr>
        </w:pPrChange>
      </w:pPr>
      <w:bookmarkStart w:id="418" w:name="_bookmark54"/>
      <w:bookmarkEnd w:id="418"/>
      <w:proofErr w:type="spellStart"/>
      <w:r w:rsidRPr="002E28ED">
        <w:rPr>
          <w:rFonts w:ascii="Arial" w:hAnsi="Arial" w:cs="Arial"/>
          <w:spacing w:val="-4"/>
        </w:rPr>
        <w:t>Tachtsidis</w:t>
      </w:r>
      <w:proofErr w:type="spellEnd"/>
      <w:r w:rsidRPr="002E28ED">
        <w:rPr>
          <w:rFonts w:ascii="Arial" w:hAnsi="Arial" w:cs="Arial"/>
          <w:spacing w:val="-4"/>
        </w:rPr>
        <w:t>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4"/>
        </w:rPr>
        <w:t>I.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Scholkmann</w:t>
      </w:r>
      <w:proofErr w:type="spellEnd"/>
      <w:r w:rsidRPr="002E28ED">
        <w:rPr>
          <w:rFonts w:ascii="Arial" w:hAnsi="Arial" w:cs="Arial"/>
          <w:spacing w:val="-4"/>
        </w:rPr>
        <w:t>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F.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(2016).</w:t>
      </w:r>
      <w:r w:rsidRPr="002E28ED">
        <w:rPr>
          <w:rFonts w:ascii="Arial" w:hAnsi="Arial" w:cs="Arial"/>
          <w:spacing w:val="6"/>
        </w:rPr>
        <w:t xml:space="preserve"> </w:t>
      </w:r>
      <w:r w:rsidRPr="002E28ED">
        <w:rPr>
          <w:rFonts w:ascii="Arial" w:hAnsi="Arial" w:cs="Arial"/>
          <w:spacing w:val="-4"/>
        </w:rPr>
        <w:t>False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positives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false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negatives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functional </w:t>
      </w:r>
      <w:r w:rsidRPr="002E28ED">
        <w:rPr>
          <w:rFonts w:ascii="Arial" w:hAnsi="Arial" w:cs="Arial"/>
          <w:spacing w:val="-2"/>
        </w:rPr>
        <w:t>near-infrared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spectroscopy: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2"/>
        </w:rPr>
        <w:t>issues,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challenges,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way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forward.</w:t>
      </w:r>
      <w:r w:rsidRPr="002E28ED">
        <w:rPr>
          <w:rFonts w:ascii="Arial" w:hAnsi="Arial" w:cs="Arial"/>
          <w:spacing w:val="12"/>
        </w:rPr>
        <w:t xml:space="preserve"> </w:t>
      </w:r>
      <w:r w:rsidRPr="002E28ED">
        <w:rPr>
          <w:rFonts w:ascii="Arial" w:hAnsi="Arial" w:cs="Arial"/>
          <w:i/>
          <w:spacing w:val="-2"/>
        </w:rPr>
        <w:t>Neurophotonics</w:t>
      </w:r>
      <w:r w:rsidRPr="002E28ED">
        <w:rPr>
          <w:rFonts w:ascii="Arial" w:hAnsi="Arial" w:cs="Arial"/>
          <w:spacing w:val="-2"/>
        </w:rPr>
        <w:t xml:space="preserve">, </w:t>
      </w:r>
      <w:r w:rsidRPr="002E28ED">
        <w:rPr>
          <w:rFonts w:ascii="Arial" w:hAnsi="Arial" w:cs="Arial"/>
        </w:rPr>
        <w:t>3(3):031405.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SPIE.</w:t>
      </w:r>
    </w:p>
    <w:p w14:paraId="49BBF970" w14:textId="77777777" w:rsidR="002A482E" w:rsidRPr="002E28ED" w:rsidRDefault="002A482E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419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971" w14:textId="77777777" w:rsidR="002A482E" w:rsidRPr="002E28ED" w:rsidRDefault="002A482E" w:rsidP="00841C0A">
      <w:pPr>
        <w:pStyle w:val="BodyText"/>
        <w:spacing w:before="77"/>
        <w:rPr>
          <w:rFonts w:ascii="Arial" w:hAnsi="Arial" w:cs="Arial"/>
        </w:rPr>
      </w:pPr>
    </w:p>
    <w:p w14:paraId="49BBF972" w14:textId="77777777" w:rsidR="002A482E" w:rsidRPr="002E28ED" w:rsidRDefault="00100570">
      <w:pPr>
        <w:pStyle w:val="BodyText"/>
        <w:spacing w:line="355" w:lineRule="auto"/>
        <w:ind w:left="354" w:right="296" w:hanging="235"/>
        <w:rPr>
          <w:rFonts w:ascii="Arial" w:hAnsi="Arial" w:cs="Arial"/>
        </w:rPr>
        <w:pPrChange w:id="420" w:author="Bobby Stojanoski" w:date="2025-05-20T11:03:00Z" w16du:dateUtc="2025-05-20T15:03:00Z">
          <w:pPr>
            <w:pStyle w:val="BodyText"/>
            <w:spacing w:line="355" w:lineRule="auto"/>
            <w:ind w:left="354" w:right="296" w:hanging="235"/>
            <w:jc w:val="both"/>
          </w:pPr>
        </w:pPrChange>
      </w:pPr>
      <w:bookmarkStart w:id="421" w:name="_bookmark55"/>
      <w:bookmarkEnd w:id="421"/>
      <w:r w:rsidRPr="002E28ED">
        <w:rPr>
          <w:rFonts w:ascii="Arial" w:hAnsi="Arial" w:cs="Arial"/>
        </w:rPr>
        <w:t>Xu, G., Zhang, M., Wang, Y., Liu, Z., Huo, C., Li, Z., and Huo, M. (2017).</w:t>
      </w:r>
      <w:r w:rsidRPr="002E28ED">
        <w:rPr>
          <w:rFonts w:ascii="Arial" w:hAnsi="Arial" w:cs="Arial"/>
          <w:spacing w:val="32"/>
        </w:rPr>
        <w:t xml:space="preserve"> </w:t>
      </w:r>
      <w:r w:rsidRPr="002E28ED">
        <w:rPr>
          <w:rFonts w:ascii="Arial" w:hAnsi="Arial" w:cs="Arial"/>
        </w:rPr>
        <w:t>Functional connectivity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analysis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distracted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drivers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based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wavelet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phase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coherence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 xml:space="preserve">of </w:t>
      </w:r>
      <w:r w:rsidRPr="002E28ED">
        <w:rPr>
          <w:rFonts w:ascii="Arial" w:hAnsi="Arial" w:cs="Arial"/>
          <w:spacing w:val="-4"/>
        </w:rPr>
        <w:t>functional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near-infrared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spectroscopy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signals. </w:t>
      </w:r>
      <w:r w:rsidRPr="002E28ED">
        <w:rPr>
          <w:rFonts w:ascii="Arial" w:hAnsi="Arial" w:cs="Arial"/>
          <w:i/>
          <w:spacing w:val="-4"/>
        </w:rPr>
        <w:t>PLOS ONE</w:t>
      </w:r>
      <w:r w:rsidRPr="002E28ED">
        <w:rPr>
          <w:rFonts w:ascii="Arial" w:hAnsi="Arial" w:cs="Arial"/>
          <w:spacing w:val="-4"/>
        </w:rPr>
        <w:t>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12(11</w:t>
      </w:r>
      <w:proofErr w:type="gramStart"/>
      <w:r w:rsidRPr="002E28ED">
        <w:rPr>
          <w:rFonts w:ascii="Arial" w:hAnsi="Arial" w:cs="Arial"/>
          <w:spacing w:val="-4"/>
        </w:rPr>
        <w:t>):e</w:t>
      </w:r>
      <w:proofErr w:type="gramEnd"/>
      <w:r w:rsidRPr="002E28ED">
        <w:rPr>
          <w:rFonts w:ascii="Arial" w:hAnsi="Arial" w:cs="Arial"/>
          <w:spacing w:val="-4"/>
        </w:rPr>
        <w:t>0188329.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4"/>
        </w:rPr>
        <w:t xml:space="preserve">Publisher: </w:t>
      </w:r>
      <w:r w:rsidRPr="002E28ED">
        <w:rPr>
          <w:rFonts w:ascii="Arial" w:hAnsi="Arial" w:cs="Arial"/>
        </w:rPr>
        <w:t>Public Library of Science.</w:t>
      </w:r>
    </w:p>
    <w:p w14:paraId="49BBF973" w14:textId="77777777" w:rsidR="002A482E" w:rsidRPr="002E28ED" w:rsidRDefault="00100570">
      <w:pPr>
        <w:pStyle w:val="BodyText"/>
        <w:spacing w:before="201" w:line="355" w:lineRule="auto"/>
        <w:ind w:left="354" w:right="295" w:hanging="235"/>
        <w:rPr>
          <w:rFonts w:ascii="Arial" w:hAnsi="Arial" w:cs="Arial"/>
        </w:rPr>
        <w:pPrChange w:id="422" w:author="Bobby Stojanoski" w:date="2025-05-20T11:03:00Z" w16du:dateUtc="2025-05-20T15:03:00Z">
          <w:pPr>
            <w:pStyle w:val="BodyText"/>
            <w:spacing w:before="201" w:line="355" w:lineRule="auto"/>
            <w:ind w:left="354" w:right="295" w:hanging="235"/>
            <w:jc w:val="both"/>
          </w:pPr>
        </w:pPrChange>
      </w:pPr>
      <w:bookmarkStart w:id="423" w:name="_bookmark56"/>
      <w:bookmarkEnd w:id="423"/>
      <w:r w:rsidRPr="002E28ED">
        <w:rPr>
          <w:rFonts w:ascii="Arial" w:hAnsi="Arial" w:cs="Arial"/>
          <w:spacing w:val="-2"/>
        </w:rPr>
        <w:t>Zhou,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X.,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Hong,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X.,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Wong,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(2024).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Autistic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Traits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Modulate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Social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Synchro- </w:t>
      </w:r>
      <w:proofErr w:type="spellStart"/>
      <w:r w:rsidRPr="002E28ED">
        <w:rPr>
          <w:rFonts w:ascii="Arial" w:hAnsi="Arial" w:cs="Arial"/>
          <w:spacing w:val="-4"/>
        </w:rPr>
        <w:t>nizations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School-Aged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Children:</w:t>
      </w:r>
      <w:r w:rsidRPr="002E28ED">
        <w:rPr>
          <w:rFonts w:ascii="Arial" w:hAnsi="Arial" w:cs="Arial"/>
          <w:spacing w:val="14"/>
        </w:rPr>
        <w:t xml:space="preserve"> </w:t>
      </w:r>
      <w:r w:rsidRPr="002E28ED">
        <w:rPr>
          <w:rFonts w:ascii="Arial" w:hAnsi="Arial" w:cs="Arial"/>
          <w:spacing w:val="-4"/>
        </w:rPr>
        <w:t>Insights</w:t>
      </w:r>
      <w:r w:rsidRPr="002E28ED">
        <w:rPr>
          <w:rFonts w:ascii="Arial" w:hAnsi="Arial" w:cs="Arial"/>
          <w:spacing w:val="-7"/>
        </w:rPr>
        <w:t xml:space="preserve"> </w:t>
      </w:r>
      <w:proofErr w:type="gramStart"/>
      <w:r w:rsidRPr="002E28ED">
        <w:rPr>
          <w:rFonts w:ascii="Arial" w:hAnsi="Arial" w:cs="Arial"/>
          <w:spacing w:val="-4"/>
        </w:rPr>
        <w:t>From</w:t>
      </w:r>
      <w:proofErr w:type="gram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Three</w:t>
      </w:r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Hyperscanning</w:t>
      </w:r>
      <w:proofErr w:type="spellEnd"/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Experiments.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Psychological Science</w:t>
      </w:r>
      <w:r w:rsidRPr="002E28ED">
        <w:rPr>
          <w:rFonts w:ascii="Arial" w:hAnsi="Arial" w:cs="Arial"/>
        </w:rPr>
        <w:t>, 35(8):840–857.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Publisher: SAGE Publications </w:t>
      </w:r>
      <w:r w:rsidRPr="002E28ED">
        <w:rPr>
          <w:rFonts w:ascii="Arial" w:hAnsi="Arial" w:cs="Arial"/>
          <w:spacing w:val="-4"/>
        </w:rPr>
        <w:t>Inc.</w:t>
      </w:r>
    </w:p>
    <w:sectPr w:rsidR="002A482E" w:rsidRPr="002E28ED">
      <w:pgSz w:w="12240" w:h="15840"/>
      <w:pgMar w:top="1020" w:right="1140" w:bottom="280" w:left="1680" w:header="690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61" w:author="Bobby Stojanoski" w:date="2025-05-20T11:41:00Z" w:initials="BS">
    <w:p w14:paraId="5633720A" w14:textId="59E7BFF2" w:rsidR="00CF5056" w:rsidRDefault="00CF5056">
      <w:pPr>
        <w:pStyle w:val="CommentText"/>
      </w:pPr>
      <w:r>
        <w:rPr>
          <w:rStyle w:val="CommentReference"/>
        </w:rPr>
        <w:annotationRef/>
      </w:r>
      <w:proofErr w:type="gramStart"/>
      <w:r>
        <w:t>All of</w:t>
      </w:r>
      <w:proofErr w:type="gramEnd"/>
      <w:r>
        <w:t xml:space="preserve"> this info is in the previous 2 paragraph</w:t>
      </w:r>
      <w:r w:rsidR="001224F9">
        <w:t xml:space="preserve">. </w:t>
      </w:r>
    </w:p>
  </w:comment>
  <w:comment w:id="184" w:author="Bobby Stojanoski" w:date="2025-05-20T11:58:00Z" w:initials="BS">
    <w:p w14:paraId="0697702D" w14:textId="0C035544" w:rsidR="00BB7549" w:rsidRDefault="00BB7549">
      <w:pPr>
        <w:pStyle w:val="CommentText"/>
      </w:pPr>
      <w:r>
        <w:rPr>
          <w:rStyle w:val="CommentReference"/>
        </w:rPr>
        <w:annotationRef/>
      </w:r>
      <w:r>
        <w:t xml:space="preserve">This wording is a little </w:t>
      </w:r>
      <w:proofErr w:type="spellStart"/>
      <w:r>
        <w:t>confusiong</w:t>
      </w:r>
      <w:proofErr w:type="spellEnd"/>
      <w:r>
        <w:t>, I would rephrase this.</w:t>
      </w:r>
    </w:p>
  </w:comment>
  <w:comment w:id="196" w:author="Bobby Stojanoski" w:date="2025-05-20T11:58:00Z" w:initials="BS">
    <w:p w14:paraId="4B3EF561" w14:textId="77777777" w:rsidR="00BB186A" w:rsidRDefault="00BB186A" w:rsidP="00BB186A">
      <w:pPr>
        <w:pStyle w:val="CommentText"/>
      </w:pPr>
      <w:r>
        <w:rPr>
          <w:rStyle w:val="CommentReference"/>
        </w:rPr>
        <w:annotationRef/>
      </w:r>
      <w:r>
        <w:t xml:space="preserve">This wording is a little </w:t>
      </w:r>
      <w:proofErr w:type="spellStart"/>
      <w:r>
        <w:t>confusiong</w:t>
      </w:r>
      <w:proofErr w:type="spellEnd"/>
      <w:r>
        <w:t>, I would rephrase this.</w:t>
      </w:r>
    </w:p>
  </w:comment>
  <w:comment w:id="204" w:author="Bobby Stojanoski" w:date="2025-05-20T12:04:00Z" w:initials="BS">
    <w:p w14:paraId="7124AED9" w14:textId="65742377" w:rsidR="00F131D9" w:rsidRDefault="00F131D9">
      <w:pPr>
        <w:pStyle w:val="CommentText"/>
      </w:pPr>
      <w:r>
        <w:rPr>
          <w:rStyle w:val="CommentReference"/>
        </w:rPr>
        <w:annotationRef/>
      </w:r>
      <w:r>
        <w:t>Make sure everything is past tense</w:t>
      </w:r>
    </w:p>
  </w:comment>
  <w:comment w:id="261" w:author="Bobby Stojanoski" w:date="2025-05-20T12:11:00Z" w:initials="BS">
    <w:p w14:paraId="29A746CD" w14:textId="639A0B83" w:rsidR="00692DD0" w:rsidRDefault="00692DD0">
      <w:pPr>
        <w:pStyle w:val="CommentText"/>
      </w:pPr>
      <w:r>
        <w:rPr>
          <w:rStyle w:val="CommentReference"/>
        </w:rPr>
        <w:annotationRef/>
      </w:r>
      <w:r>
        <w:t xml:space="preserve">There is a lot of redundancy in these paragraphs and the first two </w:t>
      </w:r>
      <w:r w:rsidR="000604F8">
        <w:t>paragraphs</w:t>
      </w:r>
      <w:r>
        <w:t xml:space="preserve"> of this section. </w:t>
      </w:r>
    </w:p>
  </w:comment>
  <w:comment w:id="296" w:author="Bobby Stojanoski" w:date="2025-05-20T12:17:00Z" w:initials="BS">
    <w:p w14:paraId="7D3A4CB4" w14:textId="51DDA1B8" w:rsidR="00F52D17" w:rsidRDefault="00F52D17">
      <w:pPr>
        <w:pStyle w:val="CommentText"/>
      </w:pPr>
      <w:r>
        <w:rPr>
          <w:rStyle w:val="CommentReference"/>
        </w:rPr>
        <w:annotationRef/>
      </w:r>
      <w:r>
        <w:t>I would convert this to paragraph form</w:t>
      </w:r>
      <w:r w:rsidR="00553CF5"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633720A" w15:done="0"/>
  <w15:commentEx w15:paraId="0697702D" w15:done="0"/>
  <w15:commentEx w15:paraId="4B3EF561" w15:done="0"/>
  <w15:commentEx w15:paraId="7124AED9" w15:done="0"/>
  <w15:commentEx w15:paraId="29A746CD" w15:done="0"/>
  <w15:commentEx w15:paraId="7D3A4CB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7912D8E" w16cex:dateUtc="2025-05-20T15:41:00Z"/>
  <w16cex:commentExtensible w16cex:durableId="4F8C2E3C" w16cex:dateUtc="2025-05-20T15:58:00Z"/>
  <w16cex:commentExtensible w16cex:durableId="49AD3E9D" w16cex:dateUtc="2025-05-20T15:58:00Z"/>
  <w16cex:commentExtensible w16cex:durableId="19C04A3B" w16cex:dateUtc="2025-05-20T16:04:00Z"/>
  <w16cex:commentExtensible w16cex:durableId="42635B15" w16cex:dateUtc="2025-05-20T16:11:00Z"/>
  <w16cex:commentExtensible w16cex:durableId="19C4D2BD" w16cex:dateUtc="2025-05-20T16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633720A" w16cid:durableId="47912D8E"/>
  <w16cid:commentId w16cid:paraId="0697702D" w16cid:durableId="4F8C2E3C"/>
  <w16cid:commentId w16cid:paraId="4B3EF561" w16cid:durableId="49AD3E9D"/>
  <w16cid:commentId w16cid:paraId="7124AED9" w16cid:durableId="19C04A3B"/>
  <w16cid:commentId w16cid:paraId="29A746CD" w16cid:durableId="42635B15"/>
  <w16cid:commentId w16cid:paraId="7D3A4CB4" w16cid:durableId="19C4D2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8E2C93" w14:textId="77777777" w:rsidR="00100570" w:rsidRDefault="00100570">
      <w:r>
        <w:separator/>
      </w:r>
    </w:p>
  </w:endnote>
  <w:endnote w:type="continuationSeparator" w:id="0">
    <w:p w14:paraId="76FD3677" w14:textId="77777777" w:rsidR="00100570" w:rsidRDefault="00100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8412CB" w14:textId="77777777" w:rsidR="00100570" w:rsidRDefault="00100570">
      <w:r>
        <w:separator/>
      </w:r>
    </w:p>
  </w:footnote>
  <w:footnote w:type="continuationSeparator" w:id="0">
    <w:p w14:paraId="33409D3A" w14:textId="77777777" w:rsidR="00100570" w:rsidRDefault="001005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9C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49BBF9A2" wp14:editId="49BBF9A3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1623695" cy="4743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36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2" w14:textId="77777777" w:rsidR="002A482E" w:rsidRDefault="00100570">
                          <w:pPr>
                            <w:spacing w:before="69"/>
                            <w:ind w:left="20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w w:val="110"/>
                              <w:sz w:val="49"/>
                            </w:rPr>
                            <w:t>Chapter</w:t>
                          </w:r>
                          <w:r>
                            <w:rPr>
                              <w:b/>
                              <w:spacing w:val="43"/>
                              <w:w w:val="11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t>1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89pt;margin-top:154.199066pt;width:127.85pt;height:37.35pt;mso-position-horizontal-relative:page;mso-position-vertical-relative:page;z-index:-16199168" type="#_x0000_t202" id="docshape1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w w:val="110"/>
                        <w:sz w:val="49"/>
                      </w:rPr>
                      <w:t>Chapter</w:t>
                    </w:r>
                    <w:r>
                      <w:rPr>
                        <w:b/>
                        <w:spacing w:val="43"/>
                        <w:w w:val="110"/>
                        <w:sz w:val="49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t>1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9D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1" behindDoc="1" locked="0" layoutInCell="1" allowOverlap="1" wp14:anchorId="49BBF9A4" wp14:editId="49BBF9A5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1623695" cy="4743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36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3" w14:textId="77777777" w:rsidR="002A482E" w:rsidRDefault="00100570">
                          <w:pPr>
                            <w:spacing w:before="69"/>
                            <w:ind w:left="20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w w:val="110"/>
                              <w:sz w:val="49"/>
                            </w:rPr>
                            <w:t>Chapter</w:t>
                          </w:r>
                          <w:r>
                            <w:rPr>
                              <w:b/>
                              <w:spacing w:val="43"/>
                              <w:w w:val="11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t>2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154.199066pt;width:127.85pt;height:37.35pt;mso-position-horizontal-relative:page;mso-position-vertical-relative:page;z-index:-16198656" type="#_x0000_t202" id="docshape2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w w:val="110"/>
                        <w:sz w:val="49"/>
                      </w:rPr>
                      <w:t>Chapter</w:t>
                    </w:r>
                    <w:r>
                      <w:rPr>
                        <w:b/>
                        <w:spacing w:val="43"/>
                        <w:w w:val="110"/>
                        <w:sz w:val="49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t>2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9E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49BBF9A6" wp14:editId="49BBF9A7">
              <wp:simplePos x="0" y="0"/>
              <wp:positionH relativeFrom="page">
                <wp:posOffset>6671233</wp:posOffset>
              </wp:positionH>
              <wp:positionV relativeFrom="page">
                <wp:posOffset>425214</wp:posOffset>
              </wp:positionV>
              <wp:extent cx="238125" cy="23939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4" w14:textId="77777777" w:rsidR="002A482E" w:rsidRDefault="00100570"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25.294006pt;margin-top:33.481491pt;width:18.75pt;height:18.850pt;mso-position-horizontal-relative:page;mso-position-vertical-relative:page;z-index:-16198144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3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3" behindDoc="1" locked="0" layoutInCell="1" allowOverlap="1" wp14:anchorId="49BBF9A8" wp14:editId="49BBF9A9">
              <wp:simplePos x="0" y="0"/>
              <wp:positionH relativeFrom="page">
                <wp:posOffset>1130300</wp:posOffset>
              </wp:positionH>
              <wp:positionV relativeFrom="page">
                <wp:posOffset>429314</wp:posOffset>
              </wp:positionV>
              <wp:extent cx="2075180" cy="236854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5180" cy="2368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5" w14:textId="77777777" w:rsidR="002A482E" w:rsidRDefault="00100570">
                          <w:pPr>
                            <w:tabs>
                              <w:tab w:val="left" w:pos="1560"/>
                            </w:tabs>
                            <w:spacing w:before="31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30"/>
                              <w:sz w:val="24"/>
                            </w:rPr>
                            <w:t>Chapter</w:t>
                          </w:r>
                          <w:r>
                            <w:rPr>
                              <w:i/>
                              <w:spacing w:val="35"/>
                              <w:w w:val="1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5"/>
                              <w:w w:val="130"/>
                              <w:sz w:val="24"/>
                            </w:rPr>
                            <w:t>2.</w:t>
                          </w:r>
                          <w:r>
                            <w:rPr>
                              <w:i/>
                              <w:sz w:val="24"/>
                            </w:rPr>
                            <w:tab/>
                          </w:r>
                          <w:r>
                            <w:rPr>
                              <w:i/>
                              <w:spacing w:val="-2"/>
                              <w:w w:val="130"/>
                              <w:sz w:val="24"/>
                            </w:rPr>
                            <w:t>Methodology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33.804279pt;width:163.4pt;height:18.650pt;mso-position-horizontal-relative:page;mso-position-vertical-relative:page;z-index:-16197632" type="#_x0000_t202" id="docshape4" filled="false" stroked="false">
              <v:textbox inset="0,0,0,0">
                <w:txbxContent>
                  <w:p>
                    <w:pPr>
                      <w:tabs>
                        <w:tab w:pos="1560" w:val="left" w:leader="none"/>
                      </w:tabs>
                      <w:spacing w:before="31"/>
                      <w:ind w:left="2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30"/>
                        <w:sz w:val="24"/>
                      </w:rPr>
                      <w:t>Chapter</w:t>
                    </w:r>
                    <w:r>
                      <w:rPr>
                        <w:i/>
                        <w:spacing w:val="35"/>
                        <w:w w:val="130"/>
                        <w:sz w:val="24"/>
                      </w:rPr>
                      <w:t> </w:t>
                    </w:r>
                    <w:r>
                      <w:rPr>
                        <w:i/>
                        <w:spacing w:val="-5"/>
                        <w:w w:val="130"/>
                        <w:sz w:val="24"/>
                      </w:rPr>
                      <w:t>2.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pacing w:val="-2"/>
                        <w:w w:val="130"/>
                        <w:sz w:val="24"/>
                      </w:rPr>
                      <w:t>Methodology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9F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4" behindDoc="1" locked="0" layoutInCell="1" allowOverlap="1" wp14:anchorId="49BBF9AA" wp14:editId="49BBF9AB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1623695" cy="47434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36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6" w14:textId="77777777" w:rsidR="002A482E" w:rsidRDefault="00100570">
                          <w:pPr>
                            <w:spacing w:before="69"/>
                            <w:ind w:left="20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w w:val="110"/>
                              <w:sz w:val="49"/>
                            </w:rPr>
                            <w:t>Chapter</w:t>
                          </w:r>
                          <w:r>
                            <w:rPr>
                              <w:b/>
                              <w:spacing w:val="43"/>
                              <w:w w:val="11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t>3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154.199066pt;width:127.85pt;height:37.35pt;mso-position-horizontal-relative:page;mso-position-vertical-relative:page;z-index:-16197120" type="#_x0000_t202" id="docshape5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w w:val="110"/>
                        <w:sz w:val="49"/>
                      </w:rPr>
                      <w:t>Chapter</w:t>
                    </w:r>
                    <w:r>
                      <w:rPr>
                        <w:b/>
                        <w:spacing w:val="43"/>
                        <w:w w:val="110"/>
                        <w:sz w:val="49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t>3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A0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5" behindDoc="1" locked="0" layoutInCell="1" allowOverlap="1" wp14:anchorId="49BBF9AC" wp14:editId="49BBF9AD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2012314" cy="47434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12314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7" w14:textId="77777777" w:rsidR="002A482E" w:rsidRDefault="00100570">
                          <w:pPr>
                            <w:spacing w:before="69"/>
                            <w:ind w:left="20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spacing w:val="-2"/>
                              <w:w w:val="105"/>
                              <w:sz w:val="49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154.199066pt;width:158.450pt;height:37.35pt;mso-position-horizontal-relative:page;mso-position-vertical-relative:page;z-index:-16196608" type="#_x0000_t202" id="docshape6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spacing w:val="-2"/>
                        <w:w w:val="105"/>
                        <w:sz w:val="49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A1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6" behindDoc="1" locked="0" layoutInCell="1" allowOverlap="1" wp14:anchorId="49BBF9AE" wp14:editId="49BBF9AF">
              <wp:simplePos x="0" y="0"/>
              <wp:positionH relativeFrom="page">
                <wp:posOffset>1130300</wp:posOffset>
              </wp:positionH>
              <wp:positionV relativeFrom="page">
                <wp:posOffset>425214</wp:posOffset>
              </wp:positionV>
              <wp:extent cx="1213485" cy="23939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348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8" w14:textId="77777777" w:rsidR="002A482E" w:rsidRDefault="00100570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pacing w:val="-2"/>
                              <w:w w:val="105"/>
                              <w:sz w:val="24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33.481491pt;width:95.55pt;height:18.850pt;mso-position-horizontal-relative:page;mso-position-vertical-relative:page;z-index:-16196096" type="#_x0000_t202" id="docshape7" filled="false" stroked="false">
              <v:textbox inset="0,0,0,0">
                <w:txbxContent>
                  <w:p>
                    <w:pPr>
                      <w:spacing w:before="37"/>
                      <w:ind w:left="2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pacing w:val="-2"/>
                        <w:w w:val="105"/>
                        <w:sz w:val="24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7" behindDoc="1" locked="0" layoutInCell="1" allowOverlap="1" wp14:anchorId="49BBF9B0" wp14:editId="49BBF9B1">
              <wp:simplePos x="0" y="0"/>
              <wp:positionH relativeFrom="page">
                <wp:posOffset>6671233</wp:posOffset>
              </wp:positionH>
              <wp:positionV relativeFrom="page">
                <wp:posOffset>425214</wp:posOffset>
              </wp:positionV>
              <wp:extent cx="238125" cy="23939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9" w14:textId="77777777" w:rsidR="002A482E" w:rsidRDefault="00100570"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25.294006pt;margin-top:33.481491pt;width:18.75pt;height:18.850pt;mso-position-horizontal-relative:page;mso-position-vertical-relative:page;z-index:-16195584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before="3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74539"/>
    <w:multiLevelType w:val="multilevel"/>
    <w:tmpl w:val="C8C4B3E8"/>
    <w:lvl w:ilvl="0">
      <w:start w:val="2"/>
      <w:numFmt w:val="decimal"/>
      <w:lvlText w:val="%1"/>
      <w:lvlJc w:val="left"/>
      <w:pPr>
        <w:ind w:left="100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4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2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4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6" w:hanging="539"/>
      </w:pPr>
      <w:rPr>
        <w:rFonts w:hint="default"/>
        <w:lang w:val="en-US" w:eastAsia="en-US" w:bidi="ar-SA"/>
      </w:rPr>
    </w:lvl>
  </w:abstractNum>
  <w:abstractNum w:abstractNumId="1" w15:restartNumberingAfterBreak="0">
    <w:nsid w:val="06C2706C"/>
    <w:multiLevelType w:val="multilevel"/>
    <w:tmpl w:val="6FE2B324"/>
    <w:lvl w:ilvl="0">
      <w:start w:val="2"/>
      <w:numFmt w:val="decimal"/>
      <w:lvlText w:val="%1"/>
      <w:lvlJc w:val="left"/>
      <w:pPr>
        <w:ind w:left="100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2" w:hanging="883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6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6" w:hanging="987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1" w:hanging="30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80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0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00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40" w:hanging="300"/>
      </w:pPr>
      <w:rPr>
        <w:rFonts w:hint="default"/>
        <w:lang w:val="en-US" w:eastAsia="en-US" w:bidi="ar-SA"/>
      </w:rPr>
    </w:lvl>
  </w:abstractNum>
  <w:abstractNum w:abstractNumId="2" w15:restartNumberingAfterBreak="0">
    <w:nsid w:val="32760C43"/>
    <w:multiLevelType w:val="hybridMultilevel"/>
    <w:tmpl w:val="3EACDED6"/>
    <w:lvl w:ilvl="0" w:tplc="6554A3C2">
      <w:numFmt w:val="bullet"/>
      <w:lvlText w:val="•"/>
      <w:lvlJc w:val="left"/>
      <w:pPr>
        <w:ind w:left="705" w:hanging="30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1" w:tplc="FCD4E5F0">
      <w:numFmt w:val="bullet"/>
      <w:lvlText w:val="•"/>
      <w:lvlJc w:val="left"/>
      <w:pPr>
        <w:ind w:left="1572" w:hanging="300"/>
      </w:pPr>
      <w:rPr>
        <w:rFonts w:hint="default"/>
        <w:lang w:val="en-US" w:eastAsia="en-US" w:bidi="ar-SA"/>
      </w:rPr>
    </w:lvl>
    <w:lvl w:ilvl="2" w:tplc="E0887FE8">
      <w:numFmt w:val="bullet"/>
      <w:lvlText w:val="•"/>
      <w:lvlJc w:val="left"/>
      <w:pPr>
        <w:ind w:left="2444" w:hanging="300"/>
      </w:pPr>
      <w:rPr>
        <w:rFonts w:hint="default"/>
        <w:lang w:val="en-US" w:eastAsia="en-US" w:bidi="ar-SA"/>
      </w:rPr>
    </w:lvl>
    <w:lvl w:ilvl="3" w:tplc="8EACFEEE"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4" w:tplc="9AF8C680">
      <w:numFmt w:val="bullet"/>
      <w:lvlText w:val="•"/>
      <w:lvlJc w:val="left"/>
      <w:pPr>
        <w:ind w:left="4188" w:hanging="300"/>
      </w:pPr>
      <w:rPr>
        <w:rFonts w:hint="default"/>
        <w:lang w:val="en-US" w:eastAsia="en-US" w:bidi="ar-SA"/>
      </w:rPr>
    </w:lvl>
    <w:lvl w:ilvl="5" w:tplc="BF443EE0">
      <w:numFmt w:val="bullet"/>
      <w:lvlText w:val="•"/>
      <w:lvlJc w:val="left"/>
      <w:pPr>
        <w:ind w:left="5060" w:hanging="300"/>
      </w:pPr>
      <w:rPr>
        <w:rFonts w:hint="default"/>
        <w:lang w:val="en-US" w:eastAsia="en-US" w:bidi="ar-SA"/>
      </w:rPr>
    </w:lvl>
    <w:lvl w:ilvl="6" w:tplc="9912C092">
      <w:numFmt w:val="bullet"/>
      <w:lvlText w:val="•"/>
      <w:lvlJc w:val="left"/>
      <w:pPr>
        <w:ind w:left="5932" w:hanging="300"/>
      </w:pPr>
      <w:rPr>
        <w:rFonts w:hint="default"/>
        <w:lang w:val="en-US" w:eastAsia="en-US" w:bidi="ar-SA"/>
      </w:rPr>
    </w:lvl>
    <w:lvl w:ilvl="7" w:tplc="23F8666A">
      <w:numFmt w:val="bullet"/>
      <w:lvlText w:val="•"/>
      <w:lvlJc w:val="left"/>
      <w:pPr>
        <w:ind w:left="6804" w:hanging="300"/>
      </w:pPr>
      <w:rPr>
        <w:rFonts w:hint="default"/>
        <w:lang w:val="en-US" w:eastAsia="en-US" w:bidi="ar-SA"/>
      </w:rPr>
    </w:lvl>
    <w:lvl w:ilvl="8" w:tplc="61824A08">
      <w:numFmt w:val="bullet"/>
      <w:lvlText w:val="•"/>
      <w:lvlJc w:val="left"/>
      <w:pPr>
        <w:ind w:left="7676" w:hanging="300"/>
      </w:pPr>
      <w:rPr>
        <w:rFonts w:hint="default"/>
        <w:lang w:val="en-US" w:eastAsia="en-US" w:bidi="ar-SA"/>
      </w:rPr>
    </w:lvl>
  </w:abstractNum>
  <w:abstractNum w:abstractNumId="3" w15:restartNumberingAfterBreak="0">
    <w:nsid w:val="43141C74"/>
    <w:multiLevelType w:val="multilevel"/>
    <w:tmpl w:val="7D3A7ECA"/>
    <w:lvl w:ilvl="0">
      <w:start w:val="1"/>
      <w:numFmt w:val="decimal"/>
      <w:lvlText w:val="%1"/>
      <w:lvlJc w:val="left"/>
      <w:pPr>
        <w:ind w:left="471" w:hanging="352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0"/>
        <w:w w:val="112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8" w:hanging="74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17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5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2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0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7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5" w:hanging="749"/>
      </w:pPr>
      <w:rPr>
        <w:rFonts w:hint="default"/>
        <w:lang w:val="en-US" w:eastAsia="en-US" w:bidi="ar-SA"/>
      </w:rPr>
    </w:lvl>
  </w:abstractNum>
  <w:abstractNum w:abstractNumId="4" w15:restartNumberingAfterBreak="0">
    <w:nsid w:val="4B0A02EF"/>
    <w:multiLevelType w:val="hybridMultilevel"/>
    <w:tmpl w:val="5C464DFC"/>
    <w:lvl w:ilvl="0" w:tplc="4618712C">
      <w:start w:val="1"/>
      <w:numFmt w:val="decimal"/>
      <w:lvlText w:val="%1."/>
      <w:lvlJc w:val="left"/>
      <w:pPr>
        <w:ind w:left="705" w:hanging="300"/>
        <w:jc w:val="righ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1" w:tplc="FDECEAE2">
      <w:numFmt w:val="bullet"/>
      <w:lvlText w:val="•"/>
      <w:lvlJc w:val="left"/>
      <w:pPr>
        <w:ind w:left="1572" w:hanging="300"/>
      </w:pPr>
      <w:rPr>
        <w:rFonts w:hint="default"/>
        <w:lang w:val="en-US" w:eastAsia="en-US" w:bidi="ar-SA"/>
      </w:rPr>
    </w:lvl>
    <w:lvl w:ilvl="2" w:tplc="66B0D866">
      <w:numFmt w:val="bullet"/>
      <w:lvlText w:val="•"/>
      <w:lvlJc w:val="left"/>
      <w:pPr>
        <w:ind w:left="2444" w:hanging="300"/>
      </w:pPr>
      <w:rPr>
        <w:rFonts w:hint="default"/>
        <w:lang w:val="en-US" w:eastAsia="en-US" w:bidi="ar-SA"/>
      </w:rPr>
    </w:lvl>
    <w:lvl w:ilvl="3" w:tplc="4274BC4E"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4" w:tplc="9DBCD9E4">
      <w:numFmt w:val="bullet"/>
      <w:lvlText w:val="•"/>
      <w:lvlJc w:val="left"/>
      <w:pPr>
        <w:ind w:left="4188" w:hanging="300"/>
      </w:pPr>
      <w:rPr>
        <w:rFonts w:hint="default"/>
        <w:lang w:val="en-US" w:eastAsia="en-US" w:bidi="ar-SA"/>
      </w:rPr>
    </w:lvl>
    <w:lvl w:ilvl="5" w:tplc="7D78E78A">
      <w:numFmt w:val="bullet"/>
      <w:lvlText w:val="•"/>
      <w:lvlJc w:val="left"/>
      <w:pPr>
        <w:ind w:left="5060" w:hanging="300"/>
      </w:pPr>
      <w:rPr>
        <w:rFonts w:hint="default"/>
        <w:lang w:val="en-US" w:eastAsia="en-US" w:bidi="ar-SA"/>
      </w:rPr>
    </w:lvl>
    <w:lvl w:ilvl="6" w:tplc="34809116">
      <w:numFmt w:val="bullet"/>
      <w:lvlText w:val="•"/>
      <w:lvlJc w:val="left"/>
      <w:pPr>
        <w:ind w:left="5932" w:hanging="300"/>
      </w:pPr>
      <w:rPr>
        <w:rFonts w:hint="default"/>
        <w:lang w:val="en-US" w:eastAsia="en-US" w:bidi="ar-SA"/>
      </w:rPr>
    </w:lvl>
    <w:lvl w:ilvl="7" w:tplc="6916E272">
      <w:numFmt w:val="bullet"/>
      <w:lvlText w:val="•"/>
      <w:lvlJc w:val="left"/>
      <w:pPr>
        <w:ind w:left="6804" w:hanging="300"/>
      </w:pPr>
      <w:rPr>
        <w:rFonts w:hint="default"/>
        <w:lang w:val="en-US" w:eastAsia="en-US" w:bidi="ar-SA"/>
      </w:rPr>
    </w:lvl>
    <w:lvl w:ilvl="8" w:tplc="B9161E62">
      <w:numFmt w:val="bullet"/>
      <w:lvlText w:val="•"/>
      <w:lvlJc w:val="left"/>
      <w:pPr>
        <w:ind w:left="7676" w:hanging="300"/>
      </w:pPr>
      <w:rPr>
        <w:rFonts w:hint="default"/>
        <w:lang w:val="en-US" w:eastAsia="en-US" w:bidi="ar-SA"/>
      </w:rPr>
    </w:lvl>
  </w:abstractNum>
  <w:abstractNum w:abstractNumId="5" w15:restartNumberingAfterBreak="0">
    <w:nsid w:val="525F3DB9"/>
    <w:multiLevelType w:val="multilevel"/>
    <w:tmpl w:val="2646B58E"/>
    <w:lvl w:ilvl="0">
      <w:start w:val="2"/>
      <w:numFmt w:val="decimal"/>
      <w:lvlText w:val="%1"/>
      <w:lvlJc w:val="left"/>
      <w:pPr>
        <w:ind w:left="1009" w:hanging="539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4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2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4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6" w:hanging="539"/>
      </w:pPr>
      <w:rPr>
        <w:rFonts w:hint="default"/>
        <w:lang w:val="en-US" w:eastAsia="en-US" w:bidi="ar-SA"/>
      </w:rPr>
    </w:lvl>
  </w:abstractNum>
  <w:abstractNum w:abstractNumId="6" w15:restartNumberingAfterBreak="0">
    <w:nsid w:val="5ED022B7"/>
    <w:multiLevelType w:val="hybridMultilevel"/>
    <w:tmpl w:val="0F5EC7C6"/>
    <w:lvl w:ilvl="0" w:tplc="A016EC04">
      <w:start w:val="1"/>
      <w:numFmt w:val="lowerLetter"/>
      <w:lvlText w:val="(%1)"/>
      <w:lvlJc w:val="left"/>
      <w:pPr>
        <w:ind w:left="3403" w:hanging="352"/>
        <w:jc w:val="righ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8"/>
        <w:sz w:val="22"/>
        <w:szCs w:val="22"/>
        <w:lang w:val="en-US" w:eastAsia="en-US" w:bidi="ar-SA"/>
      </w:rPr>
    </w:lvl>
    <w:lvl w:ilvl="1" w:tplc="18DAD7F0">
      <w:numFmt w:val="bullet"/>
      <w:lvlText w:val="•"/>
      <w:lvlJc w:val="left"/>
      <w:pPr>
        <w:ind w:left="4002" w:hanging="352"/>
      </w:pPr>
      <w:rPr>
        <w:rFonts w:hint="default"/>
        <w:lang w:val="en-US" w:eastAsia="en-US" w:bidi="ar-SA"/>
      </w:rPr>
    </w:lvl>
    <w:lvl w:ilvl="2" w:tplc="A672E37C">
      <w:numFmt w:val="bullet"/>
      <w:lvlText w:val="•"/>
      <w:lvlJc w:val="left"/>
      <w:pPr>
        <w:ind w:left="4604" w:hanging="352"/>
      </w:pPr>
      <w:rPr>
        <w:rFonts w:hint="default"/>
        <w:lang w:val="en-US" w:eastAsia="en-US" w:bidi="ar-SA"/>
      </w:rPr>
    </w:lvl>
    <w:lvl w:ilvl="3" w:tplc="ABE26D8E">
      <w:numFmt w:val="bullet"/>
      <w:lvlText w:val="•"/>
      <w:lvlJc w:val="left"/>
      <w:pPr>
        <w:ind w:left="5206" w:hanging="352"/>
      </w:pPr>
      <w:rPr>
        <w:rFonts w:hint="default"/>
        <w:lang w:val="en-US" w:eastAsia="en-US" w:bidi="ar-SA"/>
      </w:rPr>
    </w:lvl>
    <w:lvl w:ilvl="4" w:tplc="413ADFFC">
      <w:numFmt w:val="bullet"/>
      <w:lvlText w:val="•"/>
      <w:lvlJc w:val="left"/>
      <w:pPr>
        <w:ind w:left="5808" w:hanging="352"/>
      </w:pPr>
      <w:rPr>
        <w:rFonts w:hint="default"/>
        <w:lang w:val="en-US" w:eastAsia="en-US" w:bidi="ar-SA"/>
      </w:rPr>
    </w:lvl>
    <w:lvl w:ilvl="5" w:tplc="532E69A6">
      <w:numFmt w:val="bullet"/>
      <w:lvlText w:val="•"/>
      <w:lvlJc w:val="left"/>
      <w:pPr>
        <w:ind w:left="6410" w:hanging="352"/>
      </w:pPr>
      <w:rPr>
        <w:rFonts w:hint="default"/>
        <w:lang w:val="en-US" w:eastAsia="en-US" w:bidi="ar-SA"/>
      </w:rPr>
    </w:lvl>
    <w:lvl w:ilvl="6" w:tplc="85A2FB70">
      <w:numFmt w:val="bullet"/>
      <w:lvlText w:val="•"/>
      <w:lvlJc w:val="left"/>
      <w:pPr>
        <w:ind w:left="7012" w:hanging="352"/>
      </w:pPr>
      <w:rPr>
        <w:rFonts w:hint="default"/>
        <w:lang w:val="en-US" w:eastAsia="en-US" w:bidi="ar-SA"/>
      </w:rPr>
    </w:lvl>
    <w:lvl w:ilvl="7" w:tplc="7D0A852C">
      <w:numFmt w:val="bullet"/>
      <w:lvlText w:val="•"/>
      <w:lvlJc w:val="left"/>
      <w:pPr>
        <w:ind w:left="7614" w:hanging="352"/>
      </w:pPr>
      <w:rPr>
        <w:rFonts w:hint="default"/>
        <w:lang w:val="en-US" w:eastAsia="en-US" w:bidi="ar-SA"/>
      </w:rPr>
    </w:lvl>
    <w:lvl w:ilvl="8" w:tplc="53C8B008">
      <w:numFmt w:val="bullet"/>
      <w:lvlText w:val="•"/>
      <w:lvlJc w:val="left"/>
      <w:pPr>
        <w:ind w:left="8216" w:hanging="352"/>
      </w:pPr>
      <w:rPr>
        <w:rFonts w:hint="default"/>
        <w:lang w:val="en-US" w:eastAsia="en-US" w:bidi="ar-SA"/>
      </w:rPr>
    </w:lvl>
  </w:abstractNum>
  <w:abstractNum w:abstractNumId="7" w15:restartNumberingAfterBreak="0">
    <w:nsid w:val="7C4C3025"/>
    <w:multiLevelType w:val="hybridMultilevel"/>
    <w:tmpl w:val="50FE9B92"/>
    <w:lvl w:ilvl="0" w:tplc="C1B848B0">
      <w:numFmt w:val="bullet"/>
      <w:lvlText w:val="•"/>
      <w:lvlJc w:val="left"/>
      <w:pPr>
        <w:ind w:left="705" w:hanging="30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1" w:tplc="1FD0B2BE">
      <w:numFmt w:val="bullet"/>
      <w:lvlText w:val="•"/>
      <w:lvlJc w:val="left"/>
      <w:pPr>
        <w:ind w:left="1572" w:hanging="300"/>
      </w:pPr>
      <w:rPr>
        <w:rFonts w:hint="default"/>
        <w:lang w:val="en-US" w:eastAsia="en-US" w:bidi="ar-SA"/>
      </w:rPr>
    </w:lvl>
    <w:lvl w:ilvl="2" w:tplc="B64E82DE">
      <w:numFmt w:val="bullet"/>
      <w:lvlText w:val="•"/>
      <w:lvlJc w:val="left"/>
      <w:pPr>
        <w:ind w:left="2444" w:hanging="300"/>
      </w:pPr>
      <w:rPr>
        <w:rFonts w:hint="default"/>
        <w:lang w:val="en-US" w:eastAsia="en-US" w:bidi="ar-SA"/>
      </w:rPr>
    </w:lvl>
    <w:lvl w:ilvl="3" w:tplc="1A36F35C"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4" w:tplc="A2926AF8">
      <w:numFmt w:val="bullet"/>
      <w:lvlText w:val="•"/>
      <w:lvlJc w:val="left"/>
      <w:pPr>
        <w:ind w:left="4188" w:hanging="300"/>
      </w:pPr>
      <w:rPr>
        <w:rFonts w:hint="default"/>
        <w:lang w:val="en-US" w:eastAsia="en-US" w:bidi="ar-SA"/>
      </w:rPr>
    </w:lvl>
    <w:lvl w:ilvl="5" w:tplc="3DEC003A">
      <w:numFmt w:val="bullet"/>
      <w:lvlText w:val="•"/>
      <w:lvlJc w:val="left"/>
      <w:pPr>
        <w:ind w:left="5060" w:hanging="300"/>
      </w:pPr>
      <w:rPr>
        <w:rFonts w:hint="default"/>
        <w:lang w:val="en-US" w:eastAsia="en-US" w:bidi="ar-SA"/>
      </w:rPr>
    </w:lvl>
    <w:lvl w:ilvl="6" w:tplc="FF02B6E4">
      <w:numFmt w:val="bullet"/>
      <w:lvlText w:val="•"/>
      <w:lvlJc w:val="left"/>
      <w:pPr>
        <w:ind w:left="5932" w:hanging="300"/>
      </w:pPr>
      <w:rPr>
        <w:rFonts w:hint="default"/>
        <w:lang w:val="en-US" w:eastAsia="en-US" w:bidi="ar-SA"/>
      </w:rPr>
    </w:lvl>
    <w:lvl w:ilvl="7" w:tplc="DBF85284">
      <w:numFmt w:val="bullet"/>
      <w:lvlText w:val="•"/>
      <w:lvlJc w:val="left"/>
      <w:pPr>
        <w:ind w:left="6804" w:hanging="300"/>
      </w:pPr>
      <w:rPr>
        <w:rFonts w:hint="default"/>
        <w:lang w:val="en-US" w:eastAsia="en-US" w:bidi="ar-SA"/>
      </w:rPr>
    </w:lvl>
    <w:lvl w:ilvl="8" w:tplc="27FAEB36">
      <w:numFmt w:val="bullet"/>
      <w:lvlText w:val="•"/>
      <w:lvlJc w:val="left"/>
      <w:pPr>
        <w:ind w:left="7676" w:hanging="300"/>
      </w:pPr>
      <w:rPr>
        <w:rFonts w:hint="default"/>
        <w:lang w:val="en-US" w:eastAsia="en-US" w:bidi="ar-SA"/>
      </w:rPr>
    </w:lvl>
  </w:abstractNum>
  <w:num w:numId="1" w16cid:durableId="965158502">
    <w:abstractNumId w:val="4"/>
  </w:num>
  <w:num w:numId="2" w16cid:durableId="860242638">
    <w:abstractNumId w:val="6"/>
  </w:num>
  <w:num w:numId="3" w16cid:durableId="24256454">
    <w:abstractNumId w:val="2"/>
  </w:num>
  <w:num w:numId="4" w16cid:durableId="1395349268">
    <w:abstractNumId w:val="7"/>
  </w:num>
  <w:num w:numId="5" w16cid:durableId="1446079212">
    <w:abstractNumId w:val="1"/>
  </w:num>
  <w:num w:numId="6" w16cid:durableId="806896915">
    <w:abstractNumId w:val="5"/>
  </w:num>
  <w:num w:numId="7" w16cid:durableId="1990282728">
    <w:abstractNumId w:val="0"/>
  </w:num>
  <w:num w:numId="8" w16cid:durableId="56919625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obby Stojanoski">
    <w15:presenceInfo w15:providerId="AD" w15:userId="S::Bobby.Stojanoski@ontariotechu.ca::39dd2fee-aafc-4e5a-b958-dde0fc4c9a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trackRevision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482E"/>
    <w:rsid w:val="00024D7A"/>
    <w:rsid w:val="00036AF2"/>
    <w:rsid w:val="000604F8"/>
    <w:rsid w:val="00063D77"/>
    <w:rsid w:val="00066DB2"/>
    <w:rsid w:val="000916FD"/>
    <w:rsid w:val="000956BC"/>
    <w:rsid w:val="000B7A6C"/>
    <w:rsid w:val="00100570"/>
    <w:rsid w:val="001224F9"/>
    <w:rsid w:val="00142903"/>
    <w:rsid w:val="00143954"/>
    <w:rsid w:val="0019504D"/>
    <w:rsid w:val="001A0CA0"/>
    <w:rsid w:val="001A2929"/>
    <w:rsid w:val="001F7F35"/>
    <w:rsid w:val="002A0390"/>
    <w:rsid w:val="002A482E"/>
    <w:rsid w:val="002D3EE2"/>
    <w:rsid w:val="002E28ED"/>
    <w:rsid w:val="003A08E4"/>
    <w:rsid w:val="003A4C91"/>
    <w:rsid w:val="003C6A22"/>
    <w:rsid w:val="003D076E"/>
    <w:rsid w:val="003E1C08"/>
    <w:rsid w:val="003E5B3D"/>
    <w:rsid w:val="00442CC6"/>
    <w:rsid w:val="0048211A"/>
    <w:rsid w:val="004B0385"/>
    <w:rsid w:val="004D54F2"/>
    <w:rsid w:val="00514E22"/>
    <w:rsid w:val="00550408"/>
    <w:rsid w:val="00553CF5"/>
    <w:rsid w:val="005635F7"/>
    <w:rsid w:val="005C3954"/>
    <w:rsid w:val="005D6852"/>
    <w:rsid w:val="005D6C98"/>
    <w:rsid w:val="005D6F2B"/>
    <w:rsid w:val="0060335D"/>
    <w:rsid w:val="006261BF"/>
    <w:rsid w:val="006351C7"/>
    <w:rsid w:val="00643808"/>
    <w:rsid w:val="00692DD0"/>
    <w:rsid w:val="006E7A17"/>
    <w:rsid w:val="0072366D"/>
    <w:rsid w:val="007473C1"/>
    <w:rsid w:val="00754044"/>
    <w:rsid w:val="007711FE"/>
    <w:rsid w:val="00776E1A"/>
    <w:rsid w:val="0078504F"/>
    <w:rsid w:val="007F0D27"/>
    <w:rsid w:val="007F475B"/>
    <w:rsid w:val="00841C0A"/>
    <w:rsid w:val="00860CD4"/>
    <w:rsid w:val="008E716B"/>
    <w:rsid w:val="00902294"/>
    <w:rsid w:val="009431F0"/>
    <w:rsid w:val="00980A58"/>
    <w:rsid w:val="00981BA0"/>
    <w:rsid w:val="0099680F"/>
    <w:rsid w:val="009A02AC"/>
    <w:rsid w:val="009E203D"/>
    <w:rsid w:val="009E4A62"/>
    <w:rsid w:val="00A02264"/>
    <w:rsid w:val="00A302A8"/>
    <w:rsid w:val="00A813D6"/>
    <w:rsid w:val="00AB1252"/>
    <w:rsid w:val="00B039E7"/>
    <w:rsid w:val="00B144B2"/>
    <w:rsid w:val="00B57971"/>
    <w:rsid w:val="00B71D48"/>
    <w:rsid w:val="00B95FFE"/>
    <w:rsid w:val="00BB186A"/>
    <w:rsid w:val="00BB7549"/>
    <w:rsid w:val="00BC3098"/>
    <w:rsid w:val="00BD4567"/>
    <w:rsid w:val="00BE0FFB"/>
    <w:rsid w:val="00BF78B6"/>
    <w:rsid w:val="00C16582"/>
    <w:rsid w:val="00C70703"/>
    <w:rsid w:val="00CA4F7B"/>
    <w:rsid w:val="00CB6DE4"/>
    <w:rsid w:val="00CF2209"/>
    <w:rsid w:val="00CF5056"/>
    <w:rsid w:val="00CF6608"/>
    <w:rsid w:val="00CF7F2C"/>
    <w:rsid w:val="00D46055"/>
    <w:rsid w:val="00D646F7"/>
    <w:rsid w:val="00D9059C"/>
    <w:rsid w:val="00DA6E50"/>
    <w:rsid w:val="00DB04A6"/>
    <w:rsid w:val="00DC2260"/>
    <w:rsid w:val="00E173C4"/>
    <w:rsid w:val="00EB61E7"/>
    <w:rsid w:val="00EB6954"/>
    <w:rsid w:val="00F02A00"/>
    <w:rsid w:val="00F131D9"/>
    <w:rsid w:val="00F26910"/>
    <w:rsid w:val="00F52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BBF74D"/>
  <w15:docId w15:val="{7B931BC8-CAB7-644F-A440-DD141E7B0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1002" w:hanging="883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1106" w:hanging="98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20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right="177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90"/>
      <w:ind w:left="471" w:hanging="35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56"/>
      <w:ind w:left="1009" w:hanging="538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56"/>
      <w:ind w:left="1758" w:hanging="74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5" w:hanging="300"/>
    </w:pPr>
  </w:style>
  <w:style w:type="paragraph" w:customStyle="1" w:styleId="TableParagraph">
    <w:name w:val="Table Paragraph"/>
    <w:basedOn w:val="Normal"/>
    <w:uiPriority w:val="1"/>
    <w:qFormat/>
  </w:style>
  <w:style w:type="paragraph" w:styleId="Revision">
    <w:name w:val="Revision"/>
    <w:hidden/>
    <w:uiPriority w:val="99"/>
    <w:semiHidden/>
    <w:rsid w:val="003D076E"/>
    <w:pPr>
      <w:widowControl/>
      <w:autoSpaceDE/>
      <w:autoSpaceDN/>
    </w:pPr>
    <w:rPr>
      <w:rFonts w:ascii="Palatino Linotype" w:eastAsia="Palatino Linotype" w:hAnsi="Palatino Linotype" w:cs="Palatino Linotype"/>
    </w:rPr>
  </w:style>
  <w:style w:type="character" w:styleId="CommentReference">
    <w:name w:val="annotation reference"/>
    <w:basedOn w:val="DefaultParagraphFont"/>
    <w:uiPriority w:val="99"/>
    <w:semiHidden/>
    <w:unhideWhenUsed/>
    <w:rsid w:val="00CF50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505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5056"/>
    <w:rPr>
      <w:rFonts w:ascii="Palatino Linotype" w:eastAsia="Palatino Linotype" w:hAnsi="Palatino Linotype" w:cs="Palatino Linotype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50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5056"/>
    <w:rPr>
      <w:rFonts w:ascii="Palatino Linotype" w:eastAsia="Palatino Linotype" w:hAnsi="Palatino Linotype" w:cs="Palatino Linotype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DC22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2260"/>
    <w:rPr>
      <w:rFonts w:ascii="Palatino Linotype" w:eastAsia="Palatino Linotype" w:hAnsi="Palatino Linotype" w:cs="Palatino Linotype"/>
    </w:rPr>
  </w:style>
  <w:style w:type="paragraph" w:styleId="Footer">
    <w:name w:val="footer"/>
    <w:basedOn w:val="Normal"/>
    <w:link w:val="FooterChar"/>
    <w:uiPriority w:val="99"/>
    <w:semiHidden/>
    <w:unhideWhenUsed/>
    <w:rsid w:val="00DC22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C2260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microsoft.com/office/2018/08/relationships/commentsExtensible" Target="commentsExtensible.xml"/><Relationship Id="rId18" Type="http://schemas.openxmlformats.org/officeDocument/2006/relationships/image" Target="media/image5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eader" Target="header1.xml"/><Relationship Id="rId12" Type="http://schemas.microsoft.com/office/2016/09/relationships/commentsIds" Target="commentsIds.xml"/><Relationship Id="rId17" Type="http://schemas.openxmlformats.org/officeDocument/2006/relationships/image" Target="media/image4.jpeg"/><Relationship Id="rId25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6071</Words>
  <Characters>34605</Characters>
  <Application>Microsoft Office Word</Application>
  <DocSecurity>0</DocSecurity>
  <Lines>288</Lines>
  <Paragraphs>81</Paragraphs>
  <ScaleCrop>false</ScaleCrop>
  <Company/>
  <LinksUpToDate>false</LinksUpToDate>
  <CharactersWithSpaces>40595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Bobby Stojanoski</cp:lastModifiedBy>
  <cp:revision>2</cp:revision>
  <dcterms:created xsi:type="dcterms:W3CDTF">2025-05-20T18:29:00Z</dcterms:created>
  <dcterms:modified xsi:type="dcterms:W3CDTF">2025-05-20T18:29:00Z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2025-05-13T00:00:00Z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